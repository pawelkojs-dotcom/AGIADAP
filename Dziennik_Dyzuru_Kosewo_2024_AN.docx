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6EE458" w14:textId="77777777" w:rsidR="00F340B2" w:rsidRPr="00FA62B9" w:rsidRDefault="00202F43" w:rsidP="001E16D9">
      <w:pPr>
        <w:jc w:val="center"/>
      </w:pPr>
      <w:r w:rsidRPr="00FA62B9">
        <w:t>DZIENNIK DYŻURU</w:t>
      </w:r>
    </w:p>
    <w:p w14:paraId="086EE459" w14:textId="77777777" w:rsidR="00F340B2" w:rsidRPr="00FA62B9" w:rsidRDefault="00202F43" w:rsidP="001E16D9">
      <w:pPr>
        <w:jc w:val="center"/>
      </w:pPr>
      <w:r w:rsidRPr="00FA62B9">
        <w:rPr>
          <w:sz w:val="48"/>
          <w:szCs w:val="48"/>
        </w:rPr>
        <w:t>2024</w:t>
      </w:r>
    </w:p>
    <w:p w14:paraId="086EE45A" w14:textId="77777777" w:rsidR="00F340B2" w:rsidRPr="00FA62B9" w:rsidRDefault="00202F43" w:rsidP="001E16D9">
      <w:pPr>
        <w:jc w:val="center"/>
      </w:pPr>
      <w:r w:rsidRPr="00FA62B9">
        <w:rPr>
          <w:sz w:val="28"/>
          <w:szCs w:val="28"/>
        </w:rPr>
        <w:t>Stacja Agroekologiczna w Kosewie Górnym</w:t>
      </w:r>
    </w:p>
    <w:p w14:paraId="086EE45B" w14:textId="77777777" w:rsidR="00F340B2" w:rsidRPr="00FA62B9" w:rsidRDefault="00202F43" w:rsidP="001E16D9">
      <w:pPr>
        <w:jc w:val="center"/>
      </w:pPr>
      <w:r w:rsidRPr="00FA62B9">
        <w:rPr>
          <w:sz w:val="24"/>
          <w:szCs w:val="24"/>
        </w:rPr>
        <w:t>PAN Ogród Botaniczny – CZRB w Powsinie</w:t>
      </w:r>
    </w:p>
    <w:p w14:paraId="086EE45C" w14:textId="77777777" w:rsidR="00F340B2" w:rsidRPr="00FA62B9" w:rsidRDefault="00202F43" w:rsidP="001E16D9">
      <w:pPr>
        <w:jc w:val="center"/>
      </w:pPr>
      <w:r w:rsidRPr="00FA62B9">
        <w:rPr>
          <w:sz w:val="24"/>
          <w:szCs w:val="24"/>
        </w:rPr>
        <w:t>Okres: 1 stycznia – 31 grudnia 2024</w:t>
      </w:r>
    </w:p>
    <w:p w14:paraId="086EE45D" w14:textId="0FA1231F" w:rsidR="00F340B2" w:rsidRPr="00FA62B9" w:rsidRDefault="00202F43" w:rsidP="001E16D9">
      <w:pPr>
        <w:jc w:val="center"/>
      </w:pPr>
      <w:r w:rsidRPr="00FA62B9">
        <w:t>___</w:t>
      </w:r>
    </w:p>
    <w:p w14:paraId="086EE45E" w14:textId="77777777" w:rsidR="00F340B2" w:rsidRPr="00FA62B9" w:rsidRDefault="00202F43" w:rsidP="001E16D9">
      <w:pPr>
        <w:jc w:val="center"/>
      </w:pPr>
      <w:r w:rsidRPr="00FA62B9">
        <w:rPr>
          <w:i/>
          <w:iCs/>
          <w:sz w:val="20"/>
          <w:szCs w:val="20"/>
        </w:rPr>
        <w:t>Dokument zawiera standardowe podsumowania dzienne</w:t>
      </w:r>
    </w:p>
    <w:p w14:paraId="086EE45F" w14:textId="77777777" w:rsidR="00F340B2" w:rsidRPr="00FA62B9" w:rsidRDefault="00202F43" w:rsidP="001E16D9">
      <w:pPr>
        <w:jc w:val="center"/>
      </w:pPr>
      <w:proofErr w:type="gramStart"/>
      <w:r w:rsidRPr="00FA62B9">
        <w:rPr>
          <w:i/>
          <w:iCs/>
          <w:sz w:val="20"/>
          <w:szCs w:val="20"/>
        </w:rPr>
        <w:t>obejmujące</w:t>
      </w:r>
      <w:proofErr w:type="gramEnd"/>
      <w:r w:rsidRPr="00FA62B9">
        <w:rPr>
          <w:i/>
          <w:iCs/>
          <w:sz w:val="20"/>
          <w:szCs w:val="20"/>
        </w:rPr>
        <w:t xml:space="preserve"> czynności operacyjne zgodne z procedurami</w:t>
      </w:r>
    </w:p>
    <w:p w14:paraId="086EE460" w14:textId="77777777" w:rsidR="00F340B2" w:rsidRPr="00FA62B9" w:rsidRDefault="00202F43" w:rsidP="001E16D9">
      <w:pPr>
        <w:jc w:val="center"/>
      </w:pPr>
      <w:r w:rsidRPr="00FA62B9">
        <w:br w:type="page"/>
      </w:r>
    </w:p>
    <w:p w14:paraId="086EE461" w14:textId="77777777" w:rsidR="00F340B2" w:rsidRPr="00FA62B9" w:rsidRDefault="00202F43" w:rsidP="001E16D9">
      <w:pPr>
        <w:jc w:val="center"/>
      </w:pPr>
      <w:r w:rsidRPr="00FA62B9">
        <w:rPr>
          <w:sz w:val="40"/>
          <w:szCs w:val="40"/>
        </w:rPr>
        <w:lastRenderedPageBreak/>
        <w:t>ZIMA 2024</w:t>
      </w:r>
    </w:p>
    <w:p w14:paraId="086EE462" w14:textId="77777777" w:rsidR="00F340B2" w:rsidRPr="00FA62B9" w:rsidRDefault="00202F43" w:rsidP="001E16D9">
      <w:pPr>
        <w:jc w:val="center"/>
      </w:pPr>
      <w:r w:rsidRPr="00FA62B9">
        <w:rPr>
          <w:sz w:val="32"/>
          <w:szCs w:val="32"/>
        </w:rPr>
        <w:t>STYCZEŃ</w:t>
      </w:r>
    </w:p>
    <w:p w14:paraId="086EE463" w14:textId="523BCBAD" w:rsidR="00F340B2" w:rsidRPr="00FA62B9" w:rsidRDefault="00202F43" w:rsidP="001E16D9">
      <w:r w:rsidRPr="00FA62B9">
        <w:t>1 stycznia 2024 r., poniedziałek</w:t>
      </w:r>
    </w:p>
    <w:p w14:paraId="6D2074DE" w14:textId="77777777" w:rsidR="00807C4B" w:rsidRPr="00FA62B9" w:rsidRDefault="00807C4B" w:rsidP="00807C4B">
      <w:r w:rsidRPr="00FA62B9">
        <w:t>Dyżurni: Paweł Kojs i Arkadiusz Nowak</w:t>
      </w:r>
    </w:p>
    <w:p w14:paraId="086EE464" w14:textId="6CC7980C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E465" w14:textId="77777777" w:rsidR="00F340B2" w:rsidRPr="00FA62B9" w:rsidRDefault="00F340B2" w:rsidP="001E16D9"/>
    <w:p w14:paraId="086EE466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467" w14:textId="77777777" w:rsidR="00F340B2" w:rsidRPr="00FA62B9" w:rsidRDefault="00F340B2" w:rsidP="001E16D9"/>
    <w:p w14:paraId="086EE468" w14:textId="5AE3DB64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469" w14:textId="77777777" w:rsidR="00F340B2" w:rsidRPr="00FA62B9" w:rsidRDefault="00F340B2" w:rsidP="001E16D9"/>
    <w:p w14:paraId="086EE46A" w14:textId="3165412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</w:t>
      </w:r>
      <w:proofErr w:type="gramStart"/>
      <w:r w:rsidRPr="00FA62B9">
        <w:t>sika</w:t>
      </w:r>
      <w:proofErr w:type="gramEnd"/>
      <w:r w:rsidRPr="00FA62B9">
        <w:t xml:space="preserve">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46B" w14:textId="77777777" w:rsidR="00F340B2" w:rsidRPr="00FA62B9" w:rsidRDefault="00F340B2" w:rsidP="001E16D9"/>
    <w:p w14:paraId="086EE46C" w14:textId="12651D82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0°C), kontrola systemu wodociągowego (zawory, węże, pompy). System sprawny, bez wycieków.</w:t>
      </w:r>
    </w:p>
    <w:p w14:paraId="086EE46D" w14:textId="77777777" w:rsidR="00F340B2" w:rsidRPr="00FA62B9" w:rsidRDefault="00F340B2" w:rsidP="001E16D9"/>
    <w:p w14:paraId="086EE46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46F" w14:textId="77777777" w:rsidR="00F340B2" w:rsidRPr="00FA62B9" w:rsidRDefault="00F340B2" w:rsidP="001E16D9"/>
    <w:p w14:paraId="086EE470" w14:textId="7F00129B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 xml:space="preserve">. </w:t>
      </w:r>
      <w:r w:rsidR="00DF00CF" w:rsidRPr="00FA62B9">
        <w:t xml:space="preserve"> Konserwacja paśników i karmników. Drobne remonty nawierzchni dróg wewnętrznych.</w:t>
      </w:r>
    </w:p>
    <w:p w14:paraId="086EE471" w14:textId="77777777" w:rsidR="00F340B2" w:rsidRPr="00FA62B9" w:rsidRDefault="00F340B2" w:rsidP="001E16D9"/>
    <w:p w14:paraId="086EE472" w14:textId="2A2E9841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473" w14:textId="77777777" w:rsidR="00F340B2" w:rsidRPr="00FA62B9" w:rsidRDefault="00F340B2" w:rsidP="001E16D9"/>
    <w:p w14:paraId="086EE474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-3°C, max 3°C, średnia 0°C; opady deszczu 5.0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475" w14:textId="77777777" w:rsidR="00F340B2" w:rsidRPr="00FA62B9" w:rsidRDefault="00F340B2" w:rsidP="001E16D9"/>
    <w:p w14:paraId="086EE476" w14:textId="77777777" w:rsidR="00F340B2" w:rsidRPr="00FA62B9" w:rsidRDefault="00202F43" w:rsidP="001E16D9">
      <w:r w:rsidRPr="00FA62B9">
        <w:t>Bez zdarzeń nadzwyczajnych, dyżur zakończony bez uwag.</w:t>
      </w:r>
    </w:p>
    <w:p w14:paraId="086EE477" w14:textId="77777777" w:rsidR="00F340B2" w:rsidRPr="00FA62B9" w:rsidRDefault="00F340B2" w:rsidP="001E16D9"/>
    <w:p w14:paraId="086EE478" w14:textId="498F1394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50179C" w:rsidRPr="00FA62B9">
        <w:rPr>
          <w:noProof/>
        </w:rPr>
        <w:drawing>
          <wp:inline distT="0" distB="0" distL="0" distR="0" wp14:anchorId="30F507C6" wp14:editId="43380228">
            <wp:extent cx="1095375" cy="565454"/>
            <wp:effectExtent l="0" t="0" r="0" b="6350"/>
            <wp:docPr id="1096620892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157" w:rsidRPr="000B5157">
        <w:rPr>
          <w:i/>
          <w:iCs/>
          <w:noProof/>
          <w:sz w:val="20"/>
          <w:szCs w:val="20"/>
        </w:rPr>
        <w:drawing>
          <wp:inline distT="0" distB="0" distL="0" distR="0" wp14:anchorId="10EEF594" wp14:editId="3A4FD5F4">
            <wp:extent cx="1943100" cy="469618"/>
            <wp:effectExtent l="0" t="0" r="0" b="6985"/>
            <wp:docPr id="1" name="Obraz 1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479" w14:textId="7FBAAD25" w:rsidR="00F340B2" w:rsidRPr="00FA62B9" w:rsidRDefault="00202F43" w:rsidP="000B5157">
      <w:r w:rsidRPr="00FA62B9">
        <w:rPr>
          <w:i/>
          <w:iCs/>
          <w:sz w:val="20"/>
          <w:szCs w:val="20"/>
        </w:rPr>
        <w:t>Kosewo Górne dnia 01.01.2024</w:t>
      </w:r>
    </w:p>
    <w:p w14:paraId="086EE47A" w14:textId="5B8974C8" w:rsidR="00F340B2" w:rsidRPr="00FA62B9" w:rsidRDefault="00202F43" w:rsidP="001E16D9">
      <w:r w:rsidRPr="00FA62B9">
        <w:t>___</w:t>
      </w:r>
    </w:p>
    <w:p w14:paraId="475BF3C8" w14:textId="77777777" w:rsidR="001E16D9" w:rsidRPr="00FA62B9" w:rsidRDefault="001E16D9">
      <w:r w:rsidRPr="00FA62B9">
        <w:br w:type="page"/>
      </w:r>
    </w:p>
    <w:p w14:paraId="086EE47B" w14:textId="2E96BA42" w:rsidR="00F340B2" w:rsidRPr="00FA62B9" w:rsidRDefault="00202F43" w:rsidP="001E16D9">
      <w:r w:rsidRPr="00FA62B9">
        <w:lastRenderedPageBreak/>
        <w:t>2 stycznia 2024 r., wtorek</w:t>
      </w:r>
    </w:p>
    <w:p w14:paraId="2FCA60C0" w14:textId="68D0ECC6" w:rsidR="00DA769C" w:rsidRPr="00FA62B9" w:rsidRDefault="00DA769C" w:rsidP="001E16D9">
      <w:r w:rsidRPr="00FA62B9">
        <w:t>Dyżurni: Paweł Kojs</w:t>
      </w:r>
      <w:r w:rsidR="00807C4B" w:rsidRPr="00FA62B9">
        <w:t xml:space="preserve"> i Arkadiusz Nowak</w:t>
      </w:r>
    </w:p>
    <w:p w14:paraId="334E904D" w14:textId="77777777" w:rsidR="00DA769C" w:rsidRPr="00FA62B9" w:rsidRDefault="00DA769C" w:rsidP="001E16D9"/>
    <w:p w14:paraId="086EE47C" w14:textId="1E940682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47D" w14:textId="77777777" w:rsidR="00F340B2" w:rsidRPr="00FA62B9" w:rsidRDefault="00F340B2" w:rsidP="001E16D9"/>
    <w:p w14:paraId="086EE47E" w14:textId="73BBBDB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+1°C), kontrola systemu wodociągowego (zawory, węże, pompy). System sprawny, bez wycieków.</w:t>
      </w:r>
    </w:p>
    <w:p w14:paraId="086EE47F" w14:textId="77777777" w:rsidR="00F340B2" w:rsidRPr="00FA62B9" w:rsidRDefault="00F340B2" w:rsidP="001E16D9"/>
    <w:p w14:paraId="086EE480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481" w14:textId="77777777" w:rsidR="00F340B2" w:rsidRPr="00FA62B9" w:rsidRDefault="00F340B2" w:rsidP="001E16D9"/>
    <w:p w14:paraId="086EE482" w14:textId="0B9F3782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 xml:space="preserve">. </w:t>
      </w:r>
      <w:r w:rsidR="00DF00CF" w:rsidRPr="00FA62B9">
        <w:t xml:space="preserve"> Konserwacja paśników i karmników. Drobne remonty nawierzchni dróg wewnętrznych.</w:t>
      </w:r>
    </w:p>
    <w:p w14:paraId="086EE483" w14:textId="77777777" w:rsidR="00F340B2" w:rsidRPr="00FA62B9" w:rsidRDefault="00F340B2" w:rsidP="001E16D9"/>
    <w:p w14:paraId="086EE484" w14:textId="36402CB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485" w14:textId="77777777" w:rsidR="00F340B2" w:rsidRPr="00FA62B9" w:rsidRDefault="00F340B2" w:rsidP="001E16D9"/>
    <w:p w14:paraId="086EE486" w14:textId="77777777" w:rsidR="00F340B2" w:rsidRPr="00FA62B9" w:rsidRDefault="00202F43" w:rsidP="001E16D9">
      <w:r w:rsidRPr="00FA62B9">
        <w:rPr>
          <w:i/>
          <w:iCs/>
        </w:rPr>
        <w:t>Warunki meteorologiczne: temperatura min -2°C, max 3°C, średnia 1°C; brak opadów.</w:t>
      </w:r>
    </w:p>
    <w:p w14:paraId="086EE487" w14:textId="77777777" w:rsidR="00F340B2" w:rsidRPr="00FA62B9" w:rsidRDefault="00F340B2" w:rsidP="001E16D9"/>
    <w:p w14:paraId="086EE488" w14:textId="77777777" w:rsidR="00F340B2" w:rsidRPr="00FA62B9" w:rsidRDefault="00202F43" w:rsidP="001E16D9">
      <w:r w:rsidRPr="00FA62B9">
        <w:t>Bez zdarzeń nadzwyczajnych, dyżur zakończony bez uwag.</w:t>
      </w:r>
    </w:p>
    <w:p w14:paraId="086EE489" w14:textId="77777777" w:rsidR="00F340B2" w:rsidRPr="00FA62B9" w:rsidRDefault="00F340B2" w:rsidP="001E16D9"/>
    <w:p w14:paraId="086EE48A" w14:textId="261713C0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50179C" w:rsidRPr="00FA62B9">
        <w:rPr>
          <w:noProof/>
        </w:rPr>
        <w:drawing>
          <wp:inline distT="0" distB="0" distL="0" distR="0" wp14:anchorId="190C15AF" wp14:editId="7FA88AC0">
            <wp:extent cx="1095375" cy="565454"/>
            <wp:effectExtent l="0" t="0" r="0" b="6350"/>
            <wp:docPr id="2015350404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157" w:rsidRPr="000B5157">
        <w:rPr>
          <w:i/>
          <w:iCs/>
          <w:noProof/>
          <w:sz w:val="20"/>
          <w:szCs w:val="20"/>
        </w:rPr>
        <w:drawing>
          <wp:inline distT="0" distB="0" distL="0" distR="0" wp14:anchorId="5E5D66F8" wp14:editId="4044171A">
            <wp:extent cx="1943100" cy="469618"/>
            <wp:effectExtent l="0" t="0" r="0" b="6985"/>
            <wp:docPr id="2" name="Obraz 2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48B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02.01.2024</w:t>
      </w:r>
    </w:p>
    <w:p w14:paraId="086EE48C" w14:textId="7E77961D" w:rsidR="00F340B2" w:rsidRPr="00FA62B9" w:rsidRDefault="00202F43" w:rsidP="001E16D9">
      <w:r w:rsidRPr="00FA62B9">
        <w:t>___</w:t>
      </w:r>
    </w:p>
    <w:p w14:paraId="0E588D72" w14:textId="77777777" w:rsidR="001E16D9" w:rsidRPr="00FA62B9" w:rsidRDefault="001E16D9">
      <w:r w:rsidRPr="00FA62B9">
        <w:br w:type="page"/>
      </w:r>
    </w:p>
    <w:p w14:paraId="086EE48D" w14:textId="45F2F247" w:rsidR="00F340B2" w:rsidRPr="00FA62B9" w:rsidRDefault="00202F43" w:rsidP="001E16D9">
      <w:r w:rsidRPr="00FA62B9">
        <w:lastRenderedPageBreak/>
        <w:t>3 stycznia 2024 r., środa</w:t>
      </w:r>
    </w:p>
    <w:p w14:paraId="0578EFE2" w14:textId="77777777" w:rsidR="00807C4B" w:rsidRPr="00FA62B9" w:rsidRDefault="00807C4B" w:rsidP="00807C4B">
      <w:r w:rsidRPr="00FA62B9">
        <w:t>Dyżurni: Paweł Kojs i Arkadiusz Nowak</w:t>
      </w:r>
    </w:p>
    <w:p w14:paraId="086EE48E" w14:textId="517F9435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48F" w14:textId="77777777" w:rsidR="00F340B2" w:rsidRPr="00FA62B9" w:rsidRDefault="00F340B2" w:rsidP="001E16D9"/>
    <w:p w14:paraId="086EE490" w14:textId="06C5DD6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-2°C),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491" w14:textId="77777777" w:rsidR="00F340B2" w:rsidRPr="00FA62B9" w:rsidRDefault="00F340B2" w:rsidP="001E16D9"/>
    <w:p w14:paraId="086EE492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ogrodzeniowych, odśnieżanie dojazdów. Stan ogrodzeń dobry.</w:t>
      </w:r>
    </w:p>
    <w:p w14:paraId="086EE493" w14:textId="77777777" w:rsidR="00F340B2" w:rsidRPr="00FA62B9" w:rsidRDefault="00F340B2" w:rsidP="001E16D9"/>
    <w:p w14:paraId="086EE494" w14:textId="036D5851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Odśnieżanie terenu stacji, czyszczenie dachów ze śniegu.</w:t>
      </w:r>
    </w:p>
    <w:p w14:paraId="086EE495" w14:textId="77777777" w:rsidR="00F340B2" w:rsidRPr="00FA62B9" w:rsidRDefault="00F340B2" w:rsidP="001E16D9"/>
    <w:p w14:paraId="086EE496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497" w14:textId="77777777" w:rsidR="00F340B2" w:rsidRPr="00FA62B9" w:rsidRDefault="00F340B2" w:rsidP="001E16D9"/>
    <w:p w14:paraId="086EE498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-4°C, max 1°C, średnia -2°C; opady śniegu 3.0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499" w14:textId="77777777" w:rsidR="00F340B2" w:rsidRPr="00FA62B9" w:rsidRDefault="00F340B2" w:rsidP="001E16D9"/>
    <w:p w14:paraId="086EE49A" w14:textId="77777777" w:rsidR="00F340B2" w:rsidRPr="00FA62B9" w:rsidRDefault="00202F43" w:rsidP="001E16D9">
      <w:r w:rsidRPr="00FA62B9">
        <w:t>Bez zdarzeń nadzwyczajnych, dyżur zakończony bez uwag.</w:t>
      </w:r>
    </w:p>
    <w:p w14:paraId="086EE49B" w14:textId="77777777" w:rsidR="00F340B2" w:rsidRPr="00FA62B9" w:rsidRDefault="00F340B2" w:rsidP="001E16D9"/>
    <w:p w14:paraId="086EE49C" w14:textId="75862AF0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50179C" w:rsidRPr="00FA62B9">
        <w:rPr>
          <w:noProof/>
        </w:rPr>
        <w:drawing>
          <wp:inline distT="0" distB="0" distL="0" distR="0" wp14:anchorId="194A117F" wp14:editId="498DE6E4">
            <wp:extent cx="1095375" cy="565454"/>
            <wp:effectExtent l="0" t="0" r="0" b="6350"/>
            <wp:docPr id="1876666015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8A7" w:rsidRPr="000B5157">
        <w:rPr>
          <w:i/>
          <w:iCs/>
          <w:noProof/>
          <w:sz w:val="20"/>
          <w:szCs w:val="20"/>
        </w:rPr>
        <w:drawing>
          <wp:inline distT="0" distB="0" distL="0" distR="0" wp14:anchorId="372A3D37" wp14:editId="6A7B27F1">
            <wp:extent cx="1943100" cy="469618"/>
            <wp:effectExtent l="0" t="0" r="0" b="6985"/>
            <wp:docPr id="959263953" name="Obraz 959263953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49D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03.01.2024</w:t>
      </w:r>
    </w:p>
    <w:p w14:paraId="086EE49E" w14:textId="1B71C99F" w:rsidR="00F340B2" w:rsidRPr="00FA62B9" w:rsidRDefault="00202F43" w:rsidP="001E16D9">
      <w:r w:rsidRPr="00FA62B9">
        <w:t>___</w:t>
      </w:r>
    </w:p>
    <w:p w14:paraId="38E2C765" w14:textId="77777777" w:rsidR="001E16D9" w:rsidRPr="00FA62B9" w:rsidRDefault="001E16D9">
      <w:r w:rsidRPr="00FA62B9">
        <w:br w:type="page"/>
      </w:r>
    </w:p>
    <w:p w14:paraId="086EE49F" w14:textId="41F36022" w:rsidR="00F340B2" w:rsidRPr="00FA62B9" w:rsidRDefault="00202F43" w:rsidP="001E16D9">
      <w:r w:rsidRPr="00FA62B9">
        <w:lastRenderedPageBreak/>
        <w:t>4 stycznia 2024 r., czwartek</w:t>
      </w:r>
    </w:p>
    <w:p w14:paraId="2C737AEF" w14:textId="77777777" w:rsidR="007E2C54" w:rsidRPr="00FA62B9" w:rsidRDefault="007E2C54" w:rsidP="007E2C54">
      <w:r w:rsidRPr="00FA62B9">
        <w:t>Dyżurni oddający: Dyżurni: Paweł Kojs i Arkadiusz Nowak</w:t>
      </w:r>
    </w:p>
    <w:p w14:paraId="7FAADD6C" w14:textId="2C62F125" w:rsidR="007E2C54" w:rsidRPr="00FA62B9" w:rsidRDefault="00CB39A7" w:rsidP="007E2C54">
      <w:r w:rsidRPr="00FA62B9">
        <w:t xml:space="preserve">Dyżurni przyjmujący: </w:t>
      </w:r>
      <w:r w:rsidR="00DF79A0" w:rsidRPr="00FA62B9">
        <w:t>Marcin K</w:t>
      </w:r>
      <w:r w:rsidR="00DD436C" w:rsidRPr="00FA62B9">
        <w:t>otowski</w:t>
      </w:r>
      <w:r w:rsidRPr="00FA62B9">
        <w:t xml:space="preserve">, </w:t>
      </w:r>
      <w:r w:rsidR="00CF369D" w:rsidRPr="00FA62B9">
        <w:t>Michał Krawiec</w:t>
      </w:r>
    </w:p>
    <w:p w14:paraId="72650A4C" w14:textId="77777777" w:rsidR="007E2C54" w:rsidRPr="00FA62B9" w:rsidRDefault="007E2C54" w:rsidP="001E16D9"/>
    <w:p w14:paraId="086EE4A0" w14:textId="6B59E2F7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4A1" w14:textId="77777777" w:rsidR="00F340B2" w:rsidRPr="00FA62B9" w:rsidRDefault="00F340B2" w:rsidP="001E16D9"/>
    <w:p w14:paraId="086EE4A2" w14:textId="6BA90E5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-3°C),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4A3" w14:textId="77777777" w:rsidR="00F340B2" w:rsidRPr="00FA62B9" w:rsidRDefault="00F340B2" w:rsidP="001E16D9"/>
    <w:p w14:paraId="086EE4A4" w14:textId="36F61E28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4A5" w14:textId="77777777" w:rsidR="00F340B2" w:rsidRPr="00FA62B9" w:rsidRDefault="00F340B2" w:rsidP="001E16D9"/>
    <w:p w14:paraId="086EE4A6" w14:textId="37867DB9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EE4A7" w14:textId="77777777" w:rsidR="00F340B2" w:rsidRPr="00FA62B9" w:rsidRDefault="00F340B2" w:rsidP="001E16D9"/>
    <w:p w14:paraId="086EE4A8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4A9" w14:textId="77777777" w:rsidR="00F340B2" w:rsidRPr="00FA62B9" w:rsidRDefault="00F340B2" w:rsidP="001E16D9"/>
    <w:p w14:paraId="086EE4AA" w14:textId="77777777" w:rsidR="00F340B2" w:rsidRPr="00FA62B9" w:rsidRDefault="00202F43" w:rsidP="001E16D9">
      <w:r w:rsidRPr="00FA62B9">
        <w:rPr>
          <w:i/>
          <w:iCs/>
        </w:rPr>
        <w:t>Warunki meteorologiczne: temperatura min -5°C, max 0°C, średnia -3°C; brak opadów.</w:t>
      </w:r>
    </w:p>
    <w:p w14:paraId="086EE4AB" w14:textId="77777777" w:rsidR="00F340B2" w:rsidRPr="00FA62B9" w:rsidRDefault="00F340B2" w:rsidP="001E16D9"/>
    <w:p w14:paraId="086EE4AC" w14:textId="77777777" w:rsidR="00F340B2" w:rsidRPr="00FA62B9" w:rsidRDefault="00202F43" w:rsidP="001E16D9">
      <w:r w:rsidRPr="00FA62B9">
        <w:t>Bez zdarzeń nadzwyczajnych, dyżur zakończony bez uwag.</w:t>
      </w:r>
    </w:p>
    <w:p w14:paraId="086EE4AD" w14:textId="77777777" w:rsidR="00F340B2" w:rsidRPr="00FA62B9" w:rsidRDefault="00F340B2" w:rsidP="001E16D9"/>
    <w:p w14:paraId="086EE4AE" w14:textId="6D2688B4" w:rsidR="00F340B2" w:rsidRPr="00FA62B9" w:rsidRDefault="00B9574E" w:rsidP="001E16D9">
      <w:r w:rsidRPr="00FA62B9">
        <w:rPr>
          <w:i/>
          <w:iCs/>
        </w:rPr>
        <w:t xml:space="preserve">Dyżurny: </w:t>
      </w:r>
      <w:r w:rsidR="006872D2" w:rsidRPr="00FA62B9">
        <w:rPr>
          <w:i/>
          <w:iCs/>
        </w:rPr>
        <w:t>Piotr Zakrzewski</w:t>
      </w:r>
      <w:r w:rsidR="001C48A7" w:rsidRPr="000B5157">
        <w:rPr>
          <w:i/>
          <w:iCs/>
          <w:noProof/>
          <w:sz w:val="20"/>
          <w:szCs w:val="20"/>
        </w:rPr>
        <w:drawing>
          <wp:inline distT="0" distB="0" distL="0" distR="0" wp14:anchorId="7A57463E" wp14:editId="012EA540">
            <wp:extent cx="1943100" cy="469618"/>
            <wp:effectExtent l="0" t="0" r="0" b="6985"/>
            <wp:docPr id="959263952" name="Obraz 959263952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4AF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04.01.2024</w:t>
      </w:r>
    </w:p>
    <w:p w14:paraId="086EE4B0" w14:textId="241F152D" w:rsidR="00F340B2" w:rsidRPr="00FA62B9" w:rsidRDefault="00202F43" w:rsidP="001E16D9">
      <w:r w:rsidRPr="00FA62B9">
        <w:t>___</w:t>
      </w:r>
    </w:p>
    <w:p w14:paraId="2B68012F" w14:textId="77777777" w:rsidR="001E16D9" w:rsidRPr="00FA62B9" w:rsidRDefault="001E16D9">
      <w:r w:rsidRPr="00FA62B9">
        <w:br w:type="page"/>
      </w:r>
    </w:p>
    <w:p w14:paraId="086EE4B1" w14:textId="2FFB83F6" w:rsidR="00F340B2" w:rsidRPr="00FA62B9" w:rsidRDefault="00202F43" w:rsidP="001E16D9">
      <w:r w:rsidRPr="00FA62B9">
        <w:lastRenderedPageBreak/>
        <w:t>5 stycznia 2024 r., piątek</w:t>
      </w:r>
    </w:p>
    <w:p w14:paraId="07005BF3" w14:textId="16872C20" w:rsidR="007E2C54" w:rsidRPr="00FA62B9" w:rsidRDefault="00CB39A7" w:rsidP="007E2C54">
      <w:r w:rsidRPr="00FA62B9">
        <w:t xml:space="preserve">Dyżurni: </w:t>
      </w:r>
      <w:r w:rsidR="00DD436C" w:rsidRPr="00FA62B9">
        <w:t xml:space="preserve">Marcin Kotowski, </w:t>
      </w:r>
      <w:r w:rsidR="00CF369D" w:rsidRPr="00FA62B9">
        <w:t>Michał Krawiec</w:t>
      </w:r>
      <w:r w:rsidR="004F1AC9" w:rsidRPr="00FA62B9">
        <w:t>, Piotr Zakrzewski</w:t>
      </w:r>
    </w:p>
    <w:p w14:paraId="086EE4B2" w14:textId="3E312B7E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4B3" w14:textId="77777777" w:rsidR="00F340B2" w:rsidRPr="00FA62B9" w:rsidRDefault="00F340B2" w:rsidP="001E16D9"/>
    <w:p w14:paraId="086EE4B4" w14:textId="0D366DA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-4°C),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4B5" w14:textId="77777777" w:rsidR="00F340B2" w:rsidRPr="00FA62B9" w:rsidRDefault="00F340B2" w:rsidP="001E16D9"/>
    <w:p w14:paraId="086EE4B6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4B7" w14:textId="77777777" w:rsidR="00F340B2" w:rsidRPr="00FA62B9" w:rsidRDefault="00F340B2" w:rsidP="001E16D9"/>
    <w:p w14:paraId="086EE4B8" w14:textId="117AB9EB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EE4B9" w14:textId="77777777" w:rsidR="00F340B2" w:rsidRPr="00FA62B9" w:rsidRDefault="00F340B2" w:rsidP="001E16D9"/>
    <w:p w14:paraId="086EE4BA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4BB" w14:textId="77777777" w:rsidR="00F340B2" w:rsidRPr="00FA62B9" w:rsidRDefault="00F340B2" w:rsidP="001E16D9"/>
    <w:p w14:paraId="086EE4BC" w14:textId="77777777" w:rsidR="00F340B2" w:rsidRPr="00FA62B9" w:rsidRDefault="00202F43" w:rsidP="001E16D9">
      <w:r w:rsidRPr="00FA62B9">
        <w:t>Czynności tygodniowe: Kontrola zabezpieczeń przeciwpożarowych w 14 budynkach. Sprawdzanie stanu dachów, rynien (śnieg, sople). Monitoring kondycji zwierząt.</w:t>
      </w:r>
    </w:p>
    <w:p w14:paraId="086EE4BD" w14:textId="77777777" w:rsidR="00F340B2" w:rsidRPr="00FA62B9" w:rsidRDefault="00F340B2" w:rsidP="001E16D9"/>
    <w:p w14:paraId="086EE4BE" w14:textId="7610392B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E4BF" w14:textId="77777777" w:rsidR="00F340B2" w:rsidRPr="00FA62B9" w:rsidRDefault="00F340B2" w:rsidP="001E16D9"/>
    <w:p w14:paraId="086EE4C0" w14:textId="77777777" w:rsidR="00F340B2" w:rsidRPr="00FA62B9" w:rsidRDefault="00202F43" w:rsidP="001E16D9">
      <w:r w:rsidRPr="00FA62B9">
        <w:rPr>
          <w:i/>
          <w:iCs/>
        </w:rPr>
        <w:t>Warunki meteorologiczne: temperatura min -7°C, max -1°C, średnia -4°C; brak opadów.</w:t>
      </w:r>
    </w:p>
    <w:p w14:paraId="086EE4C1" w14:textId="77777777" w:rsidR="00F340B2" w:rsidRPr="00FA62B9" w:rsidRDefault="00F340B2" w:rsidP="001E16D9"/>
    <w:p w14:paraId="086EE4C2" w14:textId="77777777" w:rsidR="00F340B2" w:rsidRPr="00FA62B9" w:rsidRDefault="00202F43" w:rsidP="001E16D9">
      <w:r w:rsidRPr="00FA62B9">
        <w:t>Bez zdarzeń nadzwyczajnych, dyżur zakończony bez uwag.</w:t>
      </w:r>
    </w:p>
    <w:p w14:paraId="086EE4C3" w14:textId="77777777" w:rsidR="00F340B2" w:rsidRPr="00FA62B9" w:rsidRDefault="00F340B2" w:rsidP="001E16D9"/>
    <w:p w14:paraId="086EE4C4" w14:textId="577C2DB9" w:rsidR="00F340B2" w:rsidRPr="00FA62B9" w:rsidRDefault="00B9574E" w:rsidP="001E16D9">
      <w:r w:rsidRPr="00FA62B9">
        <w:rPr>
          <w:i/>
          <w:iCs/>
        </w:rPr>
        <w:t xml:space="preserve">Dyżurny: </w:t>
      </w:r>
      <w:r w:rsidR="006872D2" w:rsidRPr="00FA62B9">
        <w:rPr>
          <w:i/>
          <w:iCs/>
        </w:rPr>
        <w:t>Piotr Zakrzewski</w:t>
      </w:r>
    </w:p>
    <w:p w14:paraId="086EE4C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05.01.2024</w:t>
      </w:r>
    </w:p>
    <w:p w14:paraId="086EE4C6" w14:textId="6F509A4A" w:rsidR="00F340B2" w:rsidRPr="00FA62B9" w:rsidRDefault="00202F43" w:rsidP="001E16D9">
      <w:r w:rsidRPr="00FA62B9">
        <w:t>___</w:t>
      </w:r>
    </w:p>
    <w:p w14:paraId="7F2F1C21" w14:textId="77777777" w:rsidR="001E16D9" w:rsidRPr="00FA62B9" w:rsidRDefault="001E16D9">
      <w:r w:rsidRPr="00FA62B9">
        <w:br w:type="page"/>
      </w:r>
    </w:p>
    <w:p w14:paraId="086EE4C7" w14:textId="5D5EF8CD" w:rsidR="00F340B2" w:rsidRPr="00FA62B9" w:rsidRDefault="00202F43" w:rsidP="001E16D9">
      <w:r w:rsidRPr="00FA62B9">
        <w:lastRenderedPageBreak/>
        <w:t>6 stycznia 2024 r., sobota</w:t>
      </w:r>
    </w:p>
    <w:p w14:paraId="4B484A05" w14:textId="6B800435" w:rsidR="007E2C54" w:rsidRPr="00FA62B9" w:rsidRDefault="007E2C54" w:rsidP="007E2C54">
      <w:r w:rsidRPr="00FA62B9">
        <w:t xml:space="preserve">Dyżurni </w:t>
      </w:r>
      <w:r w:rsidR="007D4ABC" w:rsidRPr="00FA62B9">
        <w:t>oddający</w:t>
      </w:r>
      <w:r w:rsidRPr="00FA62B9">
        <w:t xml:space="preserve">: </w:t>
      </w:r>
      <w:r w:rsidR="003D02F7" w:rsidRPr="00FA62B9">
        <w:t xml:space="preserve">Marcin Kotowski, </w:t>
      </w:r>
      <w:r w:rsidR="00CF369D" w:rsidRPr="00FA62B9">
        <w:t>Michał Krawiec</w:t>
      </w:r>
    </w:p>
    <w:p w14:paraId="65B08350" w14:textId="067C1536" w:rsidR="00D8722F" w:rsidRPr="00FA62B9" w:rsidRDefault="00D8722F" w:rsidP="00D8722F">
      <w:r w:rsidRPr="00FA62B9">
        <w:t>Dyżurni</w:t>
      </w:r>
      <w:r w:rsidR="007E2C54" w:rsidRPr="00FA62B9">
        <w:t xml:space="preserve"> przyjmujący</w:t>
      </w:r>
      <w:r w:rsidRPr="00FA62B9">
        <w:t>: Paweł Kojs, Piotr Zakrzewski</w:t>
      </w:r>
    </w:p>
    <w:p w14:paraId="086EE4C8" w14:textId="627382F2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4C9" w14:textId="77777777" w:rsidR="00F340B2" w:rsidRPr="00FA62B9" w:rsidRDefault="00F340B2" w:rsidP="001E16D9"/>
    <w:p w14:paraId="086EE4CA" w14:textId="77777777" w:rsidR="00F340B2" w:rsidRPr="00FA62B9" w:rsidRDefault="00202F43" w:rsidP="001E16D9">
      <w:r w:rsidRPr="00FA62B9">
        <w:t xml:space="preserve">Woda: Odkuwanie </w:t>
      </w:r>
      <w:proofErr w:type="gramStart"/>
      <w:r w:rsidRPr="00FA62B9">
        <w:t>lodu</w:t>
      </w:r>
      <w:proofErr w:type="gramEnd"/>
      <w:r w:rsidRPr="00FA62B9">
        <w:t xml:space="preserve"> w 9 poidłach (temp. -6°C, ŚOI), wymiana wody w 3 wannach, spuszczenie instalacji i węży. System sprawny.</w:t>
      </w:r>
    </w:p>
    <w:p w14:paraId="086EE4CB" w14:textId="77777777" w:rsidR="00F340B2" w:rsidRPr="00FA62B9" w:rsidRDefault="00F340B2" w:rsidP="001E16D9"/>
    <w:p w14:paraId="086EE4CC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ogrodzeniowych, odśnieżanie dojazdów. Stan ogrodzeń dobry.</w:t>
      </w:r>
    </w:p>
    <w:p w14:paraId="086EE4CD" w14:textId="77777777" w:rsidR="00F340B2" w:rsidRPr="00FA62B9" w:rsidRDefault="00F340B2" w:rsidP="001E16D9"/>
    <w:p w14:paraId="086EE4CE" w14:textId="16E5681E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Odśnieżanie terenu stacji, czyszczenie dachów ze śniegu.</w:t>
      </w:r>
    </w:p>
    <w:p w14:paraId="086EE4CF" w14:textId="77777777" w:rsidR="00F340B2" w:rsidRPr="00FA62B9" w:rsidRDefault="00F340B2" w:rsidP="001E16D9"/>
    <w:p w14:paraId="086EE4D0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4D1" w14:textId="77777777" w:rsidR="00F340B2" w:rsidRPr="00FA62B9" w:rsidRDefault="00F340B2" w:rsidP="001E16D9"/>
    <w:p w14:paraId="086EE4D2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-9°C, max -2°C, średnia -6°C; opady śniegu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4D3" w14:textId="77777777" w:rsidR="00F340B2" w:rsidRPr="00FA62B9" w:rsidRDefault="00F340B2" w:rsidP="001E16D9"/>
    <w:p w14:paraId="086EE4D4" w14:textId="77777777" w:rsidR="00F340B2" w:rsidRPr="00FA62B9" w:rsidRDefault="00202F43" w:rsidP="001E16D9">
      <w:r w:rsidRPr="00FA62B9">
        <w:t>Bez zdarzeń nadzwyczajnych, dyżur zakończony bez uwag.</w:t>
      </w:r>
    </w:p>
    <w:p w14:paraId="086EE4D5" w14:textId="77777777" w:rsidR="00F340B2" w:rsidRPr="00FA62B9" w:rsidRDefault="00F340B2" w:rsidP="001E16D9"/>
    <w:p w14:paraId="086EE4D6" w14:textId="51BBFE06" w:rsidR="00F340B2" w:rsidRPr="00FA62B9" w:rsidRDefault="00B9574E" w:rsidP="001E16D9">
      <w:r w:rsidRPr="00FA62B9">
        <w:rPr>
          <w:i/>
          <w:iCs/>
        </w:rPr>
        <w:t>Dyżurny: Paweł Kojs</w:t>
      </w:r>
      <w:r w:rsidR="00905CD8" w:rsidRPr="00FA62B9">
        <w:rPr>
          <w:i/>
          <w:iCs/>
        </w:rPr>
        <w:t xml:space="preserve"> </w:t>
      </w:r>
      <w:r w:rsidR="001E16D9" w:rsidRPr="00FA62B9">
        <w:rPr>
          <w:noProof/>
        </w:rPr>
        <w:drawing>
          <wp:inline distT="0" distB="0" distL="0" distR="0" wp14:anchorId="3F25E7ED" wp14:editId="08A8D0E4">
            <wp:extent cx="1095375" cy="565454"/>
            <wp:effectExtent l="0" t="0" r="0" b="6350"/>
            <wp:docPr id="821985006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4D7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06.01.2024</w:t>
      </w:r>
    </w:p>
    <w:p w14:paraId="086EE4D8" w14:textId="4FA09781" w:rsidR="00F340B2" w:rsidRPr="00FA62B9" w:rsidRDefault="00202F43" w:rsidP="001E16D9">
      <w:r w:rsidRPr="00FA62B9">
        <w:t>___</w:t>
      </w:r>
    </w:p>
    <w:p w14:paraId="200068A4" w14:textId="77777777" w:rsidR="001E16D9" w:rsidRPr="00FA62B9" w:rsidRDefault="001E16D9">
      <w:r w:rsidRPr="00FA62B9">
        <w:br w:type="page"/>
      </w:r>
    </w:p>
    <w:p w14:paraId="086EE4D9" w14:textId="253FDB10" w:rsidR="00F340B2" w:rsidRPr="00FA62B9" w:rsidRDefault="00202F43" w:rsidP="001E16D9">
      <w:r w:rsidRPr="00FA62B9">
        <w:lastRenderedPageBreak/>
        <w:t>7 stycznia 2024 r., niedziela</w:t>
      </w:r>
    </w:p>
    <w:p w14:paraId="1961AF80" w14:textId="1C698FA2" w:rsidR="00D8722F" w:rsidRPr="00FA62B9" w:rsidRDefault="00D8722F" w:rsidP="00D8722F">
      <w:r w:rsidRPr="00FA62B9">
        <w:t>Dyżurni: Paweł Kojs, Piotr Zakrzewski</w:t>
      </w:r>
    </w:p>
    <w:p w14:paraId="086EE4DA" w14:textId="5B1F3493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4DB" w14:textId="77777777" w:rsidR="00F340B2" w:rsidRPr="00FA62B9" w:rsidRDefault="00F340B2" w:rsidP="001E16D9"/>
    <w:p w14:paraId="086EE4DC" w14:textId="607534F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-5°C),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4DD" w14:textId="77777777" w:rsidR="00F340B2" w:rsidRPr="00FA62B9" w:rsidRDefault="00F340B2" w:rsidP="001E16D9"/>
    <w:p w14:paraId="086EE4D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4DF" w14:textId="77777777" w:rsidR="00F340B2" w:rsidRPr="00FA62B9" w:rsidRDefault="00F340B2" w:rsidP="001E16D9"/>
    <w:p w14:paraId="086EE4E0" w14:textId="147B460D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EE4E1" w14:textId="77777777" w:rsidR="00F340B2" w:rsidRPr="00FA62B9" w:rsidRDefault="00F340B2" w:rsidP="001E16D9"/>
    <w:p w14:paraId="086EE4E2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4E3" w14:textId="77777777" w:rsidR="00F340B2" w:rsidRPr="00FA62B9" w:rsidRDefault="00F340B2" w:rsidP="001E16D9"/>
    <w:p w14:paraId="086EE4E4" w14:textId="77777777" w:rsidR="00F340B2" w:rsidRPr="00FA62B9" w:rsidRDefault="00202F43" w:rsidP="001E16D9">
      <w:r w:rsidRPr="00FA62B9">
        <w:rPr>
          <w:i/>
          <w:iCs/>
        </w:rPr>
        <w:t>Warunki meteorologiczne: temperatura min -8°C, max -1°C, średnia -5°C; brak opadów.</w:t>
      </w:r>
    </w:p>
    <w:p w14:paraId="086EE4E5" w14:textId="77777777" w:rsidR="00F340B2" w:rsidRPr="00FA62B9" w:rsidRDefault="00F340B2" w:rsidP="001E16D9"/>
    <w:p w14:paraId="086EE4E6" w14:textId="77777777" w:rsidR="00F340B2" w:rsidRPr="00FA62B9" w:rsidRDefault="00202F43" w:rsidP="001E16D9">
      <w:r w:rsidRPr="00FA62B9">
        <w:t>Bez zdarzeń nadzwyczajnych, dyżur zakończony bez uwag.</w:t>
      </w:r>
    </w:p>
    <w:p w14:paraId="086EE4E7" w14:textId="77777777" w:rsidR="00F340B2" w:rsidRPr="00FA62B9" w:rsidRDefault="00F340B2" w:rsidP="001E16D9"/>
    <w:p w14:paraId="086EE4E8" w14:textId="5EE109A1" w:rsidR="00F340B2" w:rsidRPr="00FA62B9" w:rsidRDefault="00B9574E" w:rsidP="001E16D9">
      <w:r w:rsidRPr="00FA62B9">
        <w:rPr>
          <w:i/>
          <w:iCs/>
        </w:rPr>
        <w:t>Dyżurny: Paweł Kojs</w:t>
      </w:r>
      <w:r w:rsidR="00905CD8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271504" w:rsidRPr="00FA62B9">
        <w:rPr>
          <w:noProof/>
        </w:rPr>
        <w:drawing>
          <wp:inline distT="0" distB="0" distL="0" distR="0" wp14:anchorId="563F6C87" wp14:editId="5A33664F">
            <wp:extent cx="1095375" cy="565454"/>
            <wp:effectExtent l="0" t="0" r="0" b="6350"/>
            <wp:docPr id="4564093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4E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07.01.2024</w:t>
      </w:r>
    </w:p>
    <w:p w14:paraId="086EE4EA" w14:textId="4F271D9C" w:rsidR="00F340B2" w:rsidRPr="00FA62B9" w:rsidRDefault="00202F43" w:rsidP="001E16D9">
      <w:r w:rsidRPr="00FA62B9">
        <w:t>___</w:t>
      </w:r>
    </w:p>
    <w:p w14:paraId="61473842" w14:textId="77777777" w:rsidR="007E7E9C" w:rsidRPr="00FA62B9" w:rsidRDefault="007E7E9C">
      <w:r w:rsidRPr="00FA62B9">
        <w:br w:type="page"/>
      </w:r>
    </w:p>
    <w:p w14:paraId="086EE4EB" w14:textId="7F60C3F2" w:rsidR="00F340B2" w:rsidRPr="00FA62B9" w:rsidRDefault="00202F43" w:rsidP="001E16D9">
      <w:r w:rsidRPr="00FA62B9">
        <w:lastRenderedPageBreak/>
        <w:t>8 stycznia 2024 r., poniedziałek</w:t>
      </w:r>
    </w:p>
    <w:p w14:paraId="6ED921C2" w14:textId="0AA89CCA" w:rsidR="00164F99" w:rsidRPr="00FA62B9" w:rsidRDefault="00D8722F" w:rsidP="00164F99">
      <w:r w:rsidRPr="00FA62B9">
        <w:t>Dyżurni oddający: Paweł Kojs, Piotr Zakrzewski</w:t>
      </w:r>
    </w:p>
    <w:p w14:paraId="3BC4F76B" w14:textId="501FF786" w:rsidR="00164F99" w:rsidRPr="00FA62B9" w:rsidRDefault="00CB39A7" w:rsidP="00164F99">
      <w:r w:rsidRPr="00FA62B9">
        <w:t xml:space="preserve">Dyżurni przyjmujący: Anna Kosoń i Michał Krawiec, Przemysław </w:t>
      </w:r>
      <w:proofErr w:type="spellStart"/>
      <w:r w:rsidRPr="00FA62B9">
        <w:t>Rałł</w:t>
      </w:r>
      <w:proofErr w:type="spellEnd"/>
    </w:p>
    <w:p w14:paraId="086EE4EC" w14:textId="30AFC30C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E4ED" w14:textId="77777777" w:rsidR="00F340B2" w:rsidRPr="00FA62B9" w:rsidRDefault="00F340B2" w:rsidP="001E16D9"/>
    <w:p w14:paraId="086EE4EE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4EF" w14:textId="77777777" w:rsidR="00F340B2" w:rsidRPr="00FA62B9" w:rsidRDefault="00F340B2" w:rsidP="001E16D9"/>
    <w:p w14:paraId="086EE4F0" w14:textId="1186E8EA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4F1" w14:textId="77777777" w:rsidR="00F340B2" w:rsidRPr="00FA62B9" w:rsidRDefault="00F340B2" w:rsidP="001E16D9"/>
    <w:p w14:paraId="086EE4F2" w14:textId="04877326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4F3" w14:textId="77777777" w:rsidR="00F340B2" w:rsidRPr="00FA62B9" w:rsidRDefault="00F340B2" w:rsidP="001E16D9"/>
    <w:p w14:paraId="086EE4F4" w14:textId="77777777" w:rsidR="00F340B2" w:rsidRPr="00FA62B9" w:rsidRDefault="00202F43" w:rsidP="001E16D9">
      <w:r w:rsidRPr="00FA62B9">
        <w:t xml:space="preserve">Woda: Odkuwanie </w:t>
      </w:r>
      <w:proofErr w:type="gramStart"/>
      <w:r w:rsidRPr="00FA62B9">
        <w:t>lodu</w:t>
      </w:r>
      <w:proofErr w:type="gramEnd"/>
      <w:r w:rsidRPr="00FA62B9">
        <w:t xml:space="preserve"> w 9 poidłach (temp. -8°C, ŚOI), wymiana wody w 3 wannach, spuszczenie instalacji i węży. System sprawny.</w:t>
      </w:r>
    </w:p>
    <w:p w14:paraId="086EE4F5" w14:textId="77777777" w:rsidR="00F340B2" w:rsidRPr="00FA62B9" w:rsidRDefault="00F340B2" w:rsidP="001E16D9"/>
    <w:p w14:paraId="086EE4F6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4F7" w14:textId="77777777" w:rsidR="00F340B2" w:rsidRPr="00FA62B9" w:rsidRDefault="00F340B2" w:rsidP="001E16D9"/>
    <w:p w14:paraId="086EE4F8" w14:textId="125029C0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EE4F9" w14:textId="77777777" w:rsidR="00F340B2" w:rsidRPr="00FA62B9" w:rsidRDefault="00F340B2" w:rsidP="001E16D9"/>
    <w:p w14:paraId="086EE4FA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4FB" w14:textId="77777777" w:rsidR="00F340B2" w:rsidRPr="00FA62B9" w:rsidRDefault="00F340B2" w:rsidP="001E16D9"/>
    <w:p w14:paraId="086EE4FC" w14:textId="77777777" w:rsidR="00F340B2" w:rsidRPr="00FA62B9" w:rsidRDefault="00202F43" w:rsidP="001E16D9">
      <w:r w:rsidRPr="00FA62B9">
        <w:rPr>
          <w:i/>
          <w:iCs/>
        </w:rPr>
        <w:t>Warunki meteorologiczne: temperatura min -11°C, max -4°C, średnia -8°C; brak opadów.</w:t>
      </w:r>
    </w:p>
    <w:p w14:paraId="086EE4FD" w14:textId="77777777" w:rsidR="00F340B2" w:rsidRPr="00FA62B9" w:rsidRDefault="00F340B2" w:rsidP="001E16D9"/>
    <w:p w14:paraId="086EE4FE" w14:textId="77777777" w:rsidR="00F340B2" w:rsidRPr="00FA62B9" w:rsidRDefault="00202F43" w:rsidP="001E16D9">
      <w:r w:rsidRPr="00FA62B9">
        <w:t>Bez zdarzeń nadzwyczajnych, dyżur zakończony bez uwag.</w:t>
      </w:r>
    </w:p>
    <w:p w14:paraId="086EE4FF" w14:textId="77777777" w:rsidR="00F340B2" w:rsidRPr="00FA62B9" w:rsidRDefault="00F340B2" w:rsidP="001E16D9"/>
    <w:p w14:paraId="086EE500" w14:textId="2AA7B86C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501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08.01.2024</w:t>
      </w:r>
    </w:p>
    <w:p w14:paraId="086EE502" w14:textId="5BEC8DE9" w:rsidR="00F340B2" w:rsidRPr="00FA62B9" w:rsidRDefault="00202F43" w:rsidP="001E16D9">
      <w:r w:rsidRPr="00FA62B9">
        <w:t>___</w:t>
      </w:r>
    </w:p>
    <w:p w14:paraId="534C3CE6" w14:textId="77777777" w:rsidR="00070266" w:rsidRPr="00FA62B9" w:rsidRDefault="00070266">
      <w:r w:rsidRPr="00FA62B9">
        <w:br w:type="page"/>
      </w:r>
    </w:p>
    <w:p w14:paraId="086EE503" w14:textId="4D99EC51" w:rsidR="00F340B2" w:rsidRPr="00FA62B9" w:rsidRDefault="00202F43" w:rsidP="001E16D9">
      <w:r w:rsidRPr="00FA62B9">
        <w:lastRenderedPageBreak/>
        <w:t>9 stycznia 2024 r., wtorek</w:t>
      </w:r>
    </w:p>
    <w:p w14:paraId="30A2EA7F" w14:textId="1165718D" w:rsidR="00164F99" w:rsidRPr="00FA62B9" w:rsidRDefault="00CB39A7" w:rsidP="00164F99">
      <w:r w:rsidRPr="00FA62B9">
        <w:t xml:space="preserve">Dyżurni: Anna Kosoń i Michał Krawiec, Przemysław </w:t>
      </w:r>
      <w:proofErr w:type="spellStart"/>
      <w:r w:rsidRPr="00FA62B9">
        <w:t>Rałł</w:t>
      </w:r>
      <w:proofErr w:type="spellEnd"/>
    </w:p>
    <w:p w14:paraId="086EE504" w14:textId="069D1C7D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505" w14:textId="77777777" w:rsidR="00F340B2" w:rsidRPr="00FA62B9" w:rsidRDefault="00F340B2" w:rsidP="001E16D9"/>
    <w:p w14:paraId="086EE506" w14:textId="77777777" w:rsidR="00F340B2" w:rsidRPr="00FA62B9" w:rsidRDefault="00202F43" w:rsidP="001E16D9">
      <w:r w:rsidRPr="00FA62B9">
        <w:t xml:space="preserve">Woda: Odkuwanie </w:t>
      </w:r>
      <w:proofErr w:type="gramStart"/>
      <w:r w:rsidRPr="00FA62B9">
        <w:t>lodu</w:t>
      </w:r>
      <w:proofErr w:type="gramEnd"/>
      <w:r w:rsidRPr="00FA62B9">
        <w:t xml:space="preserve"> w 9 poidłach (temp. -9°C, ŚOI), wymiana wody w 3 wannach, spuszczenie instalacji i węży. System sprawny.</w:t>
      </w:r>
    </w:p>
    <w:p w14:paraId="086EE507" w14:textId="77777777" w:rsidR="00F340B2" w:rsidRPr="00FA62B9" w:rsidRDefault="00F340B2" w:rsidP="001E16D9"/>
    <w:p w14:paraId="086EE508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509" w14:textId="77777777" w:rsidR="00F340B2" w:rsidRPr="00FA62B9" w:rsidRDefault="00F340B2" w:rsidP="001E16D9"/>
    <w:p w14:paraId="086EE50A" w14:textId="5C8170B6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EE50B" w14:textId="77777777" w:rsidR="00F340B2" w:rsidRPr="00FA62B9" w:rsidRDefault="00F340B2" w:rsidP="001E16D9"/>
    <w:p w14:paraId="086EE50C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50D" w14:textId="77777777" w:rsidR="00F340B2" w:rsidRPr="00FA62B9" w:rsidRDefault="00F340B2" w:rsidP="001E16D9"/>
    <w:p w14:paraId="086EE50E" w14:textId="77777777" w:rsidR="00F340B2" w:rsidRPr="00FA62B9" w:rsidRDefault="00202F43" w:rsidP="001E16D9">
      <w:r w:rsidRPr="00FA62B9">
        <w:rPr>
          <w:i/>
          <w:iCs/>
        </w:rPr>
        <w:t>Warunki meteorologiczne: temperatura min -12°C, max -6°C, średnia -9°C; brak opadów.</w:t>
      </w:r>
    </w:p>
    <w:p w14:paraId="086EE50F" w14:textId="77777777" w:rsidR="00F340B2" w:rsidRPr="00FA62B9" w:rsidRDefault="00F340B2" w:rsidP="001E16D9"/>
    <w:p w14:paraId="086EE510" w14:textId="77777777" w:rsidR="00F340B2" w:rsidRPr="00FA62B9" w:rsidRDefault="00202F43" w:rsidP="001E16D9">
      <w:r w:rsidRPr="00FA62B9">
        <w:t>Bez zdarzeń nadzwyczajnych, dyżur zakończony bez uwag.</w:t>
      </w:r>
    </w:p>
    <w:p w14:paraId="086EE511" w14:textId="77777777" w:rsidR="00F340B2" w:rsidRPr="00FA62B9" w:rsidRDefault="00F340B2" w:rsidP="001E16D9"/>
    <w:p w14:paraId="086EE512" w14:textId="1D0D073A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513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09.01.2024</w:t>
      </w:r>
    </w:p>
    <w:p w14:paraId="086EE514" w14:textId="4771E505" w:rsidR="00F340B2" w:rsidRPr="00FA62B9" w:rsidRDefault="00202F43" w:rsidP="001E16D9">
      <w:r w:rsidRPr="00FA62B9">
        <w:t>___</w:t>
      </w:r>
    </w:p>
    <w:p w14:paraId="6117E283" w14:textId="77777777" w:rsidR="007E7E9C" w:rsidRPr="00FA62B9" w:rsidRDefault="007E7E9C">
      <w:r w:rsidRPr="00FA62B9">
        <w:br w:type="page"/>
      </w:r>
    </w:p>
    <w:p w14:paraId="086EE515" w14:textId="45514E41" w:rsidR="00F340B2" w:rsidRPr="00FA62B9" w:rsidRDefault="00202F43" w:rsidP="001E16D9">
      <w:r w:rsidRPr="00FA62B9">
        <w:lastRenderedPageBreak/>
        <w:t>10 stycznia 2024 r., środa</w:t>
      </w:r>
    </w:p>
    <w:p w14:paraId="6954404B" w14:textId="59FEEA8C" w:rsidR="00164F99" w:rsidRPr="00FA62B9" w:rsidRDefault="00CB39A7" w:rsidP="00164F99">
      <w:r w:rsidRPr="00FA62B9">
        <w:t xml:space="preserve">Dyżurni: Anna Kosoń i Michał Krawiec, Przemysław </w:t>
      </w:r>
      <w:proofErr w:type="spellStart"/>
      <w:r w:rsidRPr="00FA62B9">
        <w:t>Rałł</w:t>
      </w:r>
      <w:proofErr w:type="spellEnd"/>
    </w:p>
    <w:p w14:paraId="086EE516" w14:textId="322011B5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517" w14:textId="77777777" w:rsidR="00F340B2" w:rsidRPr="00FA62B9" w:rsidRDefault="00F340B2" w:rsidP="001E16D9"/>
    <w:p w14:paraId="086EE518" w14:textId="77777777" w:rsidR="00F340B2" w:rsidRPr="00FA62B9" w:rsidRDefault="00202F43" w:rsidP="001E16D9">
      <w:r w:rsidRPr="00FA62B9">
        <w:t xml:space="preserve">Woda: Odkuwanie </w:t>
      </w:r>
      <w:proofErr w:type="gramStart"/>
      <w:r w:rsidRPr="00FA62B9">
        <w:t>lodu</w:t>
      </w:r>
      <w:proofErr w:type="gramEnd"/>
      <w:r w:rsidRPr="00FA62B9">
        <w:t xml:space="preserve"> w 9 poidłach (temp. -8°C, ŚOI), wymiana wody w 3 wannach, spuszczenie instalacji i węży. System sprawny.</w:t>
      </w:r>
    </w:p>
    <w:p w14:paraId="086EE519" w14:textId="77777777" w:rsidR="00F340B2" w:rsidRPr="00FA62B9" w:rsidRDefault="00F340B2" w:rsidP="001E16D9"/>
    <w:p w14:paraId="086EE51A" w14:textId="77B25359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51B" w14:textId="77777777" w:rsidR="00F340B2" w:rsidRPr="00FA62B9" w:rsidRDefault="00F340B2" w:rsidP="001E16D9"/>
    <w:p w14:paraId="086EE51C" w14:textId="74C7EB3D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EE51D" w14:textId="77777777" w:rsidR="00F340B2" w:rsidRPr="00FA62B9" w:rsidRDefault="00F340B2" w:rsidP="001E16D9"/>
    <w:p w14:paraId="086EE51E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51F" w14:textId="77777777" w:rsidR="00F340B2" w:rsidRPr="00FA62B9" w:rsidRDefault="00F340B2" w:rsidP="001E16D9"/>
    <w:p w14:paraId="086EE520" w14:textId="77777777" w:rsidR="00F340B2" w:rsidRPr="00FA62B9" w:rsidRDefault="00202F43" w:rsidP="001E16D9">
      <w:r w:rsidRPr="00FA62B9">
        <w:rPr>
          <w:i/>
          <w:iCs/>
        </w:rPr>
        <w:t>Warunki meteorologiczne: temperatura min -10°C, max -5°C, średnia -8°C; brak opadów.</w:t>
      </w:r>
    </w:p>
    <w:p w14:paraId="086EE521" w14:textId="77777777" w:rsidR="00F340B2" w:rsidRPr="00FA62B9" w:rsidRDefault="00F340B2" w:rsidP="001E16D9"/>
    <w:p w14:paraId="086EE522" w14:textId="77777777" w:rsidR="00F340B2" w:rsidRPr="00FA62B9" w:rsidRDefault="00202F43" w:rsidP="001E16D9">
      <w:r w:rsidRPr="00FA62B9">
        <w:t>Bez zdarzeń nadzwyczajnych, dyżur zakończony bez uwag.</w:t>
      </w:r>
    </w:p>
    <w:p w14:paraId="086EE523" w14:textId="77777777" w:rsidR="00F340B2" w:rsidRPr="00FA62B9" w:rsidRDefault="00F340B2" w:rsidP="001E16D9"/>
    <w:p w14:paraId="086EE524" w14:textId="776BC961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52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10.01.2024</w:t>
      </w:r>
    </w:p>
    <w:p w14:paraId="086EE526" w14:textId="56BFAAB6" w:rsidR="00F340B2" w:rsidRPr="00FA62B9" w:rsidRDefault="00202F43" w:rsidP="001E16D9">
      <w:r w:rsidRPr="00FA62B9">
        <w:t>___</w:t>
      </w:r>
    </w:p>
    <w:p w14:paraId="44C08362" w14:textId="77777777" w:rsidR="007E7E9C" w:rsidRPr="00FA62B9" w:rsidRDefault="007E7E9C">
      <w:r w:rsidRPr="00FA62B9">
        <w:br w:type="page"/>
      </w:r>
    </w:p>
    <w:p w14:paraId="086EE527" w14:textId="379042E4" w:rsidR="00F340B2" w:rsidRPr="00FA62B9" w:rsidRDefault="00202F43" w:rsidP="001E16D9">
      <w:r w:rsidRPr="00FA62B9">
        <w:lastRenderedPageBreak/>
        <w:t xml:space="preserve">11 stycznia 2024 r., </w:t>
      </w:r>
      <w:commentRangeStart w:id="0"/>
      <w:r w:rsidRPr="00FA62B9">
        <w:t>czwartek</w:t>
      </w:r>
      <w:commentRangeEnd w:id="0"/>
      <w:r w:rsidR="00BD171F">
        <w:rPr>
          <w:rStyle w:val="Odwoaniedokomentarza"/>
        </w:rPr>
        <w:commentReference w:id="0"/>
      </w:r>
    </w:p>
    <w:p w14:paraId="1948D90B" w14:textId="72327042" w:rsidR="00164F99" w:rsidRPr="00FA62B9" w:rsidRDefault="00CB39A7" w:rsidP="00164F99">
      <w:r w:rsidRPr="00FA62B9">
        <w:t xml:space="preserve">Dyżurni: Anna Kosoń i Michał Krawiec, Przemysław </w:t>
      </w:r>
      <w:proofErr w:type="spellStart"/>
      <w:r w:rsidRPr="00FA62B9">
        <w:t>Rałł</w:t>
      </w:r>
      <w:proofErr w:type="spellEnd"/>
    </w:p>
    <w:p w14:paraId="086EE528" w14:textId="1DFD6B08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529" w14:textId="77777777" w:rsidR="00F340B2" w:rsidRPr="00FA62B9" w:rsidRDefault="00F340B2" w:rsidP="001E16D9"/>
    <w:p w14:paraId="086EE52A" w14:textId="77777777" w:rsidR="00F340B2" w:rsidRPr="00FA62B9" w:rsidRDefault="00202F43" w:rsidP="001E16D9">
      <w:r w:rsidRPr="00FA62B9">
        <w:t xml:space="preserve">Woda: Odkuwanie </w:t>
      </w:r>
      <w:proofErr w:type="gramStart"/>
      <w:r w:rsidRPr="00FA62B9">
        <w:t>lodu</w:t>
      </w:r>
      <w:proofErr w:type="gramEnd"/>
      <w:r w:rsidRPr="00FA62B9">
        <w:t xml:space="preserve"> w 9 poidłach (temp. -6°C, ŚOI), wymiana wody w 3 wannach, spuszczenie instalacji i węży. System sprawny.</w:t>
      </w:r>
    </w:p>
    <w:p w14:paraId="086EE52B" w14:textId="77777777" w:rsidR="00F340B2" w:rsidRPr="00FA62B9" w:rsidRDefault="00F340B2" w:rsidP="001E16D9"/>
    <w:p w14:paraId="086EE52C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ogrodzeniowych, odśnieżanie dojazdów. Stan ogrodzeń dobry.</w:t>
      </w:r>
    </w:p>
    <w:p w14:paraId="086EE52D" w14:textId="77777777" w:rsidR="00F340B2" w:rsidRPr="00FA62B9" w:rsidRDefault="00F340B2" w:rsidP="001E16D9">
      <w:bookmarkStart w:id="1" w:name="_GoBack"/>
      <w:bookmarkEnd w:id="1"/>
    </w:p>
    <w:p w14:paraId="086EE52E" w14:textId="44C92FDF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Odśnieżanie terenu stacji, czyszczenie dachów ze śniegu.</w:t>
      </w:r>
    </w:p>
    <w:p w14:paraId="086EE52F" w14:textId="77777777" w:rsidR="00F340B2" w:rsidRPr="00FA62B9" w:rsidRDefault="00F340B2" w:rsidP="001E16D9"/>
    <w:p w14:paraId="086EE530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531" w14:textId="77777777" w:rsidR="00F340B2" w:rsidRPr="00FA62B9" w:rsidRDefault="00F340B2" w:rsidP="001E16D9"/>
    <w:p w14:paraId="086EE532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-9°C, max -3°C, średnia -6°C; opady śniegu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533" w14:textId="77777777" w:rsidR="00F340B2" w:rsidRPr="00FA62B9" w:rsidRDefault="00F340B2" w:rsidP="001E16D9"/>
    <w:p w14:paraId="086EE534" w14:textId="77777777" w:rsidR="00F340B2" w:rsidRPr="00FA62B9" w:rsidRDefault="00202F43" w:rsidP="001E16D9">
      <w:r w:rsidRPr="00FA62B9">
        <w:t>Bez zdarzeń nadzwyczajnych, dyżur zakończony bez uwag.</w:t>
      </w:r>
    </w:p>
    <w:p w14:paraId="086EE535" w14:textId="77777777" w:rsidR="00F340B2" w:rsidRPr="00FA62B9" w:rsidRDefault="00F340B2" w:rsidP="001E16D9"/>
    <w:p w14:paraId="086EE536" w14:textId="1204FD62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537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11.01.2024</w:t>
      </w:r>
    </w:p>
    <w:p w14:paraId="086EE538" w14:textId="1DF23B39" w:rsidR="00F340B2" w:rsidRPr="00FA62B9" w:rsidRDefault="00202F43" w:rsidP="001E16D9">
      <w:r w:rsidRPr="00FA62B9">
        <w:t>___</w:t>
      </w:r>
    </w:p>
    <w:p w14:paraId="5B6F77D0" w14:textId="77777777" w:rsidR="007E7E9C" w:rsidRPr="00FA62B9" w:rsidRDefault="007E7E9C">
      <w:r w:rsidRPr="00FA62B9">
        <w:br w:type="page"/>
      </w:r>
    </w:p>
    <w:p w14:paraId="086EE539" w14:textId="2B270707" w:rsidR="00F340B2" w:rsidRPr="00FA62B9" w:rsidRDefault="00202F43" w:rsidP="001E16D9">
      <w:r w:rsidRPr="00FA62B9">
        <w:lastRenderedPageBreak/>
        <w:t>12 stycznia 2024 r., piątek</w:t>
      </w:r>
    </w:p>
    <w:p w14:paraId="365B481E" w14:textId="02D1494D" w:rsidR="0035010A" w:rsidRPr="00FA62B9" w:rsidRDefault="0035010A" w:rsidP="0035010A">
      <w:r w:rsidRPr="00FA62B9">
        <w:t xml:space="preserve">Dyżurni oddający: Anna Kosoń i Michał </w:t>
      </w:r>
      <w:r w:rsidR="00164F99" w:rsidRPr="00FA62B9">
        <w:t>Krawiec</w:t>
      </w:r>
      <w:r w:rsidR="00A35822" w:rsidRPr="00FA62B9">
        <w:t xml:space="preserve">, Przemysław </w:t>
      </w:r>
      <w:proofErr w:type="spellStart"/>
      <w:r w:rsidR="00A35822" w:rsidRPr="00FA62B9">
        <w:t>Rałł</w:t>
      </w:r>
      <w:proofErr w:type="spellEnd"/>
    </w:p>
    <w:p w14:paraId="03E0D8C7" w14:textId="17CACFBE" w:rsidR="00235206" w:rsidRPr="00FA62B9" w:rsidRDefault="00235206" w:rsidP="00235206">
      <w:r w:rsidRPr="00FA62B9">
        <w:t>Dyżurni</w:t>
      </w:r>
      <w:r w:rsidR="0035010A" w:rsidRPr="00FA62B9">
        <w:t xml:space="preserve"> przyjmujący</w:t>
      </w:r>
      <w:r w:rsidRPr="00FA62B9">
        <w:t>: Paweł Kojs i Arkadiusz Nowak</w:t>
      </w:r>
    </w:p>
    <w:p w14:paraId="086EE53A" w14:textId="7AB6B614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53B" w14:textId="77777777" w:rsidR="00F340B2" w:rsidRPr="00FA62B9" w:rsidRDefault="00F340B2" w:rsidP="001E16D9"/>
    <w:p w14:paraId="086EE53C" w14:textId="00B4ABB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-4°C),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53D" w14:textId="77777777" w:rsidR="00F340B2" w:rsidRPr="00FA62B9" w:rsidRDefault="00F340B2" w:rsidP="001E16D9"/>
    <w:p w14:paraId="086EE53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ogrodzeniowych, odśnieżanie dojazdów. Stan ogrodzeń dobry.</w:t>
      </w:r>
    </w:p>
    <w:p w14:paraId="086EE53F" w14:textId="77777777" w:rsidR="00F340B2" w:rsidRPr="00FA62B9" w:rsidRDefault="00F340B2" w:rsidP="001E16D9"/>
    <w:p w14:paraId="086EE540" w14:textId="6AB36895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Odśnieżanie terenu stacji, czyszczenie dachów ze śniegu.</w:t>
      </w:r>
    </w:p>
    <w:p w14:paraId="086EE541" w14:textId="77777777" w:rsidR="00F340B2" w:rsidRPr="00FA62B9" w:rsidRDefault="00F340B2" w:rsidP="001E16D9"/>
    <w:p w14:paraId="086EE542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543" w14:textId="77777777" w:rsidR="00F340B2" w:rsidRPr="00FA62B9" w:rsidRDefault="00F340B2" w:rsidP="001E16D9"/>
    <w:p w14:paraId="086EE544" w14:textId="77777777" w:rsidR="00F340B2" w:rsidRPr="00FA62B9" w:rsidRDefault="00202F43" w:rsidP="001E16D9">
      <w:r w:rsidRPr="00FA62B9">
        <w:t>Czynności tygodniowe: Kontrola zabezpieczeń przeciwpożarowych w 14 budynkach. Sprawdzanie stanu dachów, rynien (śnieg, sople). Monitoring kondycji zwierząt.</w:t>
      </w:r>
    </w:p>
    <w:p w14:paraId="086EE545" w14:textId="77777777" w:rsidR="00F340B2" w:rsidRPr="00FA62B9" w:rsidRDefault="00F340B2" w:rsidP="001E16D9"/>
    <w:p w14:paraId="086EE546" w14:textId="0337B22A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E547" w14:textId="77777777" w:rsidR="00F340B2" w:rsidRPr="00FA62B9" w:rsidRDefault="00F340B2" w:rsidP="001E16D9"/>
    <w:p w14:paraId="086EE548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-7°C, max -1°C, średnia -4°C; opady śniegu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549" w14:textId="77777777" w:rsidR="00F340B2" w:rsidRPr="00FA62B9" w:rsidRDefault="00F340B2" w:rsidP="001E16D9"/>
    <w:p w14:paraId="086EE54A" w14:textId="77777777" w:rsidR="00F340B2" w:rsidRPr="00FA62B9" w:rsidRDefault="00202F43" w:rsidP="001E16D9">
      <w:r w:rsidRPr="00FA62B9">
        <w:t>Bez zdarzeń nadzwyczajnych, dyżur zakończony bez uwag.</w:t>
      </w:r>
    </w:p>
    <w:p w14:paraId="086EE54B" w14:textId="77777777" w:rsidR="00F340B2" w:rsidRPr="00FA62B9" w:rsidRDefault="00F340B2" w:rsidP="001E16D9"/>
    <w:p w14:paraId="086EE54C" w14:textId="4A1A9329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905CD8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50179C" w:rsidRPr="00FA62B9">
        <w:rPr>
          <w:noProof/>
        </w:rPr>
        <w:drawing>
          <wp:inline distT="0" distB="0" distL="0" distR="0" wp14:anchorId="0E3FBB18" wp14:editId="3DF93ABF">
            <wp:extent cx="1095375" cy="565454"/>
            <wp:effectExtent l="0" t="0" r="0" b="6350"/>
            <wp:docPr id="869485200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8A7" w:rsidRPr="000B5157">
        <w:rPr>
          <w:i/>
          <w:iCs/>
          <w:noProof/>
          <w:sz w:val="20"/>
          <w:szCs w:val="20"/>
        </w:rPr>
        <w:drawing>
          <wp:inline distT="0" distB="0" distL="0" distR="0" wp14:anchorId="788C76D0" wp14:editId="3FB7117C">
            <wp:extent cx="1943100" cy="469618"/>
            <wp:effectExtent l="0" t="0" r="0" b="6985"/>
            <wp:docPr id="959263951" name="Obraz 959263951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54D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12.01.2024</w:t>
      </w:r>
    </w:p>
    <w:p w14:paraId="086EE54E" w14:textId="6D8AB8A7" w:rsidR="00F340B2" w:rsidRPr="00FA62B9" w:rsidRDefault="00202F43" w:rsidP="001E16D9">
      <w:r w:rsidRPr="00FA62B9">
        <w:t>___</w:t>
      </w:r>
    </w:p>
    <w:p w14:paraId="74376056" w14:textId="77777777" w:rsidR="00070266" w:rsidRPr="00FA62B9" w:rsidRDefault="00070266">
      <w:r w:rsidRPr="00FA62B9">
        <w:br w:type="page"/>
      </w:r>
    </w:p>
    <w:p w14:paraId="086EE54F" w14:textId="0EC27004" w:rsidR="00F340B2" w:rsidRPr="00FA62B9" w:rsidRDefault="00202F43" w:rsidP="001E16D9">
      <w:r w:rsidRPr="00FA62B9">
        <w:lastRenderedPageBreak/>
        <w:t>13 stycznia 2024 r., sobota</w:t>
      </w:r>
    </w:p>
    <w:p w14:paraId="7C705F54" w14:textId="26E2FA6F" w:rsidR="00235206" w:rsidRPr="00FA62B9" w:rsidRDefault="00235206" w:rsidP="00235206">
      <w:r w:rsidRPr="00FA62B9">
        <w:t>Dyżurni: Paweł Kojs i Arkadiusz Nowak</w:t>
      </w:r>
    </w:p>
    <w:p w14:paraId="086EE550" w14:textId="5522F2CB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551" w14:textId="77777777" w:rsidR="00F340B2" w:rsidRPr="00FA62B9" w:rsidRDefault="00F340B2" w:rsidP="001E16D9"/>
    <w:p w14:paraId="086EE552" w14:textId="082F549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-3°C),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553" w14:textId="77777777" w:rsidR="00F340B2" w:rsidRPr="00FA62B9" w:rsidRDefault="00F340B2" w:rsidP="001E16D9"/>
    <w:p w14:paraId="086EE554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ogrodzeniowych, odśnieżanie dojazdów. Stan ogrodzeń dobry.</w:t>
      </w:r>
    </w:p>
    <w:p w14:paraId="086EE555" w14:textId="77777777" w:rsidR="00F340B2" w:rsidRPr="00FA62B9" w:rsidRDefault="00F340B2" w:rsidP="001E16D9"/>
    <w:p w14:paraId="086EE556" w14:textId="47305FA0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Odśnieżanie terenu stacji, czyszczenie dachów ze śniegu.</w:t>
      </w:r>
    </w:p>
    <w:p w14:paraId="086EE557" w14:textId="77777777" w:rsidR="00F340B2" w:rsidRPr="00FA62B9" w:rsidRDefault="00F340B2" w:rsidP="001E16D9"/>
    <w:p w14:paraId="086EE558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559" w14:textId="77777777" w:rsidR="00F340B2" w:rsidRPr="00FA62B9" w:rsidRDefault="00F340B2" w:rsidP="001E16D9"/>
    <w:p w14:paraId="086EE55A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-6°C, max 0°C, średnia -3°C; opady śniegu 3.0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55B" w14:textId="77777777" w:rsidR="00F340B2" w:rsidRPr="00FA62B9" w:rsidRDefault="00F340B2" w:rsidP="001E16D9"/>
    <w:p w14:paraId="086EE55C" w14:textId="77777777" w:rsidR="00F340B2" w:rsidRPr="00FA62B9" w:rsidRDefault="00202F43" w:rsidP="001E16D9">
      <w:r w:rsidRPr="00FA62B9">
        <w:t>Bez zdarzeń nadzwyczajnych, dyżur zakończony bez uwag.</w:t>
      </w:r>
    </w:p>
    <w:p w14:paraId="086EE55D" w14:textId="77777777" w:rsidR="00F340B2" w:rsidRPr="00FA62B9" w:rsidRDefault="00F340B2" w:rsidP="001E16D9"/>
    <w:p w14:paraId="086EE55E" w14:textId="4E5D0969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905CD8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50179C" w:rsidRPr="00FA62B9">
        <w:rPr>
          <w:noProof/>
        </w:rPr>
        <w:drawing>
          <wp:inline distT="0" distB="0" distL="0" distR="0" wp14:anchorId="08585D52" wp14:editId="4100B69B">
            <wp:extent cx="1095375" cy="565454"/>
            <wp:effectExtent l="0" t="0" r="0" b="6350"/>
            <wp:docPr id="1929201219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8A7" w:rsidRPr="000B5157">
        <w:rPr>
          <w:i/>
          <w:iCs/>
          <w:noProof/>
          <w:sz w:val="20"/>
          <w:szCs w:val="20"/>
        </w:rPr>
        <w:drawing>
          <wp:inline distT="0" distB="0" distL="0" distR="0" wp14:anchorId="623EE865" wp14:editId="22665012">
            <wp:extent cx="1943100" cy="469618"/>
            <wp:effectExtent l="0" t="0" r="0" b="6985"/>
            <wp:docPr id="959263950" name="Obraz 959263950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55F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13.01.2024</w:t>
      </w:r>
    </w:p>
    <w:p w14:paraId="086EE560" w14:textId="6156BB8D" w:rsidR="00F340B2" w:rsidRPr="00FA62B9" w:rsidRDefault="00202F43" w:rsidP="001E16D9">
      <w:r w:rsidRPr="00FA62B9">
        <w:t>___</w:t>
      </w:r>
    </w:p>
    <w:p w14:paraId="3FE42C25" w14:textId="77777777" w:rsidR="007E7E9C" w:rsidRPr="00FA62B9" w:rsidRDefault="007E7E9C">
      <w:r w:rsidRPr="00FA62B9">
        <w:br w:type="page"/>
      </w:r>
    </w:p>
    <w:p w14:paraId="086EE561" w14:textId="6B5BF787" w:rsidR="00F340B2" w:rsidRPr="00FA62B9" w:rsidRDefault="00202F43" w:rsidP="001E16D9">
      <w:r w:rsidRPr="00FA62B9">
        <w:lastRenderedPageBreak/>
        <w:t>14 stycznia 2024 r., niedziela</w:t>
      </w:r>
    </w:p>
    <w:p w14:paraId="3D848C19" w14:textId="77777777" w:rsidR="00420F33" w:rsidRPr="00FA62B9" w:rsidRDefault="00420F33" w:rsidP="00420F33">
      <w:r w:rsidRPr="00FA62B9">
        <w:t>Dyżurni: Paweł Kojs i Arkadiusz Nowak</w:t>
      </w:r>
    </w:p>
    <w:p w14:paraId="086EE562" w14:textId="18110C3B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563" w14:textId="77777777" w:rsidR="00F340B2" w:rsidRPr="00FA62B9" w:rsidRDefault="00F340B2" w:rsidP="001E16D9"/>
    <w:p w14:paraId="086EE564" w14:textId="1A6802B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-5°C),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565" w14:textId="77777777" w:rsidR="00F340B2" w:rsidRPr="00FA62B9" w:rsidRDefault="00F340B2" w:rsidP="001E16D9"/>
    <w:p w14:paraId="086EE566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567" w14:textId="77777777" w:rsidR="00F340B2" w:rsidRPr="00FA62B9" w:rsidRDefault="00F340B2" w:rsidP="001E16D9"/>
    <w:p w14:paraId="086EE568" w14:textId="5A2E1095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EE569" w14:textId="77777777" w:rsidR="00F340B2" w:rsidRPr="00FA62B9" w:rsidRDefault="00F340B2" w:rsidP="001E16D9"/>
    <w:p w14:paraId="086EE56A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56B" w14:textId="77777777" w:rsidR="00F340B2" w:rsidRPr="00FA62B9" w:rsidRDefault="00F340B2" w:rsidP="001E16D9"/>
    <w:p w14:paraId="086EE56C" w14:textId="77777777" w:rsidR="00F340B2" w:rsidRPr="00FA62B9" w:rsidRDefault="00202F43" w:rsidP="001E16D9">
      <w:r w:rsidRPr="00FA62B9">
        <w:rPr>
          <w:i/>
          <w:iCs/>
        </w:rPr>
        <w:t>Warunki meteorologiczne: temperatura min -8°C, max -2°C, średnia -5°C; brak opadów.</w:t>
      </w:r>
    </w:p>
    <w:p w14:paraId="086EE56D" w14:textId="77777777" w:rsidR="00F340B2" w:rsidRPr="00FA62B9" w:rsidRDefault="00F340B2" w:rsidP="001E16D9"/>
    <w:p w14:paraId="086EE56E" w14:textId="77777777" w:rsidR="00F340B2" w:rsidRPr="00FA62B9" w:rsidRDefault="00202F43" w:rsidP="001E16D9">
      <w:r w:rsidRPr="00FA62B9">
        <w:t>Bez zdarzeń nadzwyczajnych, dyżur zakończony bez uwag.</w:t>
      </w:r>
    </w:p>
    <w:p w14:paraId="086EE56F" w14:textId="77777777" w:rsidR="00F340B2" w:rsidRPr="00FA62B9" w:rsidRDefault="00F340B2" w:rsidP="001E16D9"/>
    <w:p w14:paraId="086EE570" w14:textId="05CA6F55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905CD8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50179C" w:rsidRPr="00FA62B9">
        <w:rPr>
          <w:noProof/>
        </w:rPr>
        <w:drawing>
          <wp:inline distT="0" distB="0" distL="0" distR="0" wp14:anchorId="159B7E72" wp14:editId="094EA3E0">
            <wp:extent cx="1095375" cy="565454"/>
            <wp:effectExtent l="0" t="0" r="0" b="6350"/>
            <wp:docPr id="341376708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8A7" w:rsidRPr="000B5157">
        <w:rPr>
          <w:i/>
          <w:iCs/>
          <w:noProof/>
          <w:sz w:val="20"/>
          <w:szCs w:val="20"/>
        </w:rPr>
        <w:drawing>
          <wp:inline distT="0" distB="0" distL="0" distR="0" wp14:anchorId="421DB904" wp14:editId="094F9D95">
            <wp:extent cx="1943100" cy="469618"/>
            <wp:effectExtent l="0" t="0" r="0" b="6985"/>
            <wp:docPr id="959263949" name="Obraz 959263949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571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14.01.2024</w:t>
      </w:r>
    </w:p>
    <w:p w14:paraId="086EE572" w14:textId="755D4783" w:rsidR="00F340B2" w:rsidRPr="00FA62B9" w:rsidRDefault="00202F43" w:rsidP="001E16D9">
      <w:r w:rsidRPr="00FA62B9">
        <w:t>___</w:t>
      </w:r>
    </w:p>
    <w:p w14:paraId="1B2DDDF2" w14:textId="77777777" w:rsidR="007E7E9C" w:rsidRPr="00FA62B9" w:rsidRDefault="007E7E9C">
      <w:r w:rsidRPr="00FA62B9">
        <w:br w:type="page"/>
      </w:r>
    </w:p>
    <w:p w14:paraId="086EE573" w14:textId="00BB4BC3" w:rsidR="00F340B2" w:rsidRPr="00FA62B9" w:rsidRDefault="00202F43" w:rsidP="001E16D9">
      <w:r w:rsidRPr="00FA62B9">
        <w:lastRenderedPageBreak/>
        <w:t>15 stycznia 2024 r., poniedziałek</w:t>
      </w:r>
    </w:p>
    <w:p w14:paraId="4C7149DE" w14:textId="107A11EC" w:rsidR="00235206" w:rsidRPr="00FA62B9" w:rsidRDefault="00235206" w:rsidP="00235206">
      <w:r w:rsidRPr="00FA62B9">
        <w:t>Dyżurni</w:t>
      </w:r>
      <w:r w:rsidR="0086613D" w:rsidRPr="00FA62B9">
        <w:t xml:space="preserve"> oddający</w:t>
      </w:r>
      <w:r w:rsidRPr="00FA62B9">
        <w:t>: Paweł Kojs</w:t>
      </w:r>
      <w:r w:rsidR="00B5431B" w:rsidRPr="00FA62B9">
        <w:t>,</w:t>
      </w:r>
      <w:r w:rsidRPr="00FA62B9">
        <w:t xml:space="preserve"> </w:t>
      </w:r>
      <w:r w:rsidR="005A3422" w:rsidRPr="00FA62B9">
        <w:t>Macie</w:t>
      </w:r>
      <w:r w:rsidR="00500825" w:rsidRPr="00FA62B9">
        <w:t>j Jabłoński</w:t>
      </w:r>
    </w:p>
    <w:p w14:paraId="4DD5A1B3" w14:textId="77777777" w:rsidR="000E06D9" w:rsidRPr="00FA62B9" w:rsidRDefault="0017247E" w:rsidP="001E16D9">
      <w:r w:rsidRPr="00FA62B9">
        <w:t xml:space="preserve">Dyżurni przyjmujący: </w:t>
      </w:r>
      <w:bookmarkStart w:id="2" w:name="_Hlk213838587"/>
      <w:r w:rsidR="000E06D9" w:rsidRPr="00FA62B9">
        <w:t>Anna Kosoń</w:t>
      </w:r>
      <w:bookmarkEnd w:id="2"/>
      <w:r w:rsidR="000E06D9" w:rsidRPr="00FA62B9">
        <w:t xml:space="preserve"> i Marcin Kotowski, Przemysław </w:t>
      </w:r>
      <w:proofErr w:type="spellStart"/>
      <w:r w:rsidR="000E06D9" w:rsidRPr="00FA62B9">
        <w:t>Rałł</w:t>
      </w:r>
      <w:proofErr w:type="spellEnd"/>
      <w:r w:rsidR="000E06D9" w:rsidRPr="00FA62B9">
        <w:t xml:space="preserve"> </w:t>
      </w:r>
    </w:p>
    <w:p w14:paraId="086EE574" w14:textId="6542C6E8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E575" w14:textId="77777777" w:rsidR="00F340B2" w:rsidRPr="00FA62B9" w:rsidRDefault="00F340B2" w:rsidP="001E16D9"/>
    <w:p w14:paraId="086EE576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577" w14:textId="77777777" w:rsidR="00F340B2" w:rsidRPr="00FA62B9" w:rsidRDefault="00F340B2" w:rsidP="001E16D9"/>
    <w:p w14:paraId="086EE578" w14:textId="09DF1F07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579" w14:textId="77777777" w:rsidR="00F340B2" w:rsidRPr="00FA62B9" w:rsidRDefault="00F340B2" w:rsidP="001E16D9"/>
    <w:p w14:paraId="086EE57A" w14:textId="12CEB50E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57B" w14:textId="77777777" w:rsidR="00F340B2" w:rsidRPr="00FA62B9" w:rsidRDefault="00F340B2" w:rsidP="001E16D9"/>
    <w:p w14:paraId="086EE57C" w14:textId="77777777" w:rsidR="00F340B2" w:rsidRPr="00FA62B9" w:rsidRDefault="00202F43" w:rsidP="001E16D9">
      <w:r w:rsidRPr="00FA62B9">
        <w:t xml:space="preserve">Woda: Odkuwanie </w:t>
      </w:r>
      <w:proofErr w:type="gramStart"/>
      <w:r w:rsidRPr="00FA62B9">
        <w:t>lodu</w:t>
      </w:r>
      <w:proofErr w:type="gramEnd"/>
      <w:r w:rsidRPr="00FA62B9">
        <w:t xml:space="preserve"> w 9 poidłach (temp. -9°C, ŚOI), wymiana wody w 3 wannach, spuszczenie instalacji i węży. System sprawny.</w:t>
      </w:r>
    </w:p>
    <w:p w14:paraId="086EE57D" w14:textId="77777777" w:rsidR="00F340B2" w:rsidRPr="00FA62B9" w:rsidRDefault="00F340B2" w:rsidP="001E16D9"/>
    <w:p w14:paraId="086EE57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57F" w14:textId="77777777" w:rsidR="00F340B2" w:rsidRPr="00FA62B9" w:rsidRDefault="00F340B2" w:rsidP="001E16D9"/>
    <w:p w14:paraId="086EE580" w14:textId="694E2016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EE581" w14:textId="77777777" w:rsidR="00F340B2" w:rsidRPr="00FA62B9" w:rsidRDefault="00F340B2" w:rsidP="001E16D9"/>
    <w:p w14:paraId="086EE582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583" w14:textId="77777777" w:rsidR="00F340B2" w:rsidRPr="00FA62B9" w:rsidRDefault="00F340B2" w:rsidP="001E16D9"/>
    <w:p w14:paraId="086EE584" w14:textId="77777777" w:rsidR="00F340B2" w:rsidRPr="00FA62B9" w:rsidRDefault="00202F43" w:rsidP="001E16D9">
      <w:r w:rsidRPr="00FA62B9">
        <w:rPr>
          <w:i/>
          <w:iCs/>
        </w:rPr>
        <w:t>Warunki meteorologiczne: temperatura min -12°C, max -6°C, średnia -9°C; brak opadów.</w:t>
      </w:r>
    </w:p>
    <w:p w14:paraId="086EE585" w14:textId="77777777" w:rsidR="00F340B2" w:rsidRPr="00FA62B9" w:rsidRDefault="00F340B2" w:rsidP="001E16D9"/>
    <w:p w14:paraId="086EE586" w14:textId="77777777" w:rsidR="00F340B2" w:rsidRPr="00FA62B9" w:rsidRDefault="00202F43" w:rsidP="001E16D9">
      <w:r w:rsidRPr="00FA62B9">
        <w:t>Bez zdarzeń nadzwyczajnych, dyżur zakończony bez uwag.</w:t>
      </w:r>
    </w:p>
    <w:p w14:paraId="086EE587" w14:textId="77777777" w:rsidR="00F340B2" w:rsidRPr="00FA62B9" w:rsidRDefault="00F340B2" w:rsidP="001E16D9"/>
    <w:p w14:paraId="086EE588" w14:textId="168D5A36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58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15.01.2024</w:t>
      </w:r>
    </w:p>
    <w:p w14:paraId="086EE58A" w14:textId="4272223F" w:rsidR="00F340B2" w:rsidRPr="00FA62B9" w:rsidRDefault="00202F43" w:rsidP="001E16D9">
      <w:r w:rsidRPr="00FA62B9">
        <w:t>___</w:t>
      </w:r>
    </w:p>
    <w:p w14:paraId="44E2F2A6" w14:textId="77777777" w:rsidR="007E7E9C" w:rsidRPr="00FA62B9" w:rsidRDefault="007E7E9C">
      <w:r w:rsidRPr="00FA62B9">
        <w:br w:type="page"/>
      </w:r>
    </w:p>
    <w:p w14:paraId="086EE58B" w14:textId="0F6AADC0" w:rsidR="00F340B2" w:rsidRPr="00FA62B9" w:rsidRDefault="00202F43" w:rsidP="001E16D9">
      <w:r w:rsidRPr="00FA62B9">
        <w:lastRenderedPageBreak/>
        <w:t>16 stycznia 2024 r., wtorek</w:t>
      </w:r>
    </w:p>
    <w:p w14:paraId="4A25B098" w14:textId="504A94B9" w:rsidR="00C24B76" w:rsidRPr="00FA62B9" w:rsidRDefault="00C24B76" w:rsidP="00C24B76">
      <w:r w:rsidRPr="00FA62B9">
        <w:t xml:space="preserve">Dyżurni: </w:t>
      </w:r>
      <w:r w:rsidR="000E06D9" w:rsidRPr="00FA62B9">
        <w:t xml:space="preserve">Anna Kosoń i Marcin Kotowski, Przemysław </w:t>
      </w:r>
      <w:proofErr w:type="spellStart"/>
      <w:r w:rsidR="000E06D9" w:rsidRPr="00FA62B9">
        <w:t>Rałł</w:t>
      </w:r>
      <w:proofErr w:type="spellEnd"/>
    </w:p>
    <w:p w14:paraId="086EE58C" w14:textId="0C2AC553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58D" w14:textId="77777777" w:rsidR="00F340B2" w:rsidRPr="00FA62B9" w:rsidRDefault="00F340B2" w:rsidP="001E16D9"/>
    <w:p w14:paraId="086EE58E" w14:textId="77777777" w:rsidR="00F340B2" w:rsidRPr="00FA62B9" w:rsidRDefault="00202F43" w:rsidP="001E16D9">
      <w:r w:rsidRPr="00FA62B9">
        <w:t xml:space="preserve">Woda: Odkuwanie </w:t>
      </w:r>
      <w:proofErr w:type="gramStart"/>
      <w:r w:rsidRPr="00FA62B9">
        <w:t>lodu</w:t>
      </w:r>
      <w:proofErr w:type="gramEnd"/>
      <w:r w:rsidRPr="00FA62B9">
        <w:t xml:space="preserve"> w 9 poidłach (temp. -12°C, ŚOI), wymiana wody w 3 wannach, spuszczenie instalacji i węży. System sprawny.</w:t>
      </w:r>
    </w:p>
    <w:p w14:paraId="086EE58F" w14:textId="77777777" w:rsidR="00F340B2" w:rsidRPr="00FA62B9" w:rsidRDefault="00F340B2" w:rsidP="001E16D9"/>
    <w:p w14:paraId="086EE590" w14:textId="6B0BAA96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591" w14:textId="77777777" w:rsidR="00F340B2" w:rsidRPr="00FA62B9" w:rsidRDefault="00F340B2" w:rsidP="001E16D9"/>
    <w:p w14:paraId="086EE592" w14:textId="4BDB0821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EE593" w14:textId="77777777" w:rsidR="00F340B2" w:rsidRPr="00FA62B9" w:rsidRDefault="00F340B2" w:rsidP="001E16D9"/>
    <w:p w14:paraId="086EE594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595" w14:textId="77777777" w:rsidR="00F340B2" w:rsidRPr="00FA62B9" w:rsidRDefault="00F340B2" w:rsidP="001E16D9"/>
    <w:p w14:paraId="086EE596" w14:textId="77777777" w:rsidR="00F340B2" w:rsidRPr="00FA62B9" w:rsidRDefault="00202F43" w:rsidP="001E16D9">
      <w:r w:rsidRPr="00FA62B9">
        <w:rPr>
          <w:i/>
          <w:iCs/>
        </w:rPr>
        <w:t>Warunki meteorologiczne: temperatura min -14°C, max -9°C, średnia -12°C; brak opadów.</w:t>
      </w:r>
    </w:p>
    <w:p w14:paraId="086EE597" w14:textId="77777777" w:rsidR="00F340B2" w:rsidRPr="00FA62B9" w:rsidRDefault="00F340B2" w:rsidP="001E16D9"/>
    <w:p w14:paraId="086EE598" w14:textId="77777777" w:rsidR="00F340B2" w:rsidRPr="00FA62B9" w:rsidRDefault="00202F43" w:rsidP="001E16D9">
      <w:r w:rsidRPr="00FA62B9">
        <w:t>Bez zdarzeń nadzwyczajnych, dyżur zakończony bez uwag.</w:t>
      </w:r>
    </w:p>
    <w:p w14:paraId="086EE599" w14:textId="77777777" w:rsidR="00F340B2" w:rsidRPr="00FA62B9" w:rsidRDefault="00F340B2" w:rsidP="001E16D9"/>
    <w:p w14:paraId="086EE59A" w14:textId="2F98AB2C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59B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16.01.2024</w:t>
      </w:r>
    </w:p>
    <w:p w14:paraId="086EE59C" w14:textId="7AB8C782" w:rsidR="00F340B2" w:rsidRPr="00FA62B9" w:rsidRDefault="00202F43" w:rsidP="001E16D9">
      <w:r w:rsidRPr="00FA62B9">
        <w:t>___</w:t>
      </w:r>
    </w:p>
    <w:p w14:paraId="53FA1CB4" w14:textId="77777777" w:rsidR="007E7E9C" w:rsidRPr="00FA62B9" w:rsidRDefault="007E7E9C">
      <w:r w:rsidRPr="00FA62B9">
        <w:br w:type="page"/>
      </w:r>
    </w:p>
    <w:p w14:paraId="086EE59D" w14:textId="787A5F4D" w:rsidR="00F340B2" w:rsidRPr="00FA62B9" w:rsidRDefault="00202F43" w:rsidP="001E16D9">
      <w:r w:rsidRPr="00FA62B9">
        <w:lastRenderedPageBreak/>
        <w:t>17 stycznia 2024 r., środa</w:t>
      </w:r>
    </w:p>
    <w:p w14:paraId="781F0B49" w14:textId="075E7748" w:rsidR="00C24B76" w:rsidRPr="00FA62B9" w:rsidRDefault="00C24B76" w:rsidP="00C24B76">
      <w:r w:rsidRPr="00FA62B9">
        <w:t xml:space="preserve">Dyżurni: </w:t>
      </w:r>
      <w:r w:rsidR="000E06D9" w:rsidRPr="00FA62B9">
        <w:t xml:space="preserve">Anna Kosoń i Marcin Kotowski, Przemysław </w:t>
      </w:r>
      <w:proofErr w:type="spellStart"/>
      <w:r w:rsidR="000E06D9" w:rsidRPr="00FA62B9">
        <w:t>Rałł</w:t>
      </w:r>
      <w:proofErr w:type="spellEnd"/>
    </w:p>
    <w:p w14:paraId="086EE59E" w14:textId="4BF1257A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59F" w14:textId="77777777" w:rsidR="00F340B2" w:rsidRPr="00FA62B9" w:rsidRDefault="00F340B2" w:rsidP="001E16D9"/>
    <w:p w14:paraId="086EE5A0" w14:textId="77777777" w:rsidR="00F340B2" w:rsidRPr="00FA62B9" w:rsidRDefault="00202F43" w:rsidP="001E16D9">
      <w:r w:rsidRPr="00FA62B9">
        <w:t xml:space="preserve">Woda: Odkuwanie </w:t>
      </w:r>
      <w:proofErr w:type="gramStart"/>
      <w:r w:rsidRPr="00FA62B9">
        <w:t>lodu</w:t>
      </w:r>
      <w:proofErr w:type="gramEnd"/>
      <w:r w:rsidRPr="00FA62B9">
        <w:t xml:space="preserve"> w 9 poidłach (temp. -10°C, ŚOI), wymiana wody w 3 wannach, spuszczenie instalacji i węży. System sprawny.</w:t>
      </w:r>
    </w:p>
    <w:p w14:paraId="086EE5A1" w14:textId="77777777" w:rsidR="00F340B2" w:rsidRPr="00FA62B9" w:rsidRDefault="00F340B2" w:rsidP="001E16D9"/>
    <w:p w14:paraId="086EE5A2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5A3" w14:textId="77777777" w:rsidR="00F340B2" w:rsidRPr="00FA62B9" w:rsidRDefault="00F340B2" w:rsidP="001E16D9"/>
    <w:p w14:paraId="086EE5A4" w14:textId="177BFC26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EE5A5" w14:textId="77777777" w:rsidR="00F340B2" w:rsidRPr="00FA62B9" w:rsidRDefault="00F340B2" w:rsidP="001E16D9"/>
    <w:p w14:paraId="086EE5A6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5A7" w14:textId="77777777" w:rsidR="00F340B2" w:rsidRPr="00FA62B9" w:rsidRDefault="00F340B2" w:rsidP="001E16D9"/>
    <w:p w14:paraId="086EE5A8" w14:textId="77777777" w:rsidR="00F340B2" w:rsidRPr="00FA62B9" w:rsidRDefault="00202F43" w:rsidP="001E16D9">
      <w:r w:rsidRPr="00FA62B9">
        <w:rPr>
          <w:i/>
          <w:iCs/>
        </w:rPr>
        <w:t>Warunki meteorologiczne: temperatura min -13°C, max -7°C, średnia -10°C; brak opadów.</w:t>
      </w:r>
    </w:p>
    <w:p w14:paraId="086EE5A9" w14:textId="77777777" w:rsidR="00F340B2" w:rsidRPr="00FA62B9" w:rsidRDefault="00F340B2" w:rsidP="001E16D9"/>
    <w:p w14:paraId="086EE5AA" w14:textId="77777777" w:rsidR="00F340B2" w:rsidRPr="00FA62B9" w:rsidRDefault="00202F43" w:rsidP="001E16D9">
      <w:r w:rsidRPr="00FA62B9">
        <w:t>Bez zdarzeń nadzwyczajnych, dyżur zakończony bez uwag.</w:t>
      </w:r>
    </w:p>
    <w:p w14:paraId="086EE5AB" w14:textId="77777777" w:rsidR="00F340B2" w:rsidRPr="00FA62B9" w:rsidRDefault="00F340B2" w:rsidP="001E16D9"/>
    <w:p w14:paraId="086EE5AC" w14:textId="1DCAB4AC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5AD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17.01.2024</w:t>
      </w:r>
    </w:p>
    <w:p w14:paraId="086EE5AE" w14:textId="097146E6" w:rsidR="00F340B2" w:rsidRPr="00FA62B9" w:rsidRDefault="00202F43" w:rsidP="001E16D9">
      <w:r w:rsidRPr="00FA62B9">
        <w:t>___</w:t>
      </w:r>
    </w:p>
    <w:p w14:paraId="55C2C4B7" w14:textId="77777777" w:rsidR="007E7E9C" w:rsidRPr="00FA62B9" w:rsidRDefault="007E7E9C">
      <w:r w:rsidRPr="00FA62B9">
        <w:br w:type="page"/>
      </w:r>
    </w:p>
    <w:p w14:paraId="086EE5AF" w14:textId="0EC5CFDE" w:rsidR="00F340B2" w:rsidRPr="00FA62B9" w:rsidRDefault="00202F43" w:rsidP="001E16D9">
      <w:r w:rsidRPr="00FA62B9">
        <w:lastRenderedPageBreak/>
        <w:t>18 stycznia 2024 r., czwartek</w:t>
      </w:r>
    </w:p>
    <w:p w14:paraId="7132DB5D" w14:textId="3EFA13C2" w:rsidR="00C24B76" w:rsidRPr="00FA62B9" w:rsidRDefault="00C24B76" w:rsidP="00C24B76">
      <w:r w:rsidRPr="00FA62B9">
        <w:t xml:space="preserve">Dyżurni: </w:t>
      </w:r>
      <w:r w:rsidR="000E06D9" w:rsidRPr="00FA62B9">
        <w:t xml:space="preserve">Anna Kosoń i Marcin Kotowski, Przemysław </w:t>
      </w:r>
      <w:proofErr w:type="spellStart"/>
      <w:r w:rsidR="000E06D9" w:rsidRPr="00FA62B9">
        <w:t>Rałł</w:t>
      </w:r>
      <w:proofErr w:type="spellEnd"/>
    </w:p>
    <w:p w14:paraId="086EE5B0" w14:textId="58D5F4E6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5B1" w14:textId="77777777" w:rsidR="00F340B2" w:rsidRPr="00FA62B9" w:rsidRDefault="00F340B2" w:rsidP="001E16D9"/>
    <w:p w14:paraId="086EE5B2" w14:textId="77777777" w:rsidR="00F340B2" w:rsidRPr="00FA62B9" w:rsidRDefault="00202F43" w:rsidP="001E16D9">
      <w:r w:rsidRPr="00FA62B9">
        <w:t xml:space="preserve">Woda: Odkuwanie </w:t>
      </w:r>
      <w:proofErr w:type="gramStart"/>
      <w:r w:rsidRPr="00FA62B9">
        <w:t>lodu</w:t>
      </w:r>
      <w:proofErr w:type="gramEnd"/>
      <w:r w:rsidRPr="00FA62B9">
        <w:t xml:space="preserve"> w 9 poidłach (temp. -8°C, ŚOI), wymiana wody w 3 wannach, spuszczenie instalacji i węży. System sprawny.</w:t>
      </w:r>
    </w:p>
    <w:p w14:paraId="086EE5B3" w14:textId="77777777" w:rsidR="00F340B2" w:rsidRPr="00FA62B9" w:rsidRDefault="00F340B2" w:rsidP="001E16D9"/>
    <w:p w14:paraId="086EE5B4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ogrodzeniowych, odśnieżanie dojazdów. Stan ogrodzeń dobry.</w:t>
      </w:r>
    </w:p>
    <w:p w14:paraId="086EE5B5" w14:textId="77777777" w:rsidR="00F340B2" w:rsidRPr="00FA62B9" w:rsidRDefault="00F340B2" w:rsidP="001E16D9"/>
    <w:p w14:paraId="086EE5B6" w14:textId="3771D294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Odśnieżanie terenu stacji, czyszczenie dachów ze śniegu.</w:t>
      </w:r>
    </w:p>
    <w:p w14:paraId="086EE5B7" w14:textId="77777777" w:rsidR="00F340B2" w:rsidRPr="00FA62B9" w:rsidRDefault="00F340B2" w:rsidP="001E16D9"/>
    <w:p w14:paraId="086EE5B8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5B9" w14:textId="77777777" w:rsidR="00F340B2" w:rsidRPr="00FA62B9" w:rsidRDefault="00F340B2" w:rsidP="001E16D9"/>
    <w:p w14:paraId="086EE5BA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-10°C, max -5°C, średnia -8°C; opady śniegu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5BB" w14:textId="77777777" w:rsidR="00F340B2" w:rsidRPr="00FA62B9" w:rsidRDefault="00F340B2" w:rsidP="001E16D9"/>
    <w:p w14:paraId="086EE5BC" w14:textId="77777777" w:rsidR="00F340B2" w:rsidRPr="00FA62B9" w:rsidRDefault="00202F43" w:rsidP="001E16D9">
      <w:r w:rsidRPr="00FA62B9">
        <w:t>Bez zdarzeń nadzwyczajnych, dyżur zakończony bez uwag.</w:t>
      </w:r>
    </w:p>
    <w:p w14:paraId="086EE5BD" w14:textId="77777777" w:rsidR="00F340B2" w:rsidRPr="00FA62B9" w:rsidRDefault="00F340B2" w:rsidP="001E16D9"/>
    <w:p w14:paraId="086EE5BE" w14:textId="59B99F79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5BF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18.01.2024</w:t>
      </w:r>
    </w:p>
    <w:p w14:paraId="086EE5C0" w14:textId="2F282EC1" w:rsidR="00F340B2" w:rsidRPr="00FA62B9" w:rsidRDefault="00202F43" w:rsidP="001E16D9">
      <w:r w:rsidRPr="00FA62B9">
        <w:t>___</w:t>
      </w:r>
    </w:p>
    <w:p w14:paraId="09758210" w14:textId="77777777" w:rsidR="00070266" w:rsidRPr="00FA62B9" w:rsidRDefault="00070266">
      <w:r w:rsidRPr="00FA62B9">
        <w:br w:type="page"/>
      </w:r>
    </w:p>
    <w:p w14:paraId="086EE5C1" w14:textId="31EF3FEB" w:rsidR="00F340B2" w:rsidRPr="00FA62B9" w:rsidRDefault="00202F43" w:rsidP="001E16D9">
      <w:r w:rsidRPr="00FA62B9">
        <w:lastRenderedPageBreak/>
        <w:t>19 stycznia 2024 r., piątek</w:t>
      </w:r>
    </w:p>
    <w:p w14:paraId="4532204F" w14:textId="7663CDBC" w:rsidR="00C24B76" w:rsidRPr="00FA62B9" w:rsidRDefault="00C24B76" w:rsidP="00C24B76">
      <w:r w:rsidRPr="00FA62B9">
        <w:t xml:space="preserve">Dyżurni oddający: </w:t>
      </w:r>
      <w:r w:rsidR="000E06D9" w:rsidRPr="00FA62B9">
        <w:t xml:space="preserve">Anna Kosoń, Przemysław </w:t>
      </w:r>
      <w:proofErr w:type="spellStart"/>
      <w:r w:rsidR="000E06D9" w:rsidRPr="00FA62B9">
        <w:t>Rałł</w:t>
      </w:r>
      <w:proofErr w:type="spellEnd"/>
      <w:r w:rsidR="008C1CF4" w:rsidRPr="00FA62B9">
        <w:t>, Michał Krawiec</w:t>
      </w:r>
    </w:p>
    <w:p w14:paraId="0630F046" w14:textId="4DFE599F" w:rsidR="00C24B76" w:rsidRPr="00FA62B9" w:rsidRDefault="00C24B76" w:rsidP="00C24B76">
      <w:r w:rsidRPr="00FA62B9">
        <w:t>Dyżurni Przyjmujący</w:t>
      </w:r>
      <w:r w:rsidR="006E42EF" w:rsidRPr="00FA62B9">
        <w:t>: Paweł Kojs i Maciej Jabłoński</w:t>
      </w:r>
    </w:p>
    <w:p w14:paraId="086EE5C2" w14:textId="470200DB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5C3" w14:textId="77777777" w:rsidR="00F340B2" w:rsidRPr="00FA62B9" w:rsidRDefault="00F340B2" w:rsidP="001E16D9"/>
    <w:p w14:paraId="086EE5C4" w14:textId="48E3B60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-5°C),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5C5" w14:textId="77777777" w:rsidR="00F340B2" w:rsidRPr="00FA62B9" w:rsidRDefault="00F340B2" w:rsidP="001E16D9"/>
    <w:p w14:paraId="086EE5C6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ogrodzeniowych, odśnieżanie dojazdów. Stan ogrodzeń dobry.</w:t>
      </w:r>
    </w:p>
    <w:p w14:paraId="086EE5C7" w14:textId="77777777" w:rsidR="00F340B2" w:rsidRPr="00FA62B9" w:rsidRDefault="00F340B2" w:rsidP="001E16D9"/>
    <w:p w14:paraId="086EE5C8" w14:textId="219F4B24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Odśnieżanie terenu stacji, czyszczenie dachów ze śniegu.</w:t>
      </w:r>
    </w:p>
    <w:p w14:paraId="086EE5C9" w14:textId="77777777" w:rsidR="00F340B2" w:rsidRPr="00FA62B9" w:rsidRDefault="00F340B2" w:rsidP="001E16D9"/>
    <w:p w14:paraId="086EE5CA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5CB" w14:textId="77777777" w:rsidR="00F340B2" w:rsidRPr="00FA62B9" w:rsidRDefault="00F340B2" w:rsidP="001E16D9"/>
    <w:p w14:paraId="086EE5CC" w14:textId="77777777" w:rsidR="00F340B2" w:rsidRPr="00FA62B9" w:rsidRDefault="00202F43" w:rsidP="001E16D9">
      <w:r w:rsidRPr="00FA62B9">
        <w:t>Czynności tygodniowe: Kontrola zabezpieczeń przeciwpożarowych w 14 budynkach. Sprawdzanie stanu dachów, rynien (śnieg, sople). Monitoring kondycji zwierząt.</w:t>
      </w:r>
    </w:p>
    <w:p w14:paraId="086EE5CD" w14:textId="77777777" w:rsidR="00F340B2" w:rsidRPr="00FA62B9" w:rsidRDefault="00F340B2" w:rsidP="001E16D9"/>
    <w:p w14:paraId="086EE5CE" w14:textId="188453EE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E5CF" w14:textId="77777777" w:rsidR="00F340B2" w:rsidRPr="00FA62B9" w:rsidRDefault="00F340B2" w:rsidP="001E16D9"/>
    <w:p w14:paraId="086EE5D0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-8°C, max -2°C, średnia -5°C; opady śniegu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5D1" w14:textId="77777777" w:rsidR="00F340B2" w:rsidRPr="00FA62B9" w:rsidRDefault="00F340B2" w:rsidP="001E16D9"/>
    <w:p w14:paraId="086EE5D2" w14:textId="77777777" w:rsidR="00F340B2" w:rsidRPr="00FA62B9" w:rsidRDefault="00202F43" w:rsidP="001E16D9">
      <w:r w:rsidRPr="00FA62B9">
        <w:t>Bez zdarzeń nadzwyczajnych, dyżur zakończony bez uwag.</w:t>
      </w:r>
    </w:p>
    <w:p w14:paraId="086EE5D3" w14:textId="77777777" w:rsidR="00F340B2" w:rsidRPr="00FA62B9" w:rsidRDefault="00F340B2" w:rsidP="001E16D9"/>
    <w:p w14:paraId="086EE5D4" w14:textId="33966A32" w:rsidR="00F340B2" w:rsidRPr="00FA62B9" w:rsidRDefault="00B9574E" w:rsidP="001E16D9">
      <w:r w:rsidRPr="00FA62B9">
        <w:rPr>
          <w:i/>
          <w:iCs/>
        </w:rPr>
        <w:t xml:space="preserve">Dyżurny: Paweł Kojs: </w:t>
      </w:r>
      <w:r w:rsidR="004622FF" w:rsidRPr="00FA62B9">
        <w:rPr>
          <w:noProof/>
        </w:rPr>
        <w:drawing>
          <wp:inline distT="0" distB="0" distL="0" distR="0" wp14:anchorId="2ED90D95" wp14:editId="57EAD462">
            <wp:extent cx="1095375" cy="565454"/>
            <wp:effectExtent l="0" t="0" r="0" b="6350"/>
            <wp:docPr id="366388308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5D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19.01.2024</w:t>
      </w:r>
    </w:p>
    <w:p w14:paraId="086EE5D6" w14:textId="185AFB5E" w:rsidR="00F340B2" w:rsidRPr="00FA62B9" w:rsidRDefault="00202F43" w:rsidP="001E16D9">
      <w:r w:rsidRPr="00FA62B9">
        <w:t>___</w:t>
      </w:r>
    </w:p>
    <w:p w14:paraId="0ECA9255" w14:textId="77777777" w:rsidR="007E7E9C" w:rsidRPr="00FA62B9" w:rsidRDefault="007E7E9C">
      <w:r w:rsidRPr="00FA62B9">
        <w:br w:type="page"/>
      </w:r>
    </w:p>
    <w:p w14:paraId="086EE5D7" w14:textId="0853D940" w:rsidR="00F340B2" w:rsidRPr="00FA62B9" w:rsidRDefault="00202F43" w:rsidP="001E16D9">
      <w:r w:rsidRPr="00FA62B9">
        <w:lastRenderedPageBreak/>
        <w:t>20 stycznia 2024 r., sobota</w:t>
      </w:r>
    </w:p>
    <w:p w14:paraId="57DAB998" w14:textId="254AE876" w:rsidR="006E42EF" w:rsidRPr="00FA62B9" w:rsidRDefault="006E42EF" w:rsidP="006E42EF">
      <w:r w:rsidRPr="00FA62B9">
        <w:t>Dyżurni: Paweł Kojs i Maciej Jabłoński</w:t>
      </w:r>
      <w:r w:rsidR="008C1CF4" w:rsidRPr="00FA62B9">
        <w:t>, Michał Krawiec</w:t>
      </w:r>
    </w:p>
    <w:p w14:paraId="086EE5D8" w14:textId="7ECF20E4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5D9" w14:textId="77777777" w:rsidR="00F340B2" w:rsidRPr="00FA62B9" w:rsidRDefault="00F340B2" w:rsidP="001E16D9"/>
    <w:p w14:paraId="086EE5DA" w14:textId="7C3C71F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-3°C),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5DB" w14:textId="77777777" w:rsidR="00F340B2" w:rsidRPr="00FA62B9" w:rsidRDefault="00F340B2" w:rsidP="001E16D9"/>
    <w:p w14:paraId="086EE5DC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ogrodzeniowych, odśnieżanie dojazdów. Stan ogrodzeń dobry.</w:t>
      </w:r>
    </w:p>
    <w:p w14:paraId="086EE5DD" w14:textId="77777777" w:rsidR="00F340B2" w:rsidRPr="00FA62B9" w:rsidRDefault="00F340B2" w:rsidP="001E16D9"/>
    <w:p w14:paraId="086EE5DE" w14:textId="0897B59C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Odśnieżanie terenu stacji, czyszczenie dachów ze śniegu.</w:t>
      </w:r>
    </w:p>
    <w:p w14:paraId="086EE5DF" w14:textId="77777777" w:rsidR="00F340B2" w:rsidRPr="00FA62B9" w:rsidRDefault="00F340B2" w:rsidP="001E16D9"/>
    <w:p w14:paraId="086EE5E0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5E1" w14:textId="77777777" w:rsidR="00F340B2" w:rsidRPr="00FA62B9" w:rsidRDefault="00F340B2" w:rsidP="001E16D9"/>
    <w:p w14:paraId="086EE5E2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-6°C, max 0°C, średnia -3°C; opady śniegu 4.0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5E3" w14:textId="77777777" w:rsidR="00F340B2" w:rsidRPr="00FA62B9" w:rsidRDefault="00F340B2" w:rsidP="001E16D9"/>
    <w:p w14:paraId="086EE5E4" w14:textId="77777777" w:rsidR="00F340B2" w:rsidRPr="00FA62B9" w:rsidRDefault="00202F43" w:rsidP="001E16D9">
      <w:r w:rsidRPr="00FA62B9">
        <w:t>Bez zdarzeń nadzwyczajnych, dyżur zakończony bez uwag.</w:t>
      </w:r>
    </w:p>
    <w:p w14:paraId="086EE5E5" w14:textId="77777777" w:rsidR="00F340B2" w:rsidRPr="00FA62B9" w:rsidRDefault="00F340B2" w:rsidP="001E16D9"/>
    <w:p w14:paraId="086EE5E6" w14:textId="756A074F" w:rsidR="00F340B2" w:rsidRPr="00FA62B9" w:rsidRDefault="00B9574E" w:rsidP="001E16D9">
      <w:r w:rsidRPr="00FA62B9">
        <w:rPr>
          <w:i/>
          <w:iCs/>
        </w:rPr>
        <w:t>Dyżurny: Paweł Kojs</w:t>
      </w:r>
      <w:r w:rsidR="00905CD8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58E2C03A" wp14:editId="0DF5503C">
            <wp:extent cx="1095375" cy="565454"/>
            <wp:effectExtent l="0" t="0" r="0" b="6350"/>
            <wp:docPr id="604288706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5E7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20.01.2024</w:t>
      </w:r>
    </w:p>
    <w:p w14:paraId="086EE5E8" w14:textId="4FDFF538" w:rsidR="00F340B2" w:rsidRPr="00FA62B9" w:rsidRDefault="00202F43" w:rsidP="001E16D9">
      <w:r w:rsidRPr="00FA62B9">
        <w:t>___</w:t>
      </w:r>
    </w:p>
    <w:p w14:paraId="45A47EE3" w14:textId="77777777" w:rsidR="007E7E9C" w:rsidRPr="00FA62B9" w:rsidRDefault="007E7E9C">
      <w:r w:rsidRPr="00FA62B9">
        <w:br w:type="page"/>
      </w:r>
    </w:p>
    <w:p w14:paraId="086EE5E9" w14:textId="6664D40A" w:rsidR="00F340B2" w:rsidRPr="00FA62B9" w:rsidRDefault="00202F43" w:rsidP="001E16D9">
      <w:r w:rsidRPr="00FA62B9">
        <w:lastRenderedPageBreak/>
        <w:t>21 stycznia 2024 r., niedziela</w:t>
      </w:r>
    </w:p>
    <w:p w14:paraId="7A6E0818" w14:textId="77777777" w:rsidR="002D2188" w:rsidRPr="00FA62B9" w:rsidRDefault="002D2188" w:rsidP="002D2188">
      <w:r w:rsidRPr="00FA62B9">
        <w:t>Dyżurni: Paweł Kojs i Maciej Jabłoński</w:t>
      </w:r>
    </w:p>
    <w:p w14:paraId="086EE5EA" w14:textId="58E96B99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5EB" w14:textId="77777777" w:rsidR="00F340B2" w:rsidRPr="00FA62B9" w:rsidRDefault="00F340B2" w:rsidP="001E16D9"/>
    <w:p w14:paraId="086EE5EC" w14:textId="57EDAE7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-3°C),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5ED" w14:textId="77777777" w:rsidR="00F340B2" w:rsidRPr="00FA62B9" w:rsidRDefault="00F340B2" w:rsidP="001E16D9"/>
    <w:p w14:paraId="086EE5EE" w14:textId="3869FAA7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5EF" w14:textId="77777777" w:rsidR="00F340B2" w:rsidRPr="00FA62B9" w:rsidRDefault="00F340B2" w:rsidP="001E16D9"/>
    <w:p w14:paraId="086EE5F0" w14:textId="720294A0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EE5F1" w14:textId="77777777" w:rsidR="00F340B2" w:rsidRPr="00FA62B9" w:rsidRDefault="00F340B2" w:rsidP="001E16D9"/>
    <w:p w14:paraId="086EE5F2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5F3" w14:textId="77777777" w:rsidR="00F340B2" w:rsidRPr="00FA62B9" w:rsidRDefault="00F340B2" w:rsidP="001E16D9"/>
    <w:p w14:paraId="086EE5F4" w14:textId="77777777" w:rsidR="00F340B2" w:rsidRPr="00FA62B9" w:rsidRDefault="00202F43" w:rsidP="001E16D9">
      <w:r w:rsidRPr="00FA62B9">
        <w:rPr>
          <w:i/>
          <w:iCs/>
        </w:rPr>
        <w:t>Warunki meteorologiczne: temperatura min -5°C, max 0°C, średnia -3°C; brak opadów.</w:t>
      </w:r>
    </w:p>
    <w:p w14:paraId="086EE5F5" w14:textId="77777777" w:rsidR="00F340B2" w:rsidRPr="00FA62B9" w:rsidRDefault="00F340B2" w:rsidP="001E16D9"/>
    <w:p w14:paraId="086EE5F6" w14:textId="77777777" w:rsidR="00F340B2" w:rsidRPr="00FA62B9" w:rsidRDefault="00202F43" w:rsidP="001E16D9">
      <w:r w:rsidRPr="00FA62B9">
        <w:t>Bez zdarzeń nadzwyczajnych, dyżur zakończony bez uwag.</w:t>
      </w:r>
    </w:p>
    <w:p w14:paraId="086EE5F7" w14:textId="77777777" w:rsidR="00F340B2" w:rsidRPr="00FA62B9" w:rsidRDefault="00F340B2" w:rsidP="001E16D9"/>
    <w:p w14:paraId="086EE5F8" w14:textId="5DCF3E48" w:rsidR="00F340B2" w:rsidRPr="00FA62B9" w:rsidRDefault="00B9574E" w:rsidP="001E16D9">
      <w:r w:rsidRPr="00FA62B9">
        <w:rPr>
          <w:i/>
          <w:iCs/>
        </w:rPr>
        <w:t>Dyżurny: Paweł Kojs</w:t>
      </w:r>
      <w:r w:rsidR="00905CD8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54EFDED7" wp14:editId="1144AF8E">
            <wp:extent cx="1095375" cy="565454"/>
            <wp:effectExtent l="0" t="0" r="0" b="6350"/>
            <wp:docPr id="574317335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5F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21.01.2024</w:t>
      </w:r>
    </w:p>
    <w:p w14:paraId="086EE5FA" w14:textId="62F6E516" w:rsidR="00F340B2" w:rsidRPr="00FA62B9" w:rsidRDefault="00202F43" w:rsidP="001E16D9">
      <w:r w:rsidRPr="00FA62B9">
        <w:t>___</w:t>
      </w:r>
    </w:p>
    <w:p w14:paraId="5CCEC9DB" w14:textId="77777777" w:rsidR="007E7E9C" w:rsidRPr="00FA62B9" w:rsidRDefault="007E7E9C">
      <w:r w:rsidRPr="00FA62B9">
        <w:br w:type="page"/>
      </w:r>
    </w:p>
    <w:p w14:paraId="086EE5FB" w14:textId="001E2618" w:rsidR="00F340B2" w:rsidRPr="00FA62B9" w:rsidRDefault="00202F43" w:rsidP="001E16D9">
      <w:r w:rsidRPr="00FA62B9">
        <w:lastRenderedPageBreak/>
        <w:t>22 stycznia 2024 r., poniedziałek</w:t>
      </w:r>
    </w:p>
    <w:p w14:paraId="7B51DB26" w14:textId="7F8EAECC" w:rsidR="000F1943" w:rsidRPr="00FA62B9" w:rsidRDefault="000F1943" w:rsidP="000F1943">
      <w:r w:rsidRPr="00FA62B9">
        <w:t>Dyżurni oddający: Paweł Kojs i Maciej Jabłoński</w:t>
      </w:r>
    </w:p>
    <w:p w14:paraId="5F0991F5" w14:textId="6621BC91" w:rsidR="000F1943" w:rsidRPr="00FA62B9" w:rsidRDefault="000F1943" w:rsidP="000F1943">
      <w:r w:rsidRPr="00FA62B9">
        <w:t xml:space="preserve">Dyżurni Przyjmujący: </w:t>
      </w:r>
      <w:r w:rsidR="004673BA" w:rsidRPr="00FA62B9">
        <w:t>Anna Kosoń</w:t>
      </w:r>
      <w:r w:rsidR="00343113" w:rsidRPr="00FA62B9">
        <w:t>,</w:t>
      </w:r>
      <w:r w:rsidR="004673BA" w:rsidRPr="00FA62B9">
        <w:t xml:space="preserve"> Przemysław </w:t>
      </w:r>
      <w:proofErr w:type="spellStart"/>
      <w:r w:rsidR="004673BA" w:rsidRPr="00FA62B9">
        <w:t>Rałł</w:t>
      </w:r>
      <w:proofErr w:type="spellEnd"/>
      <w:r w:rsidR="00343113" w:rsidRPr="00FA62B9">
        <w:t xml:space="preserve"> i Michał Krawiec</w:t>
      </w:r>
    </w:p>
    <w:p w14:paraId="086EE5FC" w14:textId="6E1DF337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E5FD" w14:textId="77777777" w:rsidR="00F340B2" w:rsidRPr="00FA62B9" w:rsidRDefault="00F340B2" w:rsidP="001E16D9"/>
    <w:p w14:paraId="086EE5FE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5FF" w14:textId="77777777" w:rsidR="00F340B2" w:rsidRPr="00FA62B9" w:rsidRDefault="00F340B2" w:rsidP="001E16D9"/>
    <w:p w14:paraId="086EE600" w14:textId="169891BB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601" w14:textId="77777777" w:rsidR="00F340B2" w:rsidRPr="00FA62B9" w:rsidRDefault="00F340B2" w:rsidP="001E16D9"/>
    <w:p w14:paraId="086EE602" w14:textId="4004023C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603" w14:textId="77777777" w:rsidR="00F340B2" w:rsidRPr="00FA62B9" w:rsidRDefault="00F340B2" w:rsidP="001E16D9"/>
    <w:p w14:paraId="086EE604" w14:textId="58B88FE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-2°C),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605" w14:textId="77777777" w:rsidR="00F340B2" w:rsidRPr="00FA62B9" w:rsidRDefault="00F340B2" w:rsidP="001E16D9"/>
    <w:p w14:paraId="086EE606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607" w14:textId="77777777" w:rsidR="00F340B2" w:rsidRPr="00FA62B9" w:rsidRDefault="00F340B2" w:rsidP="001E16D9"/>
    <w:p w14:paraId="086EE608" w14:textId="733E639E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EE609" w14:textId="77777777" w:rsidR="00F340B2" w:rsidRPr="00FA62B9" w:rsidRDefault="00F340B2" w:rsidP="001E16D9"/>
    <w:p w14:paraId="086EE60A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60B" w14:textId="77777777" w:rsidR="00F340B2" w:rsidRPr="00FA62B9" w:rsidRDefault="00F340B2" w:rsidP="001E16D9"/>
    <w:p w14:paraId="086EE60C" w14:textId="77777777" w:rsidR="00F340B2" w:rsidRPr="00FA62B9" w:rsidRDefault="00202F43" w:rsidP="001E16D9">
      <w:r w:rsidRPr="00FA62B9">
        <w:rPr>
          <w:i/>
          <w:iCs/>
        </w:rPr>
        <w:t>Warunki meteorologiczne: temperatura min -4°C, max 1°C, średnia -2°C; brak opadów.</w:t>
      </w:r>
    </w:p>
    <w:p w14:paraId="086EE60D" w14:textId="77777777" w:rsidR="00F340B2" w:rsidRPr="00FA62B9" w:rsidRDefault="00F340B2" w:rsidP="001E16D9"/>
    <w:p w14:paraId="086EE60E" w14:textId="77777777" w:rsidR="00F340B2" w:rsidRPr="00FA62B9" w:rsidRDefault="00202F43" w:rsidP="001E16D9">
      <w:r w:rsidRPr="00FA62B9">
        <w:t>Bez zdarzeń nadzwyczajnych, dyżur zakończony bez uwag.</w:t>
      </w:r>
    </w:p>
    <w:p w14:paraId="086EE60F" w14:textId="77777777" w:rsidR="00F340B2" w:rsidRPr="00FA62B9" w:rsidRDefault="00F340B2" w:rsidP="001E16D9"/>
    <w:p w14:paraId="086EE610" w14:textId="34BF6D29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611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22.01.2024</w:t>
      </w:r>
    </w:p>
    <w:p w14:paraId="086EE612" w14:textId="530D3E87" w:rsidR="00F340B2" w:rsidRPr="00FA62B9" w:rsidRDefault="00202F43" w:rsidP="001E16D9">
      <w:r w:rsidRPr="00FA62B9">
        <w:t>___</w:t>
      </w:r>
    </w:p>
    <w:p w14:paraId="5B1730CB" w14:textId="77777777" w:rsidR="007E7E9C" w:rsidRPr="00FA62B9" w:rsidRDefault="007E7E9C">
      <w:r w:rsidRPr="00FA62B9">
        <w:br w:type="page"/>
      </w:r>
    </w:p>
    <w:p w14:paraId="086EE613" w14:textId="4B649A9D" w:rsidR="00F340B2" w:rsidRPr="00FA62B9" w:rsidRDefault="00202F43" w:rsidP="001E16D9">
      <w:r w:rsidRPr="00FA62B9">
        <w:lastRenderedPageBreak/>
        <w:t>23 stycznia 2024 r., wtorek</w:t>
      </w:r>
    </w:p>
    <w:p w14:paraId="1161169B" w14:textId="77777777" w:rsidR="00343113" w:rsidRPr="00FA62B9" w:rsidRDefault="004673BA" w:rsidP="00343113">
      <w:r w:rsidRPr="00FA62B9">
        <w:t>Dyżurni: Anna Kosoń</w:t>
      </w:r>
      <w:r w:rsidR="00343113" w:rsidRPr="00FA62B9">
        <w:t>,</w:t>
      </w:r>
      <w:r w:rsidRPr="00FA62B9">
        <w:t xml:space="preserve"> Przemysław </w:t>
      </w:r>
      <w:proofErr w:type="spellStart"/>
      <w:r w:rsidRPr="00FA62B9">
        <w:t>Rałł</w:t>
      </w:r>
      <w:proofErr w:type="spellEnd"/>
      <w:r w:rsidR="00343113" w:rsidRPr="00FA62B9">
        <w:t xml:space="preserve"> i Michał Krawiec</w:t>
      </w:r>
    </w:p>
    <w:p w14:paraId="086EE614" w14:textId="63848F94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615" w14:textId="77777777" w:rsidR="00F340B2" w:rsidRPr="00FA62B9" w:rsidRDefault="00F340B2" w:rsidP="001E16D9"/>
    <w:p w14:paraId="086EE616" w14:textId="2BA89D4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0°C), kontrola systemu wodociągowego (zawory, węże, pompy). System sprawny, bez wycieków.</w:t>
      </w:r>
    </w:p>
    <w:p w14:paraId="086EE617" w14:textId="77777777" w:rsidR="00F340B2" w:rsidRPr="00FA62B9" w:rsidRDefault="00F340B2" w:rsidP="001E16D9"/>
    <w:p w14:paraId="086EE618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619" w14:textId="77777777" w:rsidR="00F340B2" w:rsidRPr="00FA62B9" w:rsidRDefault="00F340B2" w:rsidP="001E16D9"/>
    <w:p w14:paraId="086EE61A" w14:textId="493772E3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61B" w14:textId="77777777" w:rsidR="00F340B2" w:rsidRPr="00FA62B9" w:rsidRDefault="00F340B2" w:rsidP="001E16D9"/>
    <w:p w14:paraId="086EE61C" w14:textId="31671D7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61D" w14:textId="77777777" w:rsidR="00F340B2" w:rsidRPr="00FA62B9" w:rsidRDefault="00F340B2" w:rsidP="001E16D9"/>
    <w:p w14:paraId="086EE61E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-3°C, max 2°C, średnia 0°C;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61F" w14:textId="77777777" w:rsidR="00F340B2" w:rsidRPr="00FA62B9" w:rsidRDefault="00F340B2" w:rsidP="001E16D9"/>
    <w:p w14:paraId="086EE620" w14:textId="77777777" w:rsidR="00F340B2" w:rsidRPr="00FA62B9" w:rsidRDefault="00202F43" w:rsidP="001E16D9">
      <w:r w:rsidRPr="00FA62B9">
        <w:t>Bez zdarzeń nadzwyczajnych, dyżur zakończony bez uwag.</w:t>
      </w:r>
    </w:p>
    <w:p w14:paraId="086EE621" w14:textId="77777777" w:rsidR="00F340B2" w:rsidRPr="00FA62B9" w:rsidRDefault="00F340B2" w:rsidP="001E16D9"/>
    <w:p w14:paraId="086EE622" w14:textId="3E24B22F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623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23.01.2024</w:t>
      </w:r>
    </w:p>
    <w:p w14:paraId="086EE624" w14:textId="1713A651" w:rsidR="00F340B2" w:rsidRPr="00FA62B9" w:rsidRDefault="00202F43" w:rsidP="001E16D9">
      <w:r w:rsidRPr="00FA62B9">
        <w:t>___</w:t>
      </w:r>
    </w:p>
    <w:p w14:paraId="04EA9FC1" w14:textId="77777777" w:rsidR="007E7E9C" w:rsidRPr="00FA62B9" w:rsidRDefault="007E7E9C">
      <w:r w:rsidRPr="00FA62B9">
        <w:br w:type="page"/>
      </w:r>
    </w:p>
    <w:p w14:paraId="086EE625" w14:textId="63835930" w:rsidR="00F340B2" w:rsidRPr="00FA62B9" w:rsidRDefault="00202F43" w:rsidP="001E16D9">
      <w:r w:rsidRPr="00FA62B9">
        <w:lastRenderedPageBreak/>
        <w:t>24 stycznia 2024 r., środa</w:t>
      </w:r>
    </w:p>
    <w:p w14:paraId="4B51ADF7" w14:textId="3DB70B9A" w:rsidR="00343113" w:rsidRPr="00FA62B9" w:rsidRDefault="004673BA" w:rsidP="00343113">
      <w:r w:rsidRPr="00FA62B9">
        <w:t>Dyżurni: Anna Kosoń</w:t>
      </w:r>
      <w:r w:rsidR="00CD0E96" w:rsidRPr="00FA62B9">
        <w:t>,</w:t>
      </w:r>
      <w:r w:rsidRPr="00FA62B9">
        <w:t xml:space="preserve"> Przemysław </w:t>
      </w:r>
      <w:proofErr w:type="spellStart"/>
      <w:r w:rsidRPr="00FA62B9">
        <w:t>Rałł</w:t>
      </w:r>
      <w:proofErr w:type="spellEnd"/>
      <w:r w:rsidR="00343113" w:rsidRPr="00FA62B9">
        <w:t xml:space="preserve"> i Michał Krawiec</w:t>
      </w:r>
    </w:p>
    <w:p w14:paraId="086EE626" w14:textId="5F3DB38F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627" w14:textId="77777777" w:rsidR="00F340B2" w:rsidRPr="00FA62B9" w:rsidRDefault="00F340B2" w:rsidP="001E16D9"/>
    <w:p w14:paraId="086EE628" w14:textId="4387F5D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+1°C), kontrola systemu wodociągowego (zawory, węże, pompy). System sprawny, bez wycieków.</w:t>
      </w:r>
    </w:p>
    <w:p w14:paraId="086EE629" w14:textId="77777777" w:rsidR="00F340B2" w:rsidRPr="00FA62B9" w:rsidRDefault="00F340B2" w:rsidP="001E16D9"/>
    <w:p w14:paraId="086EE62A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62B" w14:textId="77777777" w:rsidR="00F340B2" w:rsidRPr="00FA62B9" w:rsidRDefault="00F340B2" w:rsidP="001E16D9"/>
    <w:p w14:paraId="086EE62C" w14:textId="31B7D8C2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62D" w14:textId="77777777" w:rsidR="00F340B2" w:rsidRPr="00FA62B9" w:rsidRDefault="00F340B2" w:rsidP="001E16D9"/>
    <w:p w14:paraId="086EE62E" w14:textId="02599FD0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62F" w14:textId="77777777" w:rsidR="00F340B2" w:rsidRPr="00FA62B9" w:rsidRDefault="00F340B2" w:rsidP="001E16D9"/>
    <w:p w14:paraId="086EE630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-2°C, max 3°C, średnia 1°C; opady deszczu 4.0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631" w14:textId="77777777" w:rsidR="00F340B2" w:rsidRPr="00FA62B9" w:rsidRDefault="00F340B2" w:rsidP="001E16D9"/>
    <w:p w14:paraId="086EE632" w14:textId="77777777" w:rsidR="00F340B2" w:rsidRPr="00FA62B9" w:rsidRDefault="00202F43" w:rsidP="001E16D9">
      <w:r w:rsidRPr="00FA62B9">
        <w:t>Bez zdarzeń nadzwyczajnych, dyżur zakończony bez uwag.</w:t>
      </w:r>
    </w:p>
    <w:p w14:paraId="086EE633" w14:textId="77777777" w:rsidR="00F340B2" w:rsidRPr="00FA62B9" w:rsidRDefault="00F340B2" w:rsidP="001E16D9"/>
    <w:p w14:paraId="086EE634" w14:textId="67E04113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63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24.01.2024</w:t>
      </w:r>
    </w:p>
    <w:p w14:paraId="086EE636" w14:textId="62D49822" w:rsidR="00F340B2" w:rsidRPr="00FA62B9" w:rsidRDefault="00202F43" w:rsidP="001E16D9">
      <w:r w:rsidRPr="00FA62B9">
        <w:t>___</w:t>
      </w:r>
    </w:p>
    <w:p w14:paraId="4506D639" w14:textId="77777777" w:rsidR="007E7E9C" w:rsidRPr="00FA62B9" w:rsidRDefault="007E7E9C">
      <w:r w:rsidRPr="00FA62B9">
        <w:br w:type="page"/>
      </w:r>
    </w:p>
    <w:p w14:paraId="086EE637" w14:textId="58CB6F6F" w:rsidR="00F340B2" w:rsidRPr="00FA62B9" w:rsidRDefault="00202F43" w:rsidP="001E16D9">
      <w:r w:rsidRPr="00FA62B9">
        <w:lastRenderedPageBreak/>
        <w:t>25 stycznia 2024 r., czwartek</w:t>
      </w:r>
    </w:p>
    <w:p w14:paraId="2D612377" w14:textId="3244FA46" w:rsidR="00343113" w:rsidRPr="00FA62B9" w:rsidRDefault="004673BA" w:rsidP="00343113">
      <w:r w:rsidRPr="00FA62B9">
        <w:t>Dyżurni: Anna Kosoń</w:t>
      </w:r>
      <w:r w:rsidR="00CD0E96" w:rsidRPr="00FA62B9">
        <w:t>,</w:t>
      </w:r>
      <w:r w:rsidRPr="00FA62B9">
        <w:t xml:space="preserve"> Przemysław </w:t>
      </w:r>
      <w:proofErr w:type="spellStart"/>
      <w:r w:rsidRPr="00FA62B9">
        <w:t>Rałł</w:t>
      </w:r>
      <w:proofErr w:type="spellEnd"/>
      <w:r w:rsidR="00343113" w:rsidRPr="00FA62B9">
        <w:t xml:space="preserve"> i Michał Krawiec</w:t>
      </w:r>
    </w:p>
    <w:p w14:paraId="086EE638" w14:textId="731CBAE0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639" w14:textId="77777777" w:rsidR="00F340B2" w:rsidRPr="00FA62B9" w:rsidRDefault="00F340B2" w:rsidP="001E16D9"/>
    <w:p w14:paraId="086EE63A" w14:textId="514B179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0°C), kontrola systemu wodociągowego (zawory, węże, pompy). System sprawny, bez wycieków.</w:t>
      </w:r>
    </w:p>
    <w:p w14:paraId="086EE63B" w14:textId="77777777" w:rsidR="00F340B2" w:rsidRPr="00FA62B9" w:rsidRDefault="00F340B2" w:rsidP="001E16D9"/>
    <w:p w14:paraId="086EE63C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63D" w14:textId="77777777" w:rsidR="00F340B2" w:rsidRPr="00FA62B9" w:rsidRDefault="00F340B2" w:rsidP="001E16D9"/>
    <w:p w14:paraId="086EE63E" w14:textId="575C5655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63F" w14:textId="77777777" w:rsidR="00F340B2" w:rsidRPr="00FA62B9" w:rsidRDefault="00F340B2" w:rsidP="001E16D9"/>
    <w:p w14:paraId="086EE640" w14:textId="2024137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641" w14:textId="77777777" w:rsidR="00F340B2" w:rsidRPr="00FA62B9" w:rsidRDefault="00F340B2" w:rsidP="001E16D9"/>
    <w:p w14:paraId="086EE642" w14:textId="77777777" w:rsidR="00F340B2" w:rsidRPr="00FA62B9" w:rsidRDefault="00202F43" w:rsidP="001E16D9">
      <w:r w:rsidRPr="00FA62B9">
        <w:rPr>
          <w:i/>
          <w:iCs/>
        </w:rPr>
        <w:t>Warunki meteorologiczne: temperatura min -3°C, max 2°C, średnia 0°C; brak opadów.</w:t>
      </w:r>
    </w:p>
    <w:p w14:paraId="086EE643" w14:textId="77777777" w:rsidR="00F340B2" w:rsidRPr="00FA62B9" w:rsidRDefault="00F340B2" w:rsidP="001E16D9"/>
    <w:p w14:paraId="086EE644" w14:textId="77777777" w:rsidR="00F340B2" w:rsidRPr="00FA62B9" w:rsidRDefault="00202F43" w:rsidP="001E16D9">
      <w:r w:rsidRPr="00FA62B9">
        <w:t>Bez zdarzeń nadzwyczajnych, dyżur zakończony bez uwag.</w:t>
      </w:r>
    </w:p>
    <w:p w14:paraId="086EE645" w14:textId="77777777" w:rsidR="00F340B2" w:rsidRPr="00FA62B9" w:rsidRDefault="00F340B2" w:rsidP="001E16D9"/>
    <w:p w14:paraId="086EE646" w14:textId="10DD385B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647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25.01.2024</w:t>
      </w:r>
    </w:p>
    <w:p w14:paraId="086EE648" w14:textId="352C07AF" w:rsidR="00F340B2" w:rsidRPr="00FA62B9" w:rsidRDefault="00202F43" w:rsidP="001E16D9">
      <w:r w:rsidRPr="00FA62B9">
        <w:t>___</w:t>
      </w:r>
    </w:p>
    <w:p w14:paraId="3CDE9C97" w14:textId="77777777" w:rsidR="007E7E9C" w:rsidRPr="00FA62B9" w:rsidRDefault="007E7E9C">
      <w:r w:rsidRPr="00FA62B9">
        <w:br w:type="page"/>
      </w:r>
    </w:p>
    <w:p w14:paraId="086EE649" w14:textId="437B76BA" w:rsidR="00F340B2" w:rsidRPr="00FA62B9" w:rsidRDefault="00202F43" w:rsidP="001E16D9">
      <w:r w:rsidRPr="00FA62B9">
        <w:lastRenderedPageBreak/>
        <w:t>26 stycznia 2024 r., piątek</w:t>
      </w:r>
    </w:p>
    <w:p w14:paraId="427EAC66" w14:textId="1B42156A" w:rsidR="00343113" w:rsidRPr="00FA62B9" w:rsidRDefault="004673BA" w:rsidP="00343113">
      <w:r w:rsidRPr="00FA62B9">
        <w:t>Dyżurn</w:t>
      </w:r>
      <w:r w:rsidR="002D10F6" w:rsidRPr="00FA62B9">
        <w:t>i</w:t>
      </w:r>
      <w:r w:rsidRPr="00FA62B9">
        <w:t xml:space="preserve"> </w:t>
      </w:r>
      <w:r w:rsidR="002D10F6" w:rsidRPr="00FA62B9">
        <w:t>oddający</w:t>
      </w:r>
      <w:r w:rsidRPr="00FA62B9">
        <w:t>: Anna Kosoń</w:t>
      </w:r>
      <w:r w:rsidR="00CD0E96" w:rsidRPr="00FA62B9">
        <w:t>,</w:t>
      </w:r>
      <w:r w:rsidRPr="00FA62B9">
        <w:t xml:space="preserve"> Przemysław </w:t>
      </w:r>
      <w:proofErr w:type="spellStart"/>
      <w:r w:rsidRPr="00FA62B9">
        <w:t>Rałł</w:t>
      </w:r>
      <w:proofErr w:type="spellEnd"/>
      <w:r w:rsidR="00343113" w:rsidRPr="00FA62B9">
        <w:t xml:space="preserve"> i Michał Krawiec</w:t>
      </w:r>
    </w:p>
    <w:p w14:paraId="3E781883" w14:textId="0AE79A5B" w:rsidR="002D10F6" w:rsidRPr="00FA62B9" w:rsidRDefault="002D10F6" w:rsidP="001E16D9">
      <w:r w:rsidRPr="00FA62B9">
        <w:t xml:space="preserve">Dyżurni Przyjmujący: </w:t>
      </w:r>
      <w:r w:rsidR="000C5CCC" w:rsidRPr="00FA62B9">
        <w:t>Paweł Kojs i Piotr Zakrzewski</w:t>
      </w:r>
      <w:r w:rsidR="003044F7" w:rsidRPr="00FA62B9">
        <w:t>, Maciej Jabłoński</w:t>
      </w:r>
    </w:p>
    <w:p w14:paraId="086EE64A" w14:textId="4CF3C276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64B" w14:textId="77777777" w:rsidR="00F340B2" w:rsidRPr="00FA62B9" w:rsidRDefault="00F340B2" w:rsidP="001E16D9"/>
    <w:p w14:paraId="086EE64C" w14:textId="3778EE2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-2°C),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64D" w14:textId="77777777" w:rsidR="00F340B2" w:rsidRPr="00FA62B9" w:rsidRDefault="00F340B2" w:rsidP="001E16D9"/>
    <w:p w14:paraId="086EE64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ogrodzeniowych, odśnieżanie dojazdów. Stan ogrodzeń dobry.</w:t>
      </w:r>
    </w:p>
    <w:p w14:paraId="086EE64F" w14:textId="77777777" w:rsidR="00F340B2" w:rsidRPr="00FA62B9" w:rsidRDefault="00F340B2" w:rsidP="001E16D9"/>
    <w:p w14:paraId="086EE650" w14:textId="755B053E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Odśnieżanie terenu stacji, czyszczenie dachów ze śniegu.</w:t>
      </w:r>
    </w:p>
    <w:p w14:paraId="086EE651" w14:textId="77777777" w:rsidR="00F340B2" w:rsidRPr="00FA62B9" w:rsidRDefault="00F340B2" w:rsidP="001E16D9"/>
    <w:p w14:paraId="086EE652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653" w14:textId="77777777" w:rsidR="00F340B2" w:rsidRPr="00FA62B9" w:rsidRDefault="00F340B2" w:rsidP="001E16D9"/>
    <w:p w14:paraId="086EE654" w14:textId="77777777" w:rsidR="00F340B2" w:rsidRPr="00FA62B9" w:rsidRDefault="00202F43" w:rsidP="001E16D9">
      <w:r w:rsidRPr="00FA62B9">
        <w:t>Czynności tygodniowe: Kontrola zabezpieczeń przeciwpożarowych w 14 budynkach. Sprawdzanie stanu dachów, rynien (śnieg, sople). Monitoring kondycji zwierząt.</w:t>
      </w:r>
    </w:p>
    <w:p w14:paraId="086EE655" w14:textId="77777777" w:rsidR="00F340B2" w:rsidRPr="00FA62B9" w:rsidRDefault="00F340B2" w:rsidP="001E16D9"/>
    <w:p w14:paraId="086EE656" w14:textId="50A81FDF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E657" w14:textId="77777777" w:rsidR="00F340B2" w:rsidRPr="00FA62B9" w:rsidRDefault="00F340B2" w:rsidP="001E16D9"/>
    <w:p w14:paraId="086EE658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-4°C, max 1°C, średnia -2°C; opady śniegu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659" w14:textId="77777777" w:rsidR="00F340B2" w:rsidRPr="00FA62B9" w:rsidRDefault="00F340B2" w:rsidP="001E16D9"/>
    <w:p w14:paraId="086EE65A" w14:textId="77777777" w:rsidR="00F340B2" w:rsidRPr="00FA62B9" w:rsidRDefault="00202F43" w:rsidP="001E16D9">
      <w:r w:rsidRPr="00FA62B9">
        <w:t>Bez zdarzeń nadzwyczajnych, dyżur zakończony bez uwag.</w:t>
      </w:r>
    </w:p>
    <w:p w14:paraId="086EE65B" w14:textId="77777777" w:rsidR="00F340B2" w:rsidRPr="00FA62B9" w:rsidRDefault="00F340B2" w:rsidP="001E16D9"/>
    <w:p w14:paraId="086EE65C" w14:textId="752F8CE1" w:rsidR="00F340B2" w:rsidRPr="00FA62B9" w:rsidRDefault="00B9574E" w:rsidP="001E16D9">
      <w:r w:rsidRPr="00FA62B9">
        <w:rPr>
          <w:i/>
          <w:iCs/>
        </w:rPr>
        <w:t xml:space="preserve">Dyżurny: </w:t>
      </w:r>
      <w:r w:rsidR="00A60B73" w:rsidRPr="00FA62B9">
        <w:rPr>
          <w:i/>
          <w:iCs/>
        </w:rPr>
        <w:t>Piotr Zakrzewski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</w:p>
    <w:p w14:paraId="086EE65D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26.01.2024</w:t>
      </w:r>
    </w:p>
    <w:p w14:paraId="086EE65E" w14:textId="76E565AF" w:rsidR="00F340B2" w:rsidRPr="00FA62B9" w:rsidRDefault="00202F43" w:rsidP="001E16D9">
      <w:r w:rsidRPr="00FA62B9">
        <w:t>___</w:t>
      </w:r>
    </w:p>
    <w:p w14:paraId="629A460F" w14:textId="77777777" w:rsidR="007E7E9C" w:rsidRPr="00FA62B9" w:rsidRDefault="007E7E9C">
      <w:r w:rsidRPr="00FA62B9">
        <w:br w:type="page"/>
      </w:r>
    </w:p>
    <w:p w14:paraId="086EE65F" w14:textId="3DFED6E3" w:rsidR="00F340B2" w:rsidRPr="00FA62B9" w:rsidRDefault="00202F43" w:rsidP="001E16D9">
      <w:r w:rsidRPr="00FA62B9">
        <w:lastRenderedPageBreak/>
        <w:t>27 stycznia 2024 r., sobota</w:t>
      </w:r>
    </w:p>
    <w:p w14:paraId="75A169DC" w14:textId="7A2F6FAA" w:rsidR="000C5CCC" w:rsidRPr="00FA62B9" w:rsidRDefault="000C5CCC" w:rsidP="000C5CCC">
      <w:r w:rsidRPr="00FA62B9">
        <w:t xml:space="preserve">Dyżurni: </w:t>
      </w:r>
      <w:r w:rsidR="00304BC4" w:rsidRPr="00FA62B9">
        <w:t xml:space="preserve">Maciej </w:t>
      </w:r>
      <w:proofErr w:type="spellStart"/>
      <w:r w:rsidR="00304BC4" w:rsidRPr="00FA62B9">
        <w:t>Jałboński</w:t>
      </w:r>
      <w:proofErr w:type="spellEnd"/>
      <w:r w:rsidRPr="00FA62B9">
        <w:t xml:space="preserve"> i Piotr Zakrzewski</w:t>
      </w:r>
    </w:p>
    <w:p w14:paraId="086EE660" w14:textId="54D70F9A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661" w14:textId="77777777" w:rsidR="00F340B2" w:rsidRPr="00FA62B9" w:rsidRDefault="00F340B2" w:rsidP="001E16D9"/>
    <w:p w14:paraId="086EE662" w14:textId="2963ADD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-2°C),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663" w14:textId="77777777" w:rsidR="00F340B2" w:rsidRPr="00FA62B9" w:rsidRDefault="00F340B2" w:rsidP="001E16D9"/>
    <w:p w14:paraId="086EE664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ogrodzeniowych, odśnieżanie dojazdów. Stan ogrodzeń dobry.</w:t>
      </w:r>
    </w:p>
    <w:p w14:paraId="086EE665" w14:textId="77777777" w:rsidR="00F340B2" w:rsidRPr="00FA62B9" w:rsidRDefault="00F340B2" w:rsidP="001E16D9"/>
    <w:p w14:paraId="086EE666" w14:textId="36F07A13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Odśnieżanie terenu stacji, czyszczenie dachów ze śniegu.</w:t>
      </w:r>
    </w:p>
    <w:p w14:paraId="086EE667" w14:textId="77777777" w:rsidR="00F340B2" w:rsidRPr="00FA62B9" w:rsidRDefault="00F340B2" w:rsidP="001E16D9"/>
    <w:p w14:paraId="086EE668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669" w14:textId="77777777" w:rsidR="00F340B2" w:rsidRPr="00FA62B9" w:rsidRDefault="00F340B2" w:rsidP="001E16D9"/>
    <w:p w14:paraId="086EE66A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-5°C, max 1°C, średnia -2°C; opady śniegu 5.0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66B" w14:textId="77777777" w:rsidR="00F340B2" w:rsidRPr="00FA62B9" w:rsidRDefault="00F340B2" w:rsidP="001E16D9"/>
    <w:p w14:paraId="086EE66C" w14:textId="77777777" w:rsidR="00F340B2" w:rsidRPr="00FA62B9" w:rsidRDefault="00202F43" w:rsidP="001E16D9">
      <w:r w:rsidRPr="00FA62B9">
        <w:t>Bez zdarzeń nadzwyczajnych, dyżur zakończony bez uwag.</w:t>
      </w:r>
    </w:p>
    <w:p w14:paraId="086EE66D" w14:textId="77777777" w:rsidR="00F340B2" w:rsidRPr="00FA62B9" w:rsidRDefault="00F340B2" w:rsidP="001E16D9"/>
    <w:p w14:paraId="086EE66E" w14:textId="597AD439" w:rsidR="00F340B2" w:rsidRPr="00FA62B9" w:rsidRDefault="00B9574E" w:rsidP="001E16D9">
      <w:r w:rsidRPr="00FA62B9">
        <w:rPr>
          <w:i/>
          <w:iCs/>
        </w:rPr>
        <w:t xml:space="preserve">Dyżurny: </w:t>
      </w:r>
      <w:r w:rsidR="008F5AB4" w:rsidRPr="00FA62B9">
        <w:rPr>
          <w:i/>
          <w:iCs/>
        </w:rPr>
        <w:t>Piotr Zakrzewski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</w:p>
    <w:p w14:paraId="086EE66F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27.01.2024</w:t>
      </w:r>
    </w:p>
    <w:p w14:paraId="086EE670" w14:textId="3B600CC6" w:rsidR="00F340B2" w:rsidRPr="00FA62B9" w:rsidRDefault="00202F43" w:rsidP="001E16D9">
      <w:r w:rsidRPr="00FA62B9">
        <w:t>___</w:t>
      </w:r>
    </w:p>
    <w:p w14:paraId="697E5B17" w14:textId="77777777" w:rsidR="007E7E9C" w:rsidRPr="00FA62B9" w:rsidRDefault="007E7E9C">
      <w:r w:rsidRPr="00FA62B9">
        <w:br w:type="page"/>
      </w:r>
    </w:p>
    <w:p w14:paraId="086EE671" w14:textId="2D4CD4D7" w:rsidR="00F340B2" w:rsidRPr="00FA62B9" w:rsidRDefault="00202F43" w:rsidP="001E16D9">
      <w:r w:rsidRPr="00FA62B9">
        <w:lastRenderedPageBreak/>
        <w:t>28 stycznia 2024 r., niedziela</w:t>
      </w:r>
    </w:p>
    <w:p w14:paraId="45DF9348" w14:textId="7050C508" w:rsidR="000C5CCC" w:rsidRPr="00FA62B9" w:rsidRDefault="000C5CCC" w:rsidP="000C5CCC">
      <w:r w:rsidRPr="00FA62B9">
        <w:t xml:space="preserve">Dyżurni: </w:t>
      </w:r>
      <w:r w:rsidR="00304BC4" w:rsidRPr="00FA62B9">
        <w:t>Maciej Jabłoński</w:t>
      </w:r>
      <w:r w:rsidRPr="00FA62B9">
        <w:t xml:space="preserve"> i Piotr Zakrzewski</w:t>
      </w:r>
    </w:p>
    <w:p w14:paraId="086EE672" w14:textId="611FE782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673" w14:textId="77777777" w:rsidR="00F340B2" w:rsidRPr="00FA62B9" w:rsidRDefault="00F340B2" w:rsidP="001E16D9"/>
    <w:p w14:paraId="086EE674" w14:textId="7B92909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-1°C),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675" w14:textId="77777777" w:rsidR="00F340B2" w:rsidRPr="00FA62B9" w:rsidRDefault="00F340B2" w:rsidP="001E16D9"/>
    <w:p w14:paraId="086EE676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ogrodzeniowych, odśnieżanie dojazdów. Stan ogrodzeń dobry.</w:t>
      </w:r>
    </w:p>
    <w:p w14:paraId="086EE677" w14:textId="77777777" w:rsidR="00F340B2" w:rsidRPr="00FA62B9" w:rsidRDefault="00F340B2" w:rsidP="001E16D9"/>
    <w:p w14:paraId="086EE678" w14:textId="686A1146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Odśnieżanie terenu stacji, czyszczenie dachów ze śniegu.</w:t>
      </w:r>
    </w:p>
    <w:p w14:paraId="086EE679" w14:textId="77777777" w:rsidR="00F340B2" w:rsidRPr="00FA62B9" w:rsidRDefault="00F340B2" w:rsidP="001E16D9"/>
    <w:p w14:paraId="086EE67A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67B" w14:textId="77777777" w:rsidR="00F340B2" w:rsidRPr="00FA62B9" w:rsidRDefault="00F340B2" w:rsidP="001E16D9"/>
    <w:p w14:paraId="086EE67C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-4°C, max 2°C, średnia -1°C; opady śniegu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67D" w14:textId="77777777" w:rsidR="00F340B2" w:rsidRPr="00FA62B9" w:rsidRDefault="00F340B2" w:rsidP="001E16D9"/>
    <w:p w14:paraId="086EE67E" w14:textId="77777777" w:rsidR="00F340B2" w:rsidRPr="00FA62B9" w:rsidRDefault="00202F43" w:rsidP="001E16D9">
      <w:r w:rsidRPr="00FA62B9">
        <w:t>Bez zdarzeń nadzwyczajnych, dyżur zakończony bez uwag.</w:t>
      </w:r>
    </w:p>
    <w:p w14:paraId="086EE67F" w14:textId="77777777" w:rsidR="00F340B2" w:rsidRPr="00FA62B9" w:rsidRDefault="00F340B2" w:rsidP="001E16D9"/>
    <w:p w14:paraId="086EE680" w14:textId="6ED6D03C" w:rsidR="00F340B2" w:rsidRPr="00FA62B9" w:rsidRDefault="00B9574E" w:rsidP="001E16D9">
      <w:r w:rsidRPr="00FA62B9">
        <w:rPr>
          <w:i/>
          <w:iCs/>
        </w:rPr>
        <w:t xml:space="preserve">Dyżurny: </w:t>
      </w:r>
      <w:r w:rsidR="008F5AB4" w:rsidRPr="00FA62B9">
        <w:rPr>
          <w:i/>
          <w:iCs/>
        </w:rPr>
        <w:t>Piotr Zakrzewski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</w:p>
    <w:p w14:paraId="086EE681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28.01.2024</w:t>
      </w:r>
    </w:p>
    <w:p w14:paraId="086EE682" w14:textId="7FD87722" w:rsidR="00F340B2" w:rsidRPr="00FA62B9" w:rsidRDefault="00202F43" w:rsidP="001E16D9">
      <w:r w:rsidRPr="00FA62B9">
        <w:t>___</w:t>
      </w:r>
    </w:p>
    <w:p w14:paraId="5371ED35" w14:textId="77777777" w:rsidR="007E7E9C" w:rsidRPr="00FA62B9" w:rsidRDefault="007E7E9C">
      <w:r w:rsidRPr="00FA62B9">
        <w:br w:type="page"/>
      </w:r>
    </w:p>
    <w:p w14:paraId="086EE683" w14:textId="6A5DFA0F" w:rsidR="00F340B2" w:rsidRPr="00FA62B9" w:rsidRDefault="00202F43" w:rsidP="001E16D9">
      <w:r w:rsidRPr="00FA62B9">
        <w:lastRenderedPageBreak/>
        <w:t>29 stycznia 2024 r., poniedziałek</w:t>
      </w:r>
    </w:p>
    <w:p w14:paraId="0D93EFBE" w14:textId="2AFB7823" w:rsidR="000C5CCC" w:rsidRPr="00FA62B9" w:rsidRDefault="000C5CCC" w:rsidP="000C5CCC">
      <w:r w:rsidRPr="00FA62B9">
        <w:t xml:space="preserve">Dyżurni Oddający: </w:t>
      </w:r>
      <w:r w:rsidR="00304BC4" w:rsidRPr="00FA62B9">
        <w:t>Maciej Jabłoński</w:t>
      </w:r>
      <w:r w:rsidRPr="00FA62B9">
        <w:t xml:space="preserve"> i Piotr Zakrzewski</w:t>
      </w:r>
    </w:p>
    <w:p w14:paraId="471D6D53" w14:textId="25E0D684" w:rsidR="00357C22" w:rsidRPr="00FA62B9" w:rsidRDefault="00357C22" w:rsidP="00357C22">
      <w:r w:rsidRPr="00FA62B9">
        <w:t xml:space="preserve">Dyżurni Przyjmujący: </w:t>
      </w:r>
      <w:r w:rsidR="00CD0E96" w:rsidRPr="00FA62B9">
        <w:t xml:space="preserve">Michał Krawiec, Przemysław </w:t>
      </w:r>
      <w:proofErr w:type="spellStart"/>
      <w:r w:rsidR="00CD0E96" w:rsidRPr="00FA62B9">
        <w:t>Rałł</w:t>
      </w:r>
      <w:proofErr w:type="spellEnd"/>
    </w:p>
    <w:p w14:paraId="086EE684" w14:textId="71AD0D3A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E685" w14:textId="77777777" w:rsidR="00F340B2" w:rsidRPr="00FA62B9" w:rsidRDefault="00F340B2" w:rsidP="001E16D9"/>
    <w:p w14:paraId="086EE686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687" w14:textId="77777777" w:rsidR="00F340B2" w:rsidRPr="00FA62B9" w:rsidRDefault="00F340B2" w:rsidP="001E16D9"/>
    <w:p w14:paraId="086EE688" w14:textId="14AD5663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689" w14:textId="77777777" w:rsidR="00F340B2" w:rsidRPr="00FA62B9" w:rsidRDefault="00F340B2" w:rsidP="001E16D9"/>
    <w:p w14:paraId="086EE68A" w14:textId="6D1765EB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68B" w14:textId="77777777" w:rsidR="00F340B2" w:rsidRPr="00FA62B9" w:rsidRDefault="00F340B2" w:rsidP="001E16D9"/>
    <w:p w14:paraId="086EE68C" w14:textId="0E3B0BB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0°C), kontrola systemu wodociągowego (zawory, węże, pompy). System sprawny, bez wycieków.</w:t>
      </w:r>
    </w:p>
    <w:p w14:paraId="086EE68D" w14:textId="77777777" w:rsidR="00F340B2" w:rsidRPr="00FA62B9" w:rsidRDefault="00F340B2" w:rsidP="001E16D9"/>
    <w:p w14:paraId="086EE68E" w14:textId="24A52584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68F" w14:textId="77777777" w:rsidR="00F340B2" w:rsidRPr="00FA62B9" w:rsidRDefault="00F340B2" w:rsidP="001E16D9"/>
    <w:p w14:paraId="086EE690" w14:textId="7215C6E1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 xml:space="preserve">. </w:t>
      </w:r>
      <w:r w:rsidR="00DF00CF" w:rsidRPr="00FA62B9">
        <w:t xml:space="preserve"> Konserwacja paśników i karmników. Drobne remonty nawierzchni dróg wewnętrznych.</w:t>
      </w:r>
    </w:p>
    <w:p w14:paraId="086EE691" w14:textId="77777777" w:rsidR="00F340B2" w:rsidRPr="00FA62B9" w:rsidRDefault="00F340B2" w:rsidP="001E16D9"/>
    <w:p w14:paraId="086EE692" w14:textId="7F54F151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693" w14:textId="77777777" w:rsidR="00F340B2" w:rsidRPr="00FA62B9" w:rsidRDefault="00F340B2" w:rsidP="001E16D9"/>
    <w:p w14:paraId="086EE694" w14:textId="77777777" w:rsidR="00F340B2" w:rsidRPr="00FA62B9" w:rsidRDefault="00202F43" w:rsidP="001E16D9">
      <w:r w:rsidRPr="00FA62B9">
        <w:rPr>
          <w:i/>
          <w:iCs/>
        </w:rPr>
        <w:t>Warunki meteorologiczne: temperatura min -3°C, max 3°C, średnia 0°C; brak opadów.</w:t>
      </w:r>
    </w:p>
    <w:p w14:paraId="086EE695" w14:textId="77777777" w:rsidR="00F340B2" w:rsidRPr="00FA62B9" w:rsidRDefault="00F340B2" w:rsidP="001E16D9"/>
    <w:p w14:paraId="086EE696" w14:textId="77777777" w:rsidR="00F340B2" w:rsidRPr="00FA62B9" w:rsidRDefault="00202F43" w:rsidP="001E16D9">
      <w:r w:rsidRPr="00FA62B9">
        <w:t>Bez zdarzeń nadzwyczajnych, dyżur zakończony bez uwag.</w:t>
      </w:r>
    </w:p>
    <w:p w14:paraId="086EE697" w14:textId="77777777" w:rsidR="00F340B2" w:rsidRPr="00FA62B9" w:rsidRDefault="00F340B2" w:rsidP="001E16D9"/>
    <w:p w14:paraId="086EE698" w14:textId="2E5F3D00" w:rsidR="00F340B2" w:rsidRPr="00FA62B9" w:rsidRDefault="00B9574E" w:rsidP="001E16D9">
      <w:r w:rsidRPr="00FA62B9">
        <w:rPr>
          <w:i/>
          <w:iCs/>
        </w:rPr>
        <w:t xml:space="preserve">Dyżurny: </w:t>
      </w:r>
      <w:r w:rsidR="00AD1ADA" w:rsidRPr="00FA62B9">
        <w:rPr>
          <w:i/>
          <w:iCs/>
        </w:rPr>
        <w:t>Piotr Zakrzewski</w:t>
      </w:r>
    </w:p>
    <w:p w14:paraId="086EE69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29.01.2024</w:t>
      </w:r>
    </w:p>
    <w:p w14:paraId="086EE69A" w14:textId="138A3C05" w:rsidR="00F340B2" w:rsidRPr="00FA62B9" w:rsidRDefault="00202F43" w:rsidP="001E16D9">
      <w:r w:rsidRPr="00FA62B9">
        <w:t>___</w:t>
      </w:r>
    </w:p>
    <w:p w14:paraId="7BC77767" w14:textId="77777777" w:rsidR="007E7E9C" w:rsidRPr="00FA62B9" w:rsidRDefault="007E7E9C">
      <w:r w:rsidRPr="00FA62B9">
        <w:br w:type="page"/>
      </w:r>
    </w:p>
    <w:p w14:paraId="086EE69B" w14:textId="62BD5CA2" w:rsidR="00F340B2" w:rsidRPr="00FA62B9" w:rsidRDefault="00202F43" w:rsidP="001E16D9">
      <w:r w:rsidRPr="00FA62B9">
        <w:lastRenderedPageBreak/>
        <w:t>30 stycznia 2024 r., wtorek</w:t>
      </w:r>
    </w:p>
    <w:p w14:paraId="0E91B536" w14:textId="68FAAEC5" w:rsidR="0037359A" w:rsidRPr="00FA62B9" w:rsidRDefault="0037359A" w:rsidP="0037359A">
      <w:r w:rsidRPr="00FA62B9">
        <w:t xml:space="preserve">Dyżurni: </w:t>
      </w:r>
      <w:r w:rsidR="001748AE" w:rsidRPr="00FA62B9">
        <w:t>Maciej Jabłoński</w:t>
      </w:r>
      <w:r w:rsidR="00AD1ADA" w:rsidRPr="00FA62B9">
        <w:t xml:space="preserve">, </w:t>
      </w:r>
      <w:r w:rsidR="00CD0E96" w:rsidRPr="00FA62B9">
        <w:t xml:space="preserve">Michał Krawiec, Przemysław </w:t>
      </w:r>
      <w:proofErr w:type="spellStart"/>
      <w:r w:rsidR="00CD0E96" w:rsidRPr="00FA62B9">
        <w:t>Rałł</w:t>
      </w:r>
      <w:proofErr w:type="spellEnd"/>
    </w:p>
    <w:p w14:paraId="086EE69C" w14:textId="6C69B99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69D" w14:textId="77777777" w:rsidR="00F340B2" w:rsidRPr="00FA62B9" w:rsidRDefault="00F340B2" w:rsidP="001E16D9"/>
    <w:p w14:paraId="086EE69E" w14:textId="079D09C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+1°C), kontrola systemu wodociągowego (zawory, węże, pompy). System sprawny, bez wycieków.</w:t>
      </w:r>
    </w:p>
    <w:p w14:paraId="086EE69F" w14:textId="77777777" w:rsidR="00F340B2" w:rsidRPr="00FA62B9" w:rsidRDefault="00F340B2" w:rsidP="001E16D9"/>
    <w:p w14:paraId="086EE6A0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6A1" w14:textId="77777777" w:rsidR="00F340B2" w:rsidRPr="00FA62B9" w:rsidRDefault="00F340B2" w:rsidP="001E16D9"/>
    <w:p w14:paraId="086EE6A2" w14:textId="46F0CA75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 xml:space="preserve">. </w:t>
      </w:r>
      <w:r w:rsidR="00DF00CF" w:rsidRPr="00FA62B9">
        <w:t xml:space="preserve"> Konserwacja paśników i karmników. Drobne remonty nawierzchni dróg wewnętrznych.</w:t>
      </w:r>
    </w:p>
    <w:p w14:paraId="086EE6A3" w14:textId="77777777" w:rsidR="00F340B2" w:rsidRPr="00FA62B9" w:rsidRDefault="00F340B2" w:rsidP="001E16D9"/>
    <w:p w14:paraId="086EE6A4" w14:textId="29DB077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6A5" w14:textId="77777777" w:rsidR="00F340B2" w:rsidRPr="00FA62B9" w:rsidRDefault="00F340B2" w:rsidP="001E16D9"/>
    <w:p w14:paraId="086EE6A6" w14:textId="77777777" w:rsidR="00F340B2" w:rsidRPr="00FA62B9" w:rsidRDefault="00202F43" w:rsidP="001E16D9">
      <w:r w:rsidRPr="00FA62B9">
        <w:rPr>
          <w:i/>
          <w:iCs/>
        </w:rPr>
        <w:t>Warunki meteorologiczne: temperatura min -2°C, max 3°C, średnia 1°C; brak opadów.</w:t>
      </w:r>
    </w:p>
    <w:p w14:paraId="086EE6A7" w14:textId="77777777" w:rsidR="00F340B2" w:rsidRPr="00FA62B9" w:rsidRDefault="00F340B2" w:rsidP="001E16D9"/>
    <w:p w14:paraId="086EE6A8" w14:textId="77777777" w:rsidR="00F340B2" w:rsidRPr="00FA62B9" w:rsidRDefault="00202F43" w:rsidP="001E16D9">
      <w:r w:rsidRPr="00FA62B9">
        <w:t>Bez zdarzeń nadzwyczajnych, dyżur zakończony bez uwag.</w:t>
      </w:r>
    </w:p>
    <w:p w14:paraId="086EE6A9" w14:textId="77777777" w:rsidR="00F340B2" w:rsidRPr="00FA62B9" w:rsidRDefault="00F340B2" w:rsidP="001E16D9"/>
    <w:p w14:paraId="086EE6AA" w14:textId="392D541F" w:rsidR="00F340B2" w:rsidRPr="00FA62B9" w:rsidRDefault="00B9574E" w:rsidP="001E16D9">
      <w:r w:rsidRPr="00FA62B9">
        <w:rPr>
          <w:i/>
          <w:iCs/>
        </w:rPr>
        <w:t xml:space="preserve">Dyżurny: </w:t>
      </w:r>
      <w:r w:rsidR="00AD1ADA" w:rsidRPr="00FA62B9">
        <w:rPr>
          <w:i/>
          <w:iCs/>
        </w:rPr>
        <w:t>Maciej Jabłoński</w:t>
      </w:r>
    </w:p>
    <w:p w14:paraId="086EE6AB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30.01.2024</w:t>
      </w:r>
    </w:p>
    <w:p w14:paraId="086EE6AC" w14:textId="12819B5E" w:rsidR="00F340B2" w:rsidRPr="00FA62B9" w:rsidRDefault="00202F43" w:rsidP="001E16D9">
      <w:r w:rsidRPr="00FA62B9">
        <w:t>___</w:t>
      </w:r>
    </w:p>
    <w:p w14:paraId="5A252871" w14:textId="77777777" w:rsidR="00070266" w:rsidRPr="00FA62B9" w:rsidRDefault="00070266">
      <w:r w:rsidRPr="00FA62B9">
        <w:br w:type="page"/>
      </w:r>
    </w:p>
    <w:p w14:paraId="086EE6AD" w14:textId="39CB6BD7" w:rsidR="00F340B2" w:rsidRPr="00FA62B9" w:rsidRDefault="00202F43" w:rsidP="001E16D9">
      <w:r w:rsidRPr="00FA62B9">
        <w:lastRenderedPageBreak/>
        <w:t>31 stycznia 2024 r., środa</w:t>
      </w:r>
    </w:p>
    <w:p w14:paraId="469B28A4" w14:textId="7EDF3F9B" w:rsidR="0037359A" w:rsidRPr="00FA62B9" w:rsidRDefault="0037359A" w:rsidP="0037359A">
      <w:r w:rsidRPr="00FA62B9">
        <w:t xml:space="preserve">Dyżurni: </w:t>
      </w:r>
      <w:r w:rsidR="00CD0E96" w:rsidRPr="00FA62B9">
        <w:t xml:space="preserve">Anna Kosoń i Michał Krawiec, Przemysław </w:t>
      </w:r>
      <w:proofErr w:type="spellStart"/>
      <w:r w:rsidR="00CD0E96" w:rsidRPr="00FA62B9">
        <w:t>Rałł</w:t>
      </w:r>
      <w:proofErr w:type="spellEnd"/>
    </w:p>
    <w:p w14:paraId="086EE6AE" w14:textId="7491EE5D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6AF" w14:textId="77777777" w:rsidR="00F340B2" w:rsidRPr="00FA62B9" w:rsidRDefault="00F340B2" w:rsidP="001E16D9"/>
    <w:p w14:paraId="086EE6B0" w14:textId="06DF501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+2°C), kontrola systemu wodociągowego (zawory, węże, pompy). System sprawny, bez wycieków.</w:t>
      </w:r>
    </w:p>
    <w:p w14:paraId="086EE6B1" w14:textId="77777777" w:rsidR="00F340B2" w:rsidRPr="00FA62B9" w:rsidRDefault="00F340B2" w:rsidP="001E16D9"/>
    <w:p w14:paraId="086EE6B2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6B3" w14:textId="77777777" w:rsidR="00F340B2" w:rsidRPr="00FA62B9" w:rsidRDefault="00F340B2" w:rsidP="001E16D9"/>
    <w:p w14:paraId="086EE6B4" w14:textId="680AE6AE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6B5" w14:textId="77777777" w:rsidR="00F340B2" w:rsidRPr="00FA62B9" w:rsidRDefault="00F340B2" w:rsidP="001E16D9"/>
    <w:p w14:paraId="086EE6B6" w14:textId="64F2861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6B7" w14:textId="77777777" w:rsidR="00F340B2" w:rsidRPr="00FA62B9" w:rsidRDefault="00F340B2" w:rsidP="001E16D9"/>
    <w:p w14:paraId="086EE6B8" w14:textId="77777777" w:rsidR="00F340B2" w:rsidRPr="00FA62B9" w:rsidRDefault="00202F43" w:rsidP="001E16D9">
      <w:r w:rsidRPr="00FA62B9">
        <w:rPr>
          <w:i/>
          <w:iCs/>
        </w:rPr>
        <w:t>Warunki meteorologiczne: temperatura min -1°C, max 4°C, średnia 2°C; brak opadów.</w:t>
      </w:r>
    </w:p>
    <w:p w14:paraId="086EE6B9" w14:textId="77777777" w:rsidR="00F340B2" w:rsidRPr="00FA62B9" w:rsidRDefault="00F340B2" w:rsidP="001E16D9"/>
    <w:p w14:paraId="086EE6BA" w14:textId="77777777" w:rsidR="00F340B2" w:rsidRPr="00FA62B9" w:rsidRDefault="00202F43" w:rsidP="001E16D9">
      <w:r w:rsidRPr="00FA62B9">
        <w:t>Bez zdarzeń nadzwyczajnych, dyżur zakończony bez uwag.</w:t>
      </w:r>
    </w:p>
    <w:p w14:paraId="086EE6BB" w14:textId="77777777" w:rsidR="00F340B2" w:rsidRPr="00FA62B9" w:rsidRDefault="00F340B2" w:rsidP="001E16D9"/>
    <w:p w14:paraId="086EE6BC" w14:textId="11322870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6BD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31.01.2024</w:t>
      </w:r>
    </w:p>
    <w:p w14:paraId="086EE6BE" w14:textId="35C1496E" w:rsidR="00F340B2" w:rsidRPr="00FA62B9" w:rsidRDefault="00202F43" w:rsidP="001E16D9">
      <w:r w:rsidRPr="00FA62B9">
        <w:t>___</w:t>
      </w:r>
    </w:p>
    <w:p w14:paraId="7A44A7EC" w14:textId="77777777" w:rsidR="004622FF" w:rsidRPr="00FA62B9" w:rsidRDefault="004622FF">
      <w:pPr>
        <w:rPr>
          <w:sz w:val="32"/>
          <w:szCs w:val="32"/>
        </w:rPr>
      </w:pPr>
      <w:r w:rsidRPr="00FA62B9">
        <w:rPr>
          <w:sz w:val="32"/>
          <w:szCs w:val="32"/>
        </w:rPr>
        <w:br w:type="page"/>
      </w:r>
    </w:p>
    <w:p w14:paraId="086EE6BF" w14:textId="2FC02B2A" w:rsidR="00F340B2" w:rsidRPr="00FA62B9" w:rsidRDefault="00202F43" w:rsidP="001E16D9">
      <w:r w:rsidRPr="00FA62B9">
        <w:lastRenderedPageBreak/>
        <w:t>LUTY</w:t>
      </w:r>
    </w:p>
    <w:p w14:paraId="086EE6C0" w14:textId="5B017C52" w:rsidR="00F340B2" w:rsidRPr="00FA62B9" w:rsidRDefault="00202F43" w:rsidP="001E16D9">
      <w:r w:rsidRPr="00FA62B9">
        <w:t>1 lutego 2024 r., czwartek</w:t>
      </w:r>
    </w:p>
    <w:p w14:paraId="5974A498" w14:textId="303BF16D" w:rsidR="0037359A" w:rsidRPr="00FA62B9" w:rsidRDefault="0037359A" w:rsidP="0037359A">
      <w:r w:rsidRPr="00FA62B9">
        <w:t xml:space="preserve">Dyżurni: </w:t>
      </w:r>
      <w:r w:rsidR="00CD0E96" w:rsidRPr="00FA62B9">
        <w:t xml:space="preserve">Anna Kosoń, Przemysław </w:t>
      </w:r>
      <w:proofErr w:type="spellStart"/>
      <w:r w:rsidR="00CD0E96" w:rsidRPr="00FA62B9">
        <w:t>Rałł</w:t>
      </w:r>
      <w:proofErr w:type="spellEnd"/>
    </w:p>
    <w:p w14:paraId="086EE6C1" w14:textId="4672273E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6C2" w14:textId="77777777" w:rsidR="00F340B2" w:rsidRPr="00FA62B9" w:rsidRDefault="00F340B2" w:rsidP="001E16D9"/>
    <w:p w14:paraId="086EE6C3" w14:textId="635F6D7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+2°C), kontrola systemu wodociągowego (zawory, węże, pompy). System sprawny, bez wycieków.</w:t>
      </w:r>
    </w:p>
    <w:p w14:paraId="086EE6C4" w14:textId="77777777" w:rsidR="00F340B2" w:rsidRPr="00FA62B9" w:rsidRDefault="00F340B2" w:rsidP="001E16D9"/>
    <w:p w14:paraId="086EE6C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6C6" w14:textId="77777777" w:rsidR="00F340B2" w:rsidRPr="00FA62B9" w:rsidRDefault="00F340B2" w:rsidP="001E16D9"/>
    <w:p w14:paraId="086EE6C7" w14:textId="2D39BA03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6C8" w14:textId="77777777" w:rsidR="00F340B2" w:rsidRPr="00FA62B9" w:rsidRDefault="00F340B2" w:rsidP="001E16D9"/>
    <w:p w14:paraId="086EE6C9" w14:textId="4137989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6CA" w14:textId="77777777" w:rsidR="00F340B2" w:rsidRPr="00FA62B9" w:rsidRDefault="00F340B2" w:rsidP="001E16D9"/>
    <w:p w14:paraId="086EE6CB" w14:textId="77777777" w:rsidR="00F340B2" w:rsidRPr="00FA62B9" w:rsidRDefault="00202F43" w:rsidP="001E16D9">
      <w:r w:rsidRPr="00FA62B9">
        <w:rPr>
          <w:i/>
          <w:iCs/>
        </w:rPr>
        <w:t>Warunki meteorologiczne: temperatura min -2°C, max 6°C, średnia 2°C; brak opadów.</w:t>
      </w:r>
    </w:p>
    <w:p w14:paraId="086EE6CC" w14:textId="77777777" w:rsidR="00F340B2" w:rsidRPr="00FA62B9" w:rsidRDefault="00F340B2" w:rsidP="001E16D9"/>
    <w:p w14:paraId="086EE6CD" w14:textId="77777777" w:rsidR="00F340B2" w:rsidRPr="00FA62B9" w:rsidRDefault="00202F43" w:rsidP="001E16D9">
      <w:r w:rsidRPr="00FA62B9">
        <w:t>Bez zdarzeń nadzwyczajnych, dyżur zakończony bez uwag.</w:t>
      </w:r>
    </w:p>
    <w:p w14:paraId="086EE6CE" w14:textId="77777777" w:rsidR="00F340B2" w:rsidRPr="00FA62B9" w:rsidRDefault="00F340B2" w:rsidP="001E16D9"/>
    <w:p w14:paraId="086EE6CF" w14:textId="532AD182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6D0" w14:textId="77777777" w:rsidR="00F340B2" w:rsidRPr="00FA62B9" w:rsidRDefault="00202F43" w:rsidP="001E16D9">
      <w:r w:rsidRPr="00FA62B9">
        <w:rPr>
          <w:i/>
          <w:iCs/>
        </w:rPr>
        <w:t>Kosewo Górne dnia 01.02.2024</w:t>
      </w:r>
    </w:p>
    <w:p w14:paraId="086EE6D1" w14:textId="1BDB6664" w:rsidR="00F340B2" w:rsidRPr="00FA62B9" w:rsidRDefault="00202F43" w:rsidP="001E16D9">
      <w:r w:rsidRPr="00FA62B9">
        <w:t>___</w:t>
      </w:r>
    </w:p>
    <w:p w14:paraId="603F941E" w14:textId="77777777" w:rsidR="007E7E9C" w:rsidRPr="00FA62B9" w:rsidRDefault="007E7E9C">
      <w:r w:rsidRPr="00FA62B9">
        <w:br w:type="page"/>
      </w:r>
    </w:p>
    <w:p w14:paraId="086EE6D2" w14:textId="67744121" w:rsidR="00F340B2" w:rsidRPr="00FA62B9" w:rsidRDefault="00202F43" w:rsidP="001E16D9">
      <w:r w:rsidRPr="00FA62B9">
        <w:lastRenderedPageBreak/>
        <w:t>2 lutego 2024 r., piątek</w:t>
      </w:r>
    </w:p>
    <w:p w14:paraId="46A4ABA2" w14:textId="7A86B70A" w:rsidR="0037359A" w:rsidRPr="00FA62B9" w:rsidRDefault="0037359A" w:rsidP="0037359A">
      <w:r w:rsidRPr="00FA62B9">
        <w:t xml:space="preserve">Dyżurni </w:t>
      </w:r>
      <w:r w:rsidR="004B0373" w:rsidRPr="00FA62B9">
        <w:t>oddający</w:t>
      </w:r>
      <w:r w:rsidRPr="00FA62B9">
        <w:t xml:space="preserve">: </w:t>
      </w:r>
      <w:r w:rsidR="00CD0E96" w:rsidRPr="00FA62B9">
        <w:t xml:space="preserve">Anna Kosoń, Przemysław </w:t>
      </w:r>
      <w:proofErr w:type="spellStart"/>
      <w:r w:rsidR="00CD0E96" w:rsidRPr="00FA62B9">
        <w:t>Rałł</w:t>
      </w:r>
      <w:proofErr w:type="spellEnd"/>
    </w:p>
    <w:p w14:paraId="7345B8D2" w14:textId="6F2637C4" w:rsidR="00DA719D" w:rsidRPr="00FA62B9" w:rsidRDefault="00DA719D" w:rsidP="00DA719D">
      <w:r w:rsidRPr="00FA62B9">
        <w:t>Dyżurni</w:t>
      </w:r>
      <w:r w:rsidR="0037359A" w:rsidRPr="00FA62B9">
        <w:t xml:space="preserve"> przyjmujący</w:t>
      </w:r>
      <w:r w:rsidRPr="00FA62B9">
        <w:t>: Paweł Kojs i Arkadiusz Nowak</w:t>
      </w:r>
    </w:p>
    <w:p w14:paraId="086EE6D3" w14:textId="6D0E7BC1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6D4" w14:textId="77777777" w:rsidR="00F340B2" w:rsidRPr="00FA62B9" w:rsidRDefault="00F340B2" w:rsidP="001E16D9"/>
    <w:p w14:paraId="086EE6D5" w14:textId="72217E4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+2.5°C), kontrola systemu wodociągowego (zawory, węże, pompy). System sprawny, bez wycieków.</w:t>
      </w:r>
    </w:p>
    <w:p w14:paraId="086EE6D6" w14:textId="77777777" w:rsidR="00F340B2" w:rsidRPr="00FA62B9" w:rsidRDefault="00F340B2" w:rsidP="001E16D9"/>
    <w:p w14:paraId="086EE6D7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6D8" w14:textId="77777777" w:rsidR="00F340B2" w:rsidRPr="00FA62B9" w:rsidRDefault="00F340B2" w:rsidP="001E16D9"/>
    <w:p w14:paraId="086EE6D9" w14:textId="6971CBEB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6DA" w14:textId="77777777" w:rsidR="00F340B2" w:rsidRPr="00FA62B9" w:rsidRDefault="00F340B2" w:rsidP="001E16D9"/>
    <w:p w14:paraId="086EE6DB" w14:textId="491AD2D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6DC" w14:textId="77777777" w:rsidR="00F340B2" w:rsidRPr="00FA62B9" w:rsidRDefault="00F340B2" w:rsidP="001E16D9"/>
    <w:p w14:paraId="086EE6DD" w14:textId="77777777" w:rsidR="00F340B2" w:rsidRPr="00FA62B9" w:rsidRDefault="00202F43" w:rsidP="001E16D9">
      <w:r w:rsidRPr="00FA62B9">
        <w:t>Czynności tygodniowe: Kontrola zabezpieczeń przeciwpożarowych w 14 budynkach. Sprawdzanie stanu dachów, rynien (śnieg, sople). Monitoring kondycji zwierząt.</w:t>
      </w:r>
    </w:p>
    <w:p w14:paraId="086EE6DE" w14:textId="77777777" w:rsidR="00F340B2" w:rsidRPr="00FA62B9" w:rsidRDefault="00F340B2" w:rsidP="001E16D9"/>
    <w:p w14:paraId="086EE6DF" w14:textId="6114901B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E6E0" w14:textId="77777777" w:rsidR="00F340B2" w:rsidRPr="00FA62B9" w:rsidRDefault="00F340B2" w:rsidP="001E16D9"/>
    <w:p w14:paraId="086EE6E1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-2°C, max 7°C, średnia 2.5°C;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6E2" w14:textId="77777777" w:rsidR="00F340B2" w:rsidRPr="00FA62B9" w:rsidRDefault="00F340B2" w:rsidP="001E16D9"/>
    <w:p w14:paraId="086EE6E3" w14:textId="77777777" w:rsidR="00F340B2" w:rsidRPr="00FA62B9" w:rsidRDefault="00202F43" w:rsidP="001E16D9">
      <w:r w:rsidRPr="00FA62B9">
        <w:t>Bez zdarzeń nadzwyczajnych, dyżur zakończony bez uwag.</w:t>
      </w:r>
    </w:p>
    <w:p w14:paraId="086EE6E4" w14:textId="77777777" w:rsidR="00F340B2" w:rsidRPr="00FA62B9" w:rsidRDefault="00F340B2" w:rsidP="001E16D9"/>
    <w:p w14:paraId="086EE6E5" w14:textId="0F39402B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6ED472C3" wp14:editId="67438B96">
            <wp:extent cx="1095375" cy="565454"/>
            <wp:effectExtent l="0" t="0" r="0" b="6350"/>
            <wp:docPr id="985865161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8A7" w:rsidRPr="000B5157">
        <w:rPr>
          <w:i/>
          <w:iCs/>
          <w:noProof/>
          <w:sz w:val="20"/>
          <w:szCs w:val="20"/>
        </w:rPr>
        <w:drawing>
          <wp:inline distT="0" distB="0" distL="0" distR="0" wp14:anchorId="225F5DAE" wp14:editId="3F99AE8F">
            <wp:extent cx="1943100" cy="469618"/>
            <wp:effectExtent l="0" t="0" r="0" b="6985"/>
            <wp:docPr id="959263948" name="Obraz 959263948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6E6" w14:textId="77777777" w:rsidR="00F340B2" w:rsidRPr="00FA62B9" w:rsidRDefault="00202F43" w:rsidP="001E16D9">
      <w:r w:rsidRPr="00FA62B9">
        <w:rPr>
          <w:i/>
          <w:iCs/>
        </w:rPr>
        <w:t>Kosewo Górne dnia 02.02.2024</w:t>
      </w:r>
    </w:p>
    <w:p w14:paraId="086EE6E7" w14:textId="0784A865" w:rsidR="00F340B2" w:rsidRPr="00FA62B9" w:rsidRDefault="00202F43" w:rsidP="001E16D9">
      <w:r w:rsidRPr="00FA62B9">
        <w:t>___</w:t>
      </w:r>
    </w:p>
    <w:p w14:paraId="7569E5A7" w14:textId="77777777" w:rsidR="007E7E9C" w:rsidRPr="00FA62B9" w:rsidRDefault="007E7E9C">
      <w:r w:rsidRPr="00FA62B9">
        <w:br w:type="page"/>
      </w:r>
    </w:p>
    <w:p w14:paraId="086EE6E8" w14:textId="1445732D" w:rsidR="00F340B2" w:rsidRPr="00FA62B9" w:rsidRDefault="00202F43" w:rsidP="001E16D9">
      <w:r w:rsidRPr="00FA62B9">
        <w:lastRenderedPageBreak/>
        <w:t>3 lutego 2024 r., sobota</w:t>
      </w:r>
    </w:p>
    <w:p w14:paraId="53FAE28F" w14:textId="77777777" w:rsidR="00DA719D" w:rsidRPr="00FA62B9" w:rsidRDefault="00DA719D" w:rsidP="00DA719D">
      <w:r w:rsidRPr="00FA62B9">
        <w:t>Dyżurni: Paweł Kojs i Arkadiusz Nowak</w:t>
      </w:r>
    </w:p>
    <w:p w14:paraId="086EE6E9" w14:textId="457E4725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6EA" w14:textId="77777777" w:rsidR="00F340B2" w:rsidRPr="00FA62B9" w:rsidRDefault="00F340B2" w:rsidP="001E16D9"/>
    <w:p w14:paraId="086EE6EB" w14:textId="4465B40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+3°C), kontrola systemu wodociągowego (zawory, węże, pompy). System sprawny, bez wycieków.</w:t>
      </w:r>
    </w:p>
    <w:p w14:paraId="086EE6EC" w14:textId="77777777" w:rsidR="00F340B2" w:rsidRPr="00FA62B9" w:rsidRDefault="00F340B2" w:rsidP="001E16D9"/>
    <w:p w14:paraId="086EE6E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6EE" w14:textId="77777777" w:rsidR="00F340B2" w:rsidRPr="00FA62B9" w:rsidRDefault="00F340B2" w:rsidP="001E16D9"/>
    <w:p w14:paraId="086EE6EF" w14:textId="08803412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6F0" w14:textId="77777777" w:rsidR="00F340B2" w:rsidRPr="00FA62B9" w:rsidRDefault="00F340B2" w:rsidP="001E16D9"/>
    <w:p w14:paraId="086EE6F1" w14:textId="6EF7B51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6F2" w14:textId="77777777" w:rsidR="00F340B2" w:rsidRPr="00FA62B9" w:rsidRDefault="00F340B2" w:rsidP="001E16D9"/>
    <w:p w14:paraId="086EE6F3" w14:textId="77777777" w:rsidR="00F340B2" w:rsidRPr="00FA62B9" w:rsidRDefault="00202F43" w:rsidP="001E16D9">
      <w:r w:rsidRPr="00FA62B9">
        <w:rPr>
          <w:i/>
          <w:iCs/>
        </w:rPr>
        <w:t>Warunki meteorologiczne: temperatura min -1°C, max 7°C, średnia 3°C; brak opadów.</w:t>
      </w:r>
    </w:p>
    <w:p w14:paraId="086EE6F4" w14:textId="77777777" w:rsidR="00F340B2" w:rsidRPr="00FA62B9" w:rsidRDefault="00F340B2" w:rsidP="001E16D9"/>
    <w:p w14:paraId="086EE6F5" w14:textId="77777777" w:rsidR="00F340B2" w:rsidRPr="00FA62B9" w:rsidRDefault="00202F43" w:rsidP="001E16D9">
      <w:r w:rsidRPr="00FA62B9">
        <w:t>Bez zdarzeń nadzwyczajnych, dyżur zakończony bez uwag.</w:t>
      </w:r>
    </w:p>
    <w:p w14:paraId="086EE6F6" w14:textId="77777777" w:rsidR="00F340B2" w:rsidRPr="00FA62B9" w:rsidRDefault="00F340B2" w:rsidP="001E16D9"/>
    <w:p w14:paraId="086EE6F7" w14:textId="12775606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773D38BE" wp14:editId="02B6CD8F">
            <wp:extent cx="1095375" cy="565454"/>
            <wp:effectExtent l="0" t="0" r="0" b="6350"/>
            <wp:docPr id="1968458410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8A7" w:rsidRPr="000B5157">
        <w:rPr>
          <w:i/>
          <w:iCs/>
          <w:noProof/>
          <w:sz w:val="20"/>
          <w:szCs w:val="20"/>
        </w:rPr>
        <w:drawing>
          <wp:inline distT="0" distB="0" distL="0" distR="0" wp14:anchorId="072BE7D8" wp14:editId="3A69FDC5">
            <wp:extent cx="1943100" cy="469618"/>
            <wp:effectExtent l="0" t="0" r="0" b="6985"/>
            <wp:docPr id="959263947" name="Obraz 959263947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6F8" w14:textId="77777777" w:rsidR="00F340B2" w:rsidRPr="00FA62B9" w:rsidRDefault="00202F43" w:rsidP="001E16D9">
      <w:r w:rsidRPr="00FA62B9">
        <w:rPr>
          <w:i/>
          <w:iCs/>
        </w:rPr>
        <w:t>Kosewo Górne dnia 03.02.2024</w:t>
      </w:r>
    </w:p>
    <w:p w14:paraId="086EE6F9" w14:textId="7BE1086A" w:rsidR="00F340B2" w:rsidRPr="00FA62B9" w:rsidRDefault="00202F43" w:rsidP="001E16D9">
      <w:r w:rsidRPr="00FA62B9">
        <w:t>___</w:t>
      </w:r>
    </w:p>
    <w:p w14:paraId="6C0B7AF2" w14:textId="77777777" w:rsidR="00061E89" w:rsidRPr="00FA62B9" w:rsidRDefault="00061E89">
      <w:r w:rsidRPr="00FA62B9">
        <w:br w:type="page"/>
      </w:r>
    </w:p>
    <w:p w14:paraId="086EE6FA" w14:textId="30BBDEC8" w:rsidR="00F340B2" w:rsidRPr="00FA62B9" w:rsidRDefault="00202F43" w:rsidP="001E16D9">
      <w:r w:rsidRPr="00FA62B9">
        <w:lastRenderedPageBreak/>
        <w:t>4 lutego 2024 r., niedziela</w:t>
      </w:r>
    </w:p>
    <w:p w14:paraId="53B67749" w14:textId="77777777" w:rsidR="00DA719D" w:rsidRPr="00FA62B9" w:rsidRDefault="00DA719D" w:rsidP="00DA719D">
      <w:r w:rsidRPr="00FA62B9">
        <w:t>Dyżurni: Paweł Kojs i Arkadiusz Nowak</w:t>
      </w:r>
    </w:p>
    <w:p w14:paraId="086EE6FB" w14:textId="6FE7A53B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6FC" w14:textId="77777777" w:rsidR="00F340B2" w:rsidRPr="00FA62B9" w:rsidRDefault="00F340B2" w:rsidP="001E16D9"/>
    <w:p w14:paraId="086EE6FD" w14:textId="0121E89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+3°C), kontrola systemu wodociągowego (zawory, węże, pompy). System sprawny, bez wycieków.</w:t>
      </w:r>
    </w:p>
    <w:p w14:paraId="086EE6FE" w14:textId="77777777" w:rsidR="00F340B2" w:rsidRPr="00FA62B9" w:rsidRDefault="00F340B2" w:rsidP="001E16D9"/>
    <w:p w14:paraId="086EE6F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700" w14:textId="77777777" w:rsidR="00F340B2" w:rsidRPr="00FA62B9" w:rsidRDefault="00F340B2" w:rsidP="001E16D9"/>
    <w:p w14:paraId="086EE701" w14:textId="50A0DDF2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702" w14:textId="77777777" w:rsidR="00F340B2" w:rsidRPr="00FA62B9" w:rsidRDefault="00F340B2" w:rsidP="001E16D9"/>
    <w:p w14:paraId="086EE703" w14:textId="6A45E7CD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704" w14:textId="77777777" w:rsidR="00F340B2" w:rsidRPr="00FA62B9" w:rsidRDefault="00F340B2" w:rsidP="001E16D9"/>
    <w:p w14:paraId="086EE705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-1°C, max 7°C, średnia 3°C; opady deszczu 6.0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706" w14:textId="77777777" w:rsidR="00F340B2" w:rsidRPr="00FA62B9" w:rsidRDefault="00F340B2" w:rsidP="001E16D9"/>
    <w:p w14:paraId="086EE707" w14:textId="77777777" w:rsidR="00F340B2" w:rsidRPr="00FA62B9" w:rsidRDefault="00202F43" w:rsidP="001E16D9">
      <w:r w:rsidRPr="00FA62B9">
        <w:t>Bez zdarzeń nadzwyczajnych, dyżur zakończony bez uwag.</w:t>
      </w:r>
    </w:p>
    <w:p w14:paraId="086EE708" w14:textId="77777777" w:rsidR="00F340B2" w:rsidRPr="00FA62B9" w:rsidRDefault="00F340B2" w:rsidP="001E16D9"/>
    <w:p w14:paraId="086EE709" w14:textId="6887F8F8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3BCFD4D8" wp14:editId="2F25362A">
            <wp:extent cx="1095375" cy="565454"/>
            <wp:effectExtent l="0" t="0" r="0" b="6350"/>
            <wp:docPr id="380746151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8A7" w:rsidRPr="000B5157">
        <w:rPr>
          <w:i/>
          <w:iCs/>
          <w:noProof/>
          <w:sz w:val="20"/>
          <w:szCs w:val="20"/>
        </w:rPr>
        <w:drawing>
          <wp:inline distT="0" distB="0" distL="0" distR="0" wp14:anchorId="436730D6" wp14:editId="68C96D69">
            <wp:extent cx="1943100" cy="469618"/>
            <wp:effectExtent l="0" t="0" r="0" b="6985"/>
            <wp:docPr id="959263946" name="Obraz 959263946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70A" w14:textId="77777777" w:rsidR="00F340B2" w:rsidRPr="00FA62B9" w:rsidRDefault="00202F43" w:rsidP="001E16D9">
      <w:r w:rsidRPr="00FA62B9">
        <w:rPr>
          <w:i/>
          <w:iCs/>
        </w:rPr>
        <w:t>Kosewo Górne dnia 04.02.2024</w:t>
      </w:r>
    </w:p>
    <w:p w14:paraId="086EE70B" w14:textId="5A7A3661" w:rsidR="00F340B2" w:rsidRPr="00FA62B9" w:rsidRDefault="00202F43" w:rsidP="001E16D9">
      <w:r w:rsidRPr="00FA62B9">
        <w:t>___</w:t>
      </w:r>
    </w:p>
    <w:p w14:paraId="005F6ED5" w14:textId="77777777" w:rsidR="00061E89" w:rsidRPr="00FA62B9" w:rsidRDefault="00061E89">
      <w:r w:rsidRPr="00FA62B9">
        <w:br w:type="page"/>
      </w:r>
    </w:p>
    <w:p w14:paraId="086EE70C" w14:textId="5F02410E" w:rsidR="00F340B2" w:rsidRPr="00FA62B9" w:rsidRDefault="00202F43" w:rsidP="001E16D9">
      <w:r w:rsidRPr="00FA62B9">
        <w:lastRenderedPageBreak/>
        <w:t>5 lutego 2024 r., poniedziałek</w:t>
      </w:r>
    </w:p>
    <w:p w14:paraId="4C8B4767" w14:textId="018A867A" w:rsidR="00AF6F7B" w:rsidRPr="00FA62B9" w:rsidRDefault="00AF6F7B" w:rsidP="00AF6F7B">
      <w:r w:rsidRPr="00FA62B9">
        <w:t xml:space="preserve">Dyżurni </w:t>
      </w:r>
      <w:r w:rsidR="00D05469" w:rsidRPr="00FA62B9">
        <w:t>oddający</w:t>
      </w:r>
      <w:r w:rsidRPr="00FA62B9">
        <w:t>: Paweł Kojs i Arkadiusz Nowak</w:t>
      </w:r>
    </w:p>
    <w:p w14:paraId="34A26BD1" w14:textId="2F329081" w:rsidR="001D17C9" w:rsidRPr="00FA62B9" w:rsidRDefault="00D05469" w:rsidP="001D17C9">
      <w:r w:rsidRPr="00FA62B9">
        <w:t xml:space="preserve">Dyżurni </w:t>
      </w:r>
      <w:r w:rsidR="001D17C9" w:rsidRPr="00FA62B9">
        <w:t>p</w:t>
      </w:r>
      <w:r w:rsidRPr="00FA62B9">
        <w:t xml:space="preserve">rzyjmujący: </w:t>
      </w:r>
      <w:r w:rsidR="001D17C9" w:rsidRPr="00FA62B9">
        <w:t>Anna Kosoń, Michał Krawiec</w:t>
      </w:r>
    </w:p>
    <w:p w14:paraId="086EE70D" w14:textId="7567F10A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E70E" w14:textId="77777777" w:rsidR="00F340B2" w:rsidRPr="00FA62B9" w:rsidRDefault="00F340B2" w:rsidP="001E16D9"/>
    <w:p w14:paraId="086EE70F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710" w14:textId="77777777" w:rsidR="00F340B2" w:rsidRPr="00FA62B9" w:rsidRDefault="00F340B2" w:rsidP="001E16D9"/>
    <w:p w14:paraId="086EE711" w14:textId="6BC86C2A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712" w14:textId="77777777" w:rsidR="00F340B2" w:rsidRPr="00FA62B9" w:rsidRDefault="00F340B2" w:rsidP="001E16D9"/>
    <w:p w14:paraId="086EE713" w14:textId="29DE6759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714" w14:textId="77777777" w:rsidR="00F340B2" w:rsidRPr="00FA62B9" w:rsidRDefault="00F340B2" w:rsidP="001E16D9"/>
    <w:p w14:paraId="086EE715" w14:textId="1F21C80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+3.5°C), kontrola systemu wodociągowego (zawory, węże, pompy). System sprawny, bez wycieków.</w:t>
      </w:r>
    </w:p>
    <w:p w14:paraId="086EE716" w14:textId="77777777" w:rsidR="00F340B2" w:rsidRPr="00FA62B9" w:rsidRDefault="00F340B2" w:rsidP="001E16D9"/>
    <w:p w14:paraId="086EE717" w14:textId="15E1E13B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718" w14:textId="77777777" w:rsidR="00F340B2" w:rsidRPr="00FA62B9" w:rsidRDefault="00F340B2" w:rsidP="001E16D9"/>
    <w:p w14:paraId="086EE719" w14:textId="3B0D775A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71A" w14:textId="77777777" w:rsidR="00F340B2" w:rsidRPr="00FA62B9" w:rsidRDefault="00F340B2" w:rsidP="001E16D9"/>
    <w:p w14:paraId="086EE71B" w14:textId="5AE02B60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71C" w14:textId="77777777" w:rsidR="00F340B2" w:rsidRPr="00FA62B9" w:rsidRDefault="00F340B2" w:rsidP="001E16D9"/>
    <w:p w14:paraId="086EE71D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0°C, max 7°C, średnia 3.5°C; opady deszczu 10.0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71E" w14:textId="77777777" w:rsidR="00F340B2" w:rsidRPr="00FA62B9" w:rsidRDefault="00F340B2" w:rsidP="001E16D9"/>
    <w:p w14:paraId="086EE71F" w14:textId="77777777" w:rsidR="00F340B2" w:rsidRPr="00FA62B9" w:rsidRDefault="00202F43" w:rsidP="001E16D9">
      <w:r w:rsidRPr="00FA62B9">
        <w:t>Bez zdarzeń nadzwyczajnych, dyżur zakończony bez uwag.</w:t>
      </w:r>
    </w:p>
    <w:p w14:paraId="086EE720" w14:textId="77777777" w:rsidR="00F340B2" w:rsidRPr="00FA62B9" w:rsidRDefault="00F340B2" w:rsidP="001E16D9"/>
    <w:p w14:paraId="086EE721" w14:textId="1D851F6D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722" w14:textId="0286F47D" w:rsidR="00F340B2" w:rsidRPr="00FA62B9" w:rsidRDefault="00202F43" w:rsidP="001E16D9">
      <w:r w:rsidRPr="00FA62B9">
        <w:rPr>
          <w:i/>
          <w:iCs/>
        </w:rPr>
        <w:t>Kosewo Górne dnia 05.02.2024</w:t>
      </w:r>
      <w:r w:rsidR="001C48A7" w:rsidRPr="000B5157">
        <w:rPr>
          <w:i/>
          <w:iCs/>
          <w:noProof/>
          <w:sz w:val="20"/>
          <w:szCs w:val="20"/>
        </w:rPr>
        <w:drawing>
          <wp:inline distT="0" distB="0" distL="0" distR="0" wp14:anchorId="0E5E1B35" wp14:editId="4B4671C9">
            <wp:extent cx="1943100" cy="469618"/>
            <wp:effectExtent l="0" t="0" r="0" b="6985"/>
            <wp:docPr id="959263945" name="Obraz 959263945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723" w14:textId="5C5FAF4B" w:rsidR="00F340B2" w:rsidRPr="00FA62B9" w:rsidRDefault="00202F43" w:rsidP="001E16D9">
      <w:r w:rsidRPr="00FA62B9">
        <w:t>___</w:t>
      </w:r>
    </w:p>
    <w:p w14:paraId="13F1E1CC" w14:textId="77777777" w:rsidR="00061E89" w:rsidRPr="00FA62B9" w:rsidRDefault="00061E89">
      <w:r w:rsidRPr="00FA62B9">
        <w:br w:type="page"/>
      </w:r>
    </w:p>
    <w:p w14:paraId="086EE724" w14:textId="1F7BBFBE" w:rsidR="00F340B2" w:rsidRPr="00FA62B9" w:rsidRDefault="00202F43" w:rsidP="001E16D9">
      <w:r w:rsidRPr="00FA62B9">
        <w:lastRenderedPageBreak/>
        <w:t>6 lutego 2024 r., wtorek</w:t>
      </w:r>
    </w:p>
    <w:p w14:paraId="3A26BE6E" w14:textId="11ED2ED1" w:rsidR="001D17C9" w:rsidRPr="00FA62B9" w:rsidRDefault="001D17C9" w:rsidP="001D17C9">
      <w:r w:rsidRPr="00FA62B9">
        <w:t xml:space="preserve">Dyżurni: Anna Kosoń, Przemysław </w:t>
      </w:r>
      <w:proofErr w:type="spellStart"/>
      <w:r w:rsidRPr="00FA62B9">
        <w:t>Rałł</w:t>
      </w:r>
      <w:proofErr w:type="spellEnd"/>
      <w:r w:rsidRPr="00FA62B9">
        <w:t xml:space="preserve"> i Michał Krawiec</w:t>
      </w:r>
    </w:p>
    <w:p w14:paraId="086EE725" w14:textId="4118DBE4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726" w14:textId="77777777" w:rsidR="00F340B2" w:rsidRPr="00FA62B9" w:rsidRDefault="00F340B2" w:rsidP="001E16D9"/>
    <w:p w14:paraId="086EE727" w14:textId="00B0A4C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+3°C), kontrola systemu wodociągowego (zawory, węże, pompy). System sprawny, bez wycieków.</w:t>
      </w:r>
    </w:p>
    <w:p w14:paraId="086EE728" w14:textId="77777777" w:rsidR="00F340B2" w:rsidRPr="00FA62B9" w:rsidRDefault="00F340B2" w:rsidP="001E16D9"/>
    <w:p w14:paraId="086EE72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72A" w14:textId="77777777" w:rsidR="00F340B2" w:rsidRPr="00FA62B9" w:rsidRDefault="00F340B2" w:rsidP="001E16D9"/>
    <w:p w14:paraId="086EE72B" w14:textId="49310DD1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72C" w14:textId="77777777" w:rsidR="00F340B2" w:rsidRPr="00FA62B9" w:rsidRDefault="00F340B2" w:rsidP="001E16D9"/>
    <w:p w14:paraId="086EE72D" w14:textId="6E87A3B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72E" w14:textId="77777777" w:rsidR="00F340B2" w:rsidRPr="00FA62B9" w:rsidRDefault="00F340B2" w:rsidP="001E16D9"/>
    <w:p w14:paraId="086EE72F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0°C, max 6°C, średnia 3°C; opady deszczu 4.0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730" w14:textId="77777777" w:rsidR="00F340B2" w:rsidRPr="00FA62B9" w:rsidRDefault="00F340B2" w:rsidP="001E16D9"/>
    <w:p w14:paraId="086EE731" w14:textId="77777777" w:rsidR="00F340B2" w:rsidRPr="00FA62B9" w:rsidRDefault="00202F43" w:rsidP="001E16D9">
      <w:r w:rsidRPr="00FA62B9">
        <w:t>Bez zdarzeń nadzwyczajnych, dyżur zakończony bez uwag.</w:t>
      </w:r>
    </w:p>
    <w:p w14:paraId="086EE732" w14:textId="77777777" w:rsidR="00F340B2" w:rsidRPr="00FA62B9" w:rsidRDefault="00F340B2" w:rsidP="001E16D9"/>
    <w:p w14:paraId="086EE733" w14:textId="5DD4C31C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734" w14:textId="77777777" w:rsidR="00F340B2" w:rsidRPr="00FA62B9" w:rsidRDefault="00202F43" w:rsidP="001E16D9">
      <w:r w:rsidRPr="00FA62B9">
        <w:rPr>
          <w:i/>
          <w:iCs/>
        </w:rPr>
        <w:t>Kosewo Górne dnia 06.02.2024</w:t>
      </w:r>
    </w:p>
    <w:p w14:paraId="086EE735" w14:textId="37A87DA1" w:rsidR="00F340B2" w:rsidRPr="00FA62B9" w:rsidRDefault="00202F43" w:rsidP="001E16D9">
      <w:r w:rsidRPr="00FA62B9">
        <w:t>___</w:t>
      </w:r>
    </w:p>
    <w:p w14:paraId="12D920E8" w14:textId="77777777" w:rsidR="007E7E9C" w:rsidRPr="00FA62B9" w:rsidRDefault="007E7E9C">
      <w:r w:rsidRPr="00FA62B9">
        <w:br w:type="page"/>
      </w:r>
    </w:p>
    <w:p w14:paraId="086EE736" w14:textId="1DC3CCC8" w:rsidR="00F340B2" w:rsidRPr="00FA62B9" w:rsidRDefault="00202F43" w:rsidP="001E16D9">
      <w:r w:rsidRPr="00FA62B9">
        <w:lastRenderedPageBreak/>
        <w:t>7 lutego 2024 r., środa</w:t>
      </w:r>
    </w:p>
    <w:p w14:paraId="772EBDDD" w14:textId="77777777" w:rsidR="001D17C9" w:rsidRPr="00FA62B9" w:rsidRDefault="001D17C9" w:rsidP="001D17C9">
      <w:r w:rsidRPr="00FA62B9">
        <w:t xml:space="preserve">Dyżurni: Anna Kosoń, Przemysław </w:t>
      </w:r>
      <w:proofErr w:type="spellStart"/>
      <w:r w:rsidRPr="00FA62B9">
        <w:t>Rałł</w:t>
      </w:r>
      <w:proofErr w:type="spellEnd"/>
      <w:r w:rsidRPr="00FA62B9">
        <w:t xml:space="preserve"> i Michał Krawiec</w:t>
      </w:r>
    </w:p>
    <w:p w14:paraId="086EE737" w14:textId="4F25CE64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738" w14:textId="77777777" w:rsidR="00F340B2" w:rsidRPr="00FA62B9" w:rsidRDefault="00F340B2" w:rsidP="001E16D9"/>
    <w:p w14:paraId="086EE739" w14:textId="05B84BB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+3°C), kontrola systemu wodociągowego (zawory, węże, pompy). System sprawny, bez wycieków.</w:t>
      </w:r>
    </w:p>
    <w:p w14:paraId="086EE73A" w14:textId="77777777" w:rsidR="00F340B2" w:rsidRPr="00FA62B9" w:rsidRDefault="00F340B2" w:rsidP="001E16D9"/>
    <w:p w14:paraId="086EE73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73C" w14:textId="77777777" w:rsidR="00F340B2" w:rsidRPr="00FA62B9" w:rsidRDefault="00F340B2" w:rsidP="001E16D9"/>
    <w:p w14:paraId="086EE73D" w14:textId="5065A335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73E" w14:textId="77777777" w:rsidR="00F340B2" w:rsidRPr="00FA62B9" w:rsidRDefault="00F340B2" w:rsidP="001E16D9"/>
    <w:p w14:paraId="086EE73F" w14:textId="770C5D20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740" w14:textId="77777777" w:rsidR="00F340B2" w:rsidRPr="00FA62B9" w:rsidRDefault="00F340B2" w:rsidP="001E16D9"/>
    <w:p w14:paraId="086EE741" w14:textId="77777777" w:rsidR="00F340B2" w:rsidRPr="00FA62B9" w:rsidRDefault="00202F43" w:rsidP="001E16D9">
      <w:r w:rsidRPr="00FA62B9">
        <w:rPr>
          <w:i/>
          <w:iCs/>
        </w:rPr>
        <w:t>Warunki meteorologiczne: temperatura min 0°C, max 6°C, średnia 3°C; brak opadów.</w:t>
      </w:r>
    </w:p>
    <w:p w14:paraId="086EE742" w14:textId="77777777" w:rsidR="00F340B2" w:rsidRPr="00FA62B9" w:rsidRDefault="00F340B2" w:rsidP="001E16D9"/>
    <w:p w14:paraId="086EE743" w14:textId="77777777" w:rsidR="00F340B2" w:rsidRPr="00FA62B9" w:rsidRDefault="00202F43" w:rsidP="001E16D9">
      <w:r w:rsidRPr="00FA62B9">
        <w:t>Bez zdarzeń nadzwyczajnych, dyżur zakończony bez uwag.</w:t>
      </w:r>
    </w:p>
    <w:p w14:paraId="086EE744" w14:textId="77777777" w:rsidR="00F340B2" w:rsidRPr="00FA62B9" w:rsidRDefault="00F340B2" w:rsidP="001E16D9"/>
    <w:p w14:paraId="086EE745" w14:textId="55E861C1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746" w14:textId="77777777" w:rsidR="00F340B2" w:rsidRPr="00FA62B9" w:rsidRDefault="00202F43" w:rsidP="001E16D9">
      <w:r w:rsidRPr="00FA62B9">
        <w:rPr>
          <w:i/>
          <w:iCs/>
        </w:rPr>
        <w:t>Kosewo Górne dnia 07.02.2024</w:t>
      </w:r>
    </w:p>
    <w:p w14:paraId="086EE747" w14:textId="0E84DE20" w:rsidR="00F340B2" w:rsidRPr="00FA62B9" w:rsidRDefault="00202F43" w:rsidP="001E16D9">
      <w:r w:rsidRPr="00FA62B9">
        <w:t>___</w:t>
      </w:r>
    </w:p>
    <w:p w14:paraId="153C67B8" w14:textId="77777777" w:rsidR="00061E89" w:rsidRPr="00FA62B9" w:rsidRDefault="00061E89">
      <w:r w:rsidRPr="00FA62B9">
        <w:br w:type="page"/>
      </w:r>
    </w:p>
    <w:p w14:paraId="086EE748" w14:textId="3E4A1067" w:rsidR="00F340B2" w:rsidRPr="00FA62B9" w:rsidRDefault="00202F43" w:rsidP="001E16D9">
      <w:r w:rsidRPr="00FA62B9">
        <w:lastRenderedPageBreak/>
        <w:t>8 lutego 2024 r., czwartek</w:t>
      </w:r>
    </w:p>
    <w:p w14:paraId="6922F417" w14:textId="77777777" w:rsidR="001D17C9" w:rsidRPr="00FA62B9" w:rsidRDefault="001D17C9" w:rsidP="001D17C9">
      <w:r w:rsidRPr="00FA62B9">
        <w:t xml:space="preserve">Dyżurni: Anna Kosoń, Przemysław </w:t>
      </w:r>
      <w:proofErr w:type="spellStart"/>
      <w:r w:rsidRPr="00FA62B9">
        <w:t>Rałł</w:t>
      </w:r>
      <w:proofErr w:type="spellEnd"/>
      <w:r w:rsidRPr="00FA62B9">
        <w:t xml:space="preserve"> i Michał Krawiec</w:t>
      </w:r>
    </w:p>
    <w:p w14:paraId="086EE749" w14:textId="555143F3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74A" w14:textId="77777777" w:rsidR="00F340B2" w:rsidRPr="00FA62B9" w:rsidRDefault="00F340B2" w:rsidP="001E16D9"/>
    <w:p w14:paraId="086EE74B" w14:textId="74B0823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+2.5°C), kontrola systemu wodociągowego (zawory, węże, pompy). System sprawny, bez wycieków.</w:t>
      </w:r>
    </w:p>
    <w:p w14:paraId="086EE74C" w14:textId="77777777" w:rsidR="00F340B2" w:rsidRPr="00FA62B9" w:rsidRDefault="00F340B2" w:rsidP="001E16D9"/>
    <w:p w14:paraId="086EE74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74E" w14:textId="77777777" w:rsidR="00F340B2" w:rsidRPr="00FA62B9" w:rsidRDefault="00F340B2" w:rsidP="001E16D9"/>
    <w:p w14:paraId="086EE74F" w14:textId="68D15500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750" w14:textId="77777777" w:rsidR="00F340B2" w:rsidRPr="00FA62B9" w:rsidRDefault="00F340B2" w:rsidP="001E16D9"/>
    <w:p w14:paraId="086EE751" w14:textId="0D15A98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752" w14:textId="77777777" w:rsidR="00F340B2" w:rsidRPr="00FA62B9" w:rsidRDefault="00F340B2" w:rsidP="001E16D9"/>
    <w:p w14:paraId="086EE753" w14:textId="77777777" w:rsidR="00F340B2" w:rsidRPr="00FA62B9" w:rsidRDefault="00202F43" w:rsidP="001E16D9">
      <w:r w:rsidRPr="00FA62B9">
        <w:rPr>
          <w:i/>
          <w:iCs/>
        </w:rPr>
        <w:t>Warunki meteorologiczne: temperatura min 0°C, max 5°C, średnia 2.5°C; brak opadów.</w:t>
      </w:r>
    </w:p>
    <w:p w14:paraId="086EE754" w14:textId="77777777" w:rsidR="00F340B2" w:rsidRPr="00FA62B9" w:rsidRDefault="00F340B2" w:rsidP="001E16D9"/>
    <w:p w14:paraId="086EE755" w14:textId="77777777" w:rsidR="00F340B2" w:rsidRPr="00FA62B9" w:rsidRDefault="00202F43" w:rsidP="001E16D9">
      <w:r w:rsidRPr="00FA62B9">
        <w:t>Bez zdarzeń nadzwyczajnych, dyżur zakończony bez uwag.</w:t>
      </w:r>
    </w:p>
    <w:p w14:paraId="086EE756" w14:textId="77777777" w:rsidR="00F340B2" w:rsidRPr="00FA62B9" w:rsidRDefault="00F340B2" w:rsidP="001E16D9"/>
    <w:p w14:paraId="086EE757" w14:textId="1A4A37FC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758" w14:textId="77777777" w:rsidR="00F340B2" w:rsidRPr="00FA62B9" w:rsidRDefault="00202F43" w:rsidP="001E16D9">
      <w:r w:rsidRPr="00FA62B9">
        <w:rPr>
          <w:i/>
          <w:iCs/>
        </w:rPr>
        <w:t>Kosewo Górne dnia 08.02.2024</w:t>
      </w:r>
    </w:p>
    <w:p w14:paraId="086EE759" w14:textId="75261CBB" w:rsidR="00F340B2" w:rsidRPr="00FA62B9" w:rsidRDefault="00202F43" w:rsidP="001E16D9">
      <w:r w:rsidRPr="00FA62B9">
        <w:t>___</w:t>
      </w:r>
    </w:p>
    <w:p w14:paraId="5137834E" w14:textId="77777777" w:rsidR="00061E89" w:rsidRPr="00FA62B9" w:rsidRDefault="00061E89">
      <w:r w:rsidRPr="00FA62B9">
        <w:br w:type="page"/>
      </w:r>
    </w:p>
    <w:p w14:paraId="086EE75A" w14:textId="250BC16F" w:rsidR="00F340B2" w:rsidRPr="00FA62B9" w:rsidRDefault="00202F43" w:rsidP="001E16D9">
      <w:r w:rsidRPr="00FA62B9">
        <w:lastRenderedPageBreak/>
        <w:t>9 lutego 2024 r., piątek</w:t>
      </w:r>
    </w:p>
    <w:p w14:paraId="44028722" w14:textId="67DB1B38" w:rsidR="001D17C9" w:rsidRPr="00FA62B9" w:rsidRDefault="001D17C9" w:rsidP="001D17C9">
      <w:r w:rsidRPr="00FA62B9">
        <w:t xml:space="preserve">Dyżurni </w:t>
      </w:r>
      <w:r w:rsidR="00296D87" w:rsidRPr="00FA62B9">
        <w:t>oddający</w:t>
      </w:r>
      <w:r w:rsidRPr="00FA62B9">
        <w:t xml:space="preserve">: Anna Kosoń, Przemysław </w:t>
      </w:r>
      <w:proofErr w:type="spellStart"/>
      <w:r w:rsidRPr="00FA62B9">
        <w:t>Rałł</w:t>
      </w:r>
      <w:proofErr w:type="spellEnd"/>
      <w:r w:rsidRPr="00FA62B9">
        <w:t xml:space="preserve"> i Michał Krawiec</w:t>
      </w:r>
    </w:p>
    <w:p w14:paraId="114078D6" w14:textId="12178824" w:rsidR="00296D87" w:rsidRPr="00FA62B9" w:rsidRDefault="00D449BE" w:rsidP="001E16D9">
      <w:r w:rsidRPr="00FA62B9">
        <w:t xml:space="preserve">Dyżurni przyjmujący: Paweł Kojs i </w:t>
      </w:r>
      <w:r w:rsidR="00FF5C31" w:rsidRPr="00FA62B9">
        <w:t>Piotr Zakrzewski</w:t>
      </w:r>
    </w:p>
    <w:p w14:paraId="086EE75B" w14:textId="5BB03079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75C" w14:textId="77777777" w:rsidR="00F340B2" w:rsidRPr="00FA62B9" w:rsidRDefault="00F340B2" w:rsidP="001E16D9"/>
    <w:p w14:paraId="086EE75D" w14:textId="015AF54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+2.5°C), kontrola systemu wodociągowego (zawory, węże, pompy). System sprawny, bez wycieków.</w:t>
      </w:r>
    </w:p>
    <w:p w14:paraId="086EE75E" w14:textId="77777777" w:rsidR="00F340B2" w:rsidRPr="00FA62B9" w:rsidRDefault="00F340B2" w:rsidP="001E16D9"/>
    <w:p w14:paraId="086EE75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760" w14:textId="77777777" w:rsidR="00F340B2" w:rsidRPr="00FA62B9" w:rsidRDefault="00F340B2" w:rsidP="001E16D9"/>
    <w:p w14:paraId="086EE761" w14:textId="1E154A22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762" w14:textId="77777777" w:rsidR="00F340B2" w:rsidRPr="00FA62B9" w:rsidRDefault="00F340B2" w:rsidP="001E16D9"/>
    <w:p w14:paraId="086EE763" w14:textId="34F27E5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764" w14:textId="77777777" w:rsidR="00F340B2" w:rsidRPr="00FA62B9" w:rsidRDefault="00F340B2" w:rsidP="001E16D9"/>
    <w:p w14:paraId="086EE765" w14:textId="77777777" w:rsidR="00F340B2" w:rsidRPr="00FA62B9" w:rsidRDefault="00202F43" w:rsidP="001E16D9">
      <w:r w:rsidRPr="00FA62B9">
        <w:t>Czynności tygodniowe: Kontrola zabezpieczeń przeciwpożarowych w 14 budynkach. Sprawdzanie stanu dachów, rynien (śnieg, sople). Monitoring kondycji zwierząt.</w:t>
      </w:r>
    </w:p>
    <w:p w14:paraId="086EE766" w14:textId="77777777" w:rsidR="00F340B2" w:rsidRPr="00FA62B9" w:rsidRDefault="00F340B2" w:rsidP="001E16D9"/>
    <w:p w14:paraId="086EE767" w14:textId="2603B74E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E768" w14:textId="77777777" w:rsidR="00F340B2" w:rsidRPr="00FA62B9" w:rsidRDefault="00F340B2" w:rsidP="001E16D9"/>
    <w:p w14:paraId="086EE769" w14:textId="77777777" w:rsidR="00F340B2" w:rsidRPr="00FA62B9" w:rsidRDefault="00202F43" w:rsidP="001E16D9">
      <w:r w:rsidRPr="00FA62B9">
        <w:rPr>
          <w:i/>
          <w:iCs/>
        </w:rPr>
        <w:t>Warunki meteorologiczne: temperatura min 0°C, max 5°C, średnia 2.5°C; brak opadów.</w:t>
      </w:r>
    </w:p>
    <w:p w14:paraId="086EE76A" w14:textId="77777777" w:rsidR="00F340B2" w:rsidRPr="00FA62B9" w:rsidRDefault="00F340B2" w:rsidP="001E16D9"/>
    <w:p w14:paraId="086EE76B" w14:textId="77777777" w:rsidR="00F340B2" w:rsidRPr="00FA62B9" w:rsidRDefault="00202F43" w:rsidP="001E16D9">
      <w:r w:rsidRPr="00FA62B9">
        <w:t>Bez zdarzeń nadzwyczajnych, dyżur zakończony bez uwag.</w:t>
      </w:r>
    </w:p>
    <w:p w14:paraId="086EE76C" w14:textId="77777777" w:rsidR="00F340B2" w:rsidRPr="00FA62B9" w:rsidRDefault="00F340B2" w:rsidP="001E16D9"/>
    <w:p w14:paraId="086EE76D" w14:textId="52293834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44A0619B" wp14:editId="57CD55A4">
            <wp:extent cx="1095375" cy="565454"/>
            <wp:effectExtent l="0" t="0" r="0" b="6350"/>
            <wp:docPr id="114785861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76E" w14:textId="77777777" w:rsidR="00F340B2" w:rsidRPr="00FA62B9" w:rsidRDefault="00202F43" w:rsidP="001E16D9">
      <w:r w:rsidRPr="00FA62B9">
        <w:rPr>
          <w:i/>
          <w:iCs/>
        </w:rPr>
        <w:t>Kosewo Górne dnia 09.02.2024</w:t>
      </w:r>
    </w:p>
    <w:p w14:paraId="086EE76F" w14:textId="3D954280" w:rsidR="00F340B2" w:rsidRPr="00FA62B9" w:rsidRDefault="00202F43" w:rsidP="001E16D9">
      <w:r w:rsidRPr="00FA62B9">
        <w:t>___</w:t>
      </w:r>
    </w:p>
    <w:p w14:paraId="02F58BBB" w14:textId="77777777" w:rsidR="00061E89" w:rsidRPr="00FA62B9" w:rsidRDefault="00061E89">
      <w:r w:rsidRPr="00FA62B9">
        <w:br w:type="page"/>
      </w:r>
    </w:p>
    <w:p w14:paraId="086EE770" w14:textId="5B33E176" w:rsidR="00F340B2" w:rsidRPr="00FA62B9" w:rsidRDefault="00202F43" w:rsidP="001E16D9">
      <w:r w:rsidRPr="00FA62B9">
        <w:lastRenderedPageBreak/>
        <w:t>10 lutego 2024 r., sobota</w:t>
      </w:r>
    </w:p>
    <w:p w14:paraId="2AA56A97" w14:textId="2A59B988" w:rsidR="00FF5C31" w:rsidRPr="00FA62B9" w:rsidRDefault="00FF5C31" w:rsidP="00FF5C31">
      <w:r w:rsidRPr="00FA62B9">
        <w:t>Dyżurni: Paweł Kojs i Piotr Zakrzewski</w:t>
      </w:r>
    </w:p>
    <w:p w14:paraId="086EE771" w14:textId="33EB249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772" w14:textId="77777777" w:rsidR="00F340B2" w:rsidRPr="00FA62B9" w:rsidRDefault="00F340B2" w:rsidP="001E16D9"/>
    <w:p w14:paraId="086EE773" w14:textId="0597976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+2°C), kontrola systemu wodociągowego (zawory, węże, pompy). System sprawny, bez wycieków.</w:t>
      </w:r>
    </w:p>
    <w:p w14:paraId="086EE774" w14:textId="77777777" w:rsidR="00F340B2" w:rsidRPr="00FA62B9" w:rsidRDefault="00F340B2" w:rsidP="001E16D9"/>
    <w:p w14:paraId="086EE77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776" w14:textId="77777777" w:rsidR="00F340B2" w:rsidRPr="00FA62B9" w:rsidRDefault="00F340B2" w:rsidP="001E16D9"/>
    <w:p w14:paraId="086EE777" w14:textId="2B931594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778" w14:textId="77777777" w:rsidR="00F340B2" w:rsidRPr="00FA62B9" w:rsidRDefault="00F340B2" w:rsidP="001E16D9"/>
    <w:p w14:paraId="086EE779" w14:textId="4E6FC2C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77A" w14:textId="77777777" w:rsidR="00F340B2" w:rsidRPr="00FA62B9" w:rsidRDefault="00F340B2" w:rsidP="001E16D9"/>
    <w:p w14:paraId="086EE77B" w14:textId="77777777" w:rsidR="00F340B2" w:rsidRPr="00FA62B9" w:rsidRDefault="00202F43" w:rsidP="001E16D9">
      <w:r w:rsidRPr="00FA62B9">
        <w:rPr>
          <w:i/>
          <w:iCs/>
        </w:rPr>
        <w:t>Warunki meteorologiczne: temperatura min 0°C, max 4°C, średnia 2°C; brak opadów.</w:t>
      </w:r>
    </w:p>
    <w:p w14:paraId="086EE77C" w14:textId="77777777" w:rsidR="00F340B2" w:rsidRPr="00FA62B9" w:rsidRDefault="00F340B2" w:rsidP="001E16D9"/>
    <w:p w14:paraId="086EE77D" w14:textId="77777777" w:rsidR="00F340B2" w:rsidRPr="00FA62B9" w:rsidRDefault="00202F43" w:rsidP="001E16D9">
      <w:r w:rsidRPr="00FA62B9">
        <w:t>Bez zdarzeń nadzwyczajnych, dyżur zakończony bez uwag.</w:t>
      </w:r>
    </w:p>
    <w:p w14:paraId="086EE77E" w14:textId="77777777" w:rsidR="00F340B2" w:rsidRPr="00FA62B9" w:rsidRDefault="00F340B2" w:rsidP="001E16D9"/>
    <w:p w14:paraId="086EE77F" w14:textId="2224EEB6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129DEEDF" wp14:editId="4FE1A1AD">
            <wp:extent cx="1095375" cy="565454"/>
            <wp:effectExtent l="0" t="0" r="0" b="6350"/>
            <wp:docPr id="1856432096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780" w14:textId="77777777" w:rsidR="00F340B2" w:rsidRPr="00FA62B9" w:rsidRDefault="00202F43" w:rsidP="001E16D9">
      <w:r w:rsidRPr="00FA62B9">
        <w:rPr>
          <w:i/>
          <w:iCs/>
        </w:rPr>
        <w:t>Kosewo Górne dnia 10.02.2024</w:t>
      </w:r>
    </w:p>
    <w:p w14:paraId="086EE781" w14:textId="0D763ED5" w:rsidR="00F340B2" w:rsidRPr="00FA62B9" w:rsidRDefault="00202F43" w:rsidP="001E16D9">
      <w:r w:rsidRPr="00FA62B9">
        <w:t>___</w:t>
      </w:r>
    </w:p>
    <w:p w14:paraId="022068A6" w14:textId="77777777" w:rsidR="007E7E9C" w:rsidRPr="00FA62B9" w:rsidRDefault="007E7E9C">
      <w:r w:rsidRPr="00FA62B9">
        <w:br w:type="page"/>
      </w:r>
    </w:p>
    <w:p w14:paraId="086EE782" w14:textId="3462F082" w:rsidR="00F340B2" w:rsidRPr="00FA62B9" w:rsidRDefault="00202F43" w:rsidP="001E16D9">
      <w:r w:rsidRPr="00FA62B9">
        <w:lastRenderedPageBreak/>
        <w:t>11 lutego 2024 r., niedziela</w:t>
      </w:r>
    </w:p>
    <w:p w14:paraId="67A78CF0" w14:textId="77777777" w:rsidR="00FF5C31" w:rsidRPr="00FA62B9" w:rsidRDefault="00FF5C31" w:rsidP="00FF5C31">
      <w:r w:rsidRPr="00FA62B9">
        <w:t>Dyżurni: Paweł Kojs i Piotr Zakrzewski</w:t>
      </w:r>
    </w:p>
    <w:p w14:paraId="086EE783" w14:textId="6FFEC683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784" w14:textId="77777777" w:rsidR="00F340B2" w:rsidRPr="00FA62B9" w:rsidRDefault="00F340B2" w:rsidP="001E16D9"/>
    <w:p w14:paraId="086EE785" w14:textId="37915B42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+1.5°C), kontrola systemu wodociągowego (zawory, węże, pompy). System sprawny, bez wycieków.</w:t>
      </w:r>
    </w:p>
    <w:p w14:paraId="086EE786" w14:textId="77777777" w:rsidR="00F340B2" w:rsidRPr="00FA62B9" w:rsidRDefault="00F340B2" w:rsidP="001E16D9"/>
    <w:p w14:paraId="086EE787" w14:textId="750106CC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788" w14:textId="77777777" w:rsidR="00F340B2" w:rsidRPr="00FA62B9" w:rsidRDefault="00F340B2" w:rsidP="001E16D9"/>
    <w:p w14:paraId="086EE789" w14:textId="6F280EA5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78A" w14:textId="77777777" w:rsidR="00F340B2" w:rsidRPr="00FA62B9" w:rsidRDefault="00F340B2" w:rsidP="001E16D9"/>
    <w:p w14:paraId="086EE78B" w14:textId="2D9975D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78C" w14:textId="77777777" w:rsidR="00F340B2" w:rsidRPr="00FA62B9" w:rsidRDefault="00F340B2" w:rsidP="001E16D9"/>
    <w:p w14:paraId="086EE78D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0°C, max 3°C, średnia 1.5°C;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78E" w14:textId="77777777" w:rsidR="00F340B2" w:rsidRPr="00FA62B9" w:rsidRDefault="00F340B2" w:rsidP="001E16D9"/>
    <w:p w14:paraId="086EE78F" w14:textId="77777777" w:rsidR="00F340B2" w:rsidRPr="00FA62B9" w:rsidRDefault="00202F43" w:rsidP="001E16D9">
      <w:r w:rsidRPr="00FA62B9">
        <w:t>Bez zdarzeń nadzwyczajnych, dyżur zakończony bez uwag.</w:t>
      </w:r>
    </w:p>
    <w:p w14:paraId="086EE790" w14:textId="77777777" w:rsidR="00F340B2" w:rsidRPr="00FA62B9" w:rsidRDefault="00F340B2" w:rsidP="001E16D9"/>
    <w:p w14:paraId="086EE791" w14:textId="0C552A41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38A10A31" wp14:editId="1510BF43">
            <wp:extent cx="1095375" cy="565454"/>
            <wp:effectExtent l="0" t="0" r="0" b="6350"/>
            <wp:docPr id="1260886102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792" w14:textId="77777777" w:rsidR="00F340B2" w:rsidRPr="00FA62B9" w:rsidRDefault="00202F43" w:rsidP="001E16D9">
      <w:r w:rsidRPr="00FA62B9">
        <w:rPr>
          <w:i/>
          <w:iCs/>
        </w:rPr>
        <w:t>Kosewo Górne dnia 11.02.2024</w:t>
      </w:r>
    </w:p>
    <w:p w14:paraId="086EE793" w14:textId="2B16F3F4" w:rsidR="00F340B2" w:rsidRPr="00FA62B9" w:rsidRDefault="00202F43" w:rsidP="001E16D9">
      <w:r w:rsidRPr="00FA62B9">
        <w:t>___</w:t>
      </w:r>
    </w:p>
    <w:p w14:paraId="234A1653" w14:textId="77777777" w:rsidR="00061E89" w:rsidRPr="00FA62B9" w:rsidRDefault="00061E89">
      <w:r w:rsidRPr="00FA62B9">
        <w:br w:type="page"/>
      </w:r>
    </w:p>
    <w:p w14:paraId="086EE794" w14:textId="13455968" w:rsidR="00F340B2" w:rsidRPr="00FA62B9" w:rsidRDefault="00202F43" w:rsidP="001E16D9">
      <w:r w:rsidRPr="00FA62B9">
        <w:lastRenderedPageBreak/>
        <w:t xml:space="preserve">12 lutego 2024 r., </w:t>
      </w:r>
      <w:commentRangeStart w:id="3"/>
      <w:r w:rsidRPr="00FA62B9">
        <w:t>poniedziałek</w:t>
      </w:r>
      <w:commentRangeEnd w:id="3"/>
      <w:r w:rsidR="001C48A7">
        <w:rPr>
          <w:rStyle w:val="Odwoaniedokomentarza"/>
        </w:rPr>
        <w:commentReference w:id="3"/>
      </w:r>
    </w:p>
    <w:p w14:paraId="6EC314B1" w14:textId="53672C65" w:rsidR="00E334FC" w:rsidRPr="00FA62B9" w:rsidRDefault="00E334FC" w:rsidP="00E334FC">
      <w:r w:rsidRPr="00FA62B9">
        <w:t>Dyżurni oddający: Paweł Kojs</w:t>
      </w:r>
      <w:r w:rsidR="00FF5C31" w:rsidRPr="00FA62B9">
        <w:t xml:space="preserve"> i Piotr Zakrzewski</w:t>
      </w:r>
    </w:p>
    <w:p w14:paraId="7E3ECC24" w14:textId="7BC4156F" w:rsidR="0028195B" w:rsidRPr="00FA62B9" w:rsidRDefault="0028195B" w:rsidP="0028195B">
      <w:r w:rsidRPr="00FA62B9">
        <w:t xml:space="preserve">Dyżurni przyjmujący: Przemysław </w:t>
      </w:r>
      <w:proofErr w:type="spellStart"/>
      <w:r w:rsidRPr="00FA62B9">
        <w:t>Rałł</w:t>
      </w:r>
      <w:proofErr w:type="spellEnd"/>
      <w:r w:rsidRPr="00FA62B9">
        <w:t xml:space="preserve"> </w:t>
      </w:r>
      <w:r w:rsidR="00327E9E" w:rsidRPr="00FA62B9">
        <w:t>i Michał Krawiec</w:t>
      </w:r>
    </w:p>
    <w:p w14:paraId="086EE795" w14:textId="75785635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E796" w14:textId="77777777" w:rsidR="00F340B2" w:rsidRPr="00FA62B9" w:rsidRDefault="00F340B2" w:rsidP="001E16D9"/>
    <w:p w14:paraId="086EE797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798" w14:textId="77777777" w:rsidR="00F340B2" w:rsidRPr="00FA62B9" w:rsidRDefault="00F340B2" w:rsidP="001E16D9"/>
    <w:p w14:paraId="086EE799" w14:textId="11CE23C8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79A" w14:textId="77777777" w:rsidR="00F340B2" w:rsidRPr="00FA62B9" w:rsidRDefault="00F340B2" w:rsidP="001E16D9"/>
    <w:p w14:paraId="086EE79B" w14:textId="0D3A867B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79C" w14:textId="77777777" w:rsidR="00F340B2" w:rsidRPr="00FA62B9" w:rsidRDefault="00F340B2" w:rsidP="001E16D9"/>
    <w:p w14:paraId="086EE79D" w14:textId="268349E1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+1°C), kontrola systemu wodociągowego (zawory, węże, pompy). System sprawny, bez wycieków.</w:t>
      </w:r>
    </w:p>
    <w:p w14:paraId="086EE79E" w14:textId="77777777" w:rsidR="00F340B2" w:rsidRPr="00FA62B9" w:rsidRDefault="00F340B2" w:rsidP="001E16D9"/>
    <w:p w14:paraId="086EE79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7A0" w14:textId="77777777" w:rsidR="00F340B2" w:rsidRPr="00FA62B9" w:rsidRDefault="00F340B2" w:rsidP="001E16D9"/>
    <w:p w14:paraId="086EE7A1" w14:textId="4B5C831C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7A2" w14:textId="77777777" w:rsidR="00F340B2" w:rsidRPr="00FA62B9" w:rsidRDefault="00F340B2" w:rsidP="001E16D9"/>
    <w:p w14:paraId="086EE7A3" w14:textId="3410542A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7A4" w14:textId="77777777" w:rsidR="00F340B2" w:rsidRPr="00FA62B9" w:rsidRDefault="00F340B2" w:rsidP="001E16D9"/>
    <w:p w14:paraId="086EE7A5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-1°C, max 3°C, średnia 1°C;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7A6" w14:textId="77777777" w:rsidR="00F340B2" w:rsidRPr="00FA62B9" w:rsidRDefault="00F340B2" w:rsidP="001E16D9"/>
    <w:p w14:paraId="086EE7A7" w14:textId="77777777" w:rsidR="00F340B2" w:rsidRPr="00FA62B9" w:rsidRDefault="00202F43" w:rsidP="001E16D9">
      <w:r w:rsidRPr="00FA62B9">
        <w:t>Bez zdarzeń nadzwyczajnych, dyżur zakończony bez uwag.</w:t>
      </w:r>
    </w:p>
    <w:p w14:paraId="086EE7A8" w14:textId="77777777" w:rsidR="00F340B2" w:rsidRPr="00FA62B9" w:rsidRDefault="00F340B2" w:rsidP="001E16D9"/>
    <w:p w14:paraId="086EE7A9" w14:textId="2A999A7A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7AA" w14:textId="77777777" w:rsidR="00F340B2" w:rsidRPr="00FA62B9" w:rsidRDefault="00202F43" w:rsidP="001E16D9">
      <w:r w:rsidRPr="00FA62B9">
        <w:rPr>
          <w:i/>
          <w:iCs/>
        </w:rPr>
        <w:t>Kosewo Górne dnia 12.02.2024</w:t>
      </w:r>
    </w:p>
    <w:p w14:paraId="086EE7AB" w14:textId="53DCB903" w:rsidR="00F340B2" w:rsidRPr="00FA62B9" w:rsidRDefault="00202F43" w:rsidP="001E16D9">
      <w:r w:rsidRPr="00FA62B9">
        <w:t>___</w:t>
      </w:r>
    </w:p>
    <w:p w14:paraId="24B2E2CC" w14:textId="77777777" w:rsidR="00061E89" w:rsidRPr="00FA62B9" w:rsidRDefault="00061E89">
      <w:r w:rsidRPr="00FA62B9">
        <w:br w:type="page"/>
      </w:r>
    </w:p>
    <w:p w14:paraId="086EE7AC" w14:textId="545000C0" w:rsidR="00F340B2" w:rsidRPr="00FA62B9" w:rsidRDefault="00202F43" w:rsidP="001E16D9">
      <w:r w:rsidRPr="00FA62B9">
        <w:lastRenderedPageBreak/>
        <w:t>13 lutego 2024 r., wtorek</w:t>
      </w:r>
    </w:p>
    <w:p w14:paraId="555C221B" w14:textId="2C7735F7" w:rsidR="0028195B" w:rsidRPr="00FA62B9" w:rsidRDefault="0028195B" w:rsidP="0028195B">
      <w:r w:rsidRPr="00FA62B9">
        <w:t xml:space="preserve">Dyżurni: Przemysław </w:t>
      </w:r>
      <w:proofErr w:type="spellStart"/>
      <w:r w:rsidRPr="00FA62B9">
        <w:t>Rałł</w:t>
      </w:r>
      <w:proofErr w:type="spellEnd"/>
      <w:r w:rsidRPr="00FA62B9">
        <w:t xml:space="preserve"> </w:t>
      </w:r>
      <w:r w:rsidR="00327E9E" w:rsidRPr="00FA62B9">
        <w:t>i Michał Krawiec</w:t>
      </w:r>
    </w:p>
    <w:p w14:paraId="086EE7AD" w14:textId="28CAC9FD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7AE" w14:textId="77777777" w:rsidR="00F340B2" w:rsidRPr="00FA62B9" w:rsidRDefault="00F340B2" w:rsidP="001E16D9"/>
    <w:p w14:paraId="086EE7AF" w14:textId="04288D7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+0.5°C), kontrola systemu wodociągowego (zawory, węże, pompy). System sprawny, bez wycieków.</w:t>
      </w:r>
    </w:p>
    <w:p w14:paraId="086EE7B0" w14:textId="77777777" w:rsidR="00F340B2" w:rsidRPr="00FA62B9" w:rsidRDefault="00F340B2" w:rsidP="001E16D9"/>
    <w:p w14:paraId="086EE7B1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7B2" w14:textId="77777777" w:rsidR="00F340B2" w:rsidRPr="00FA62B9" w:rsidRDefault="00F340B2" w:rsidP="001E16D9"/>
    <w:p w14:paraId="086EE7B3" w14:textId="66ED8795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7B4" w14:textId="77777777" w:rsidR="00F340B2" w:rsidRPr="00FA62B9" w:rsidRDefault="00F340B2" w:rsidP="001E16D9"/>
    <w:p w14:paraId="086EE7B5" w14:textId="631F785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7B6" w14:textId="77777777" w:rsidR="00F340B2" w:rsidRPr="00FA62B9" w:rsidRDefault="00F340B2" w:rsidP="001E16D9"/>
    <w:p w14:paraId="086EE7B7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-1°C, max 2°C, średnia 0.5°C;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7B8" w14:textId="77777777" w:rsidR="00F340B2" w:rsidRPr="00FA62B9" w:rsidRDefault="00F340B2" w:rsidP="001E16D9"/>
    <w:p w14:paraId="086EE7B9" w14:textId="77777777" w:rsidR="00F340B2" w:rsidRPr="00FA62B9" w:rsidRDefault="00202F43" w:rsidP="001E16D9">
      <w:r w:rsidRPr="00FA62B9">
        <w:t>Bez zdarzeń nadzwyczajnych, dyżur zakończony bez uwag.</w:t>
      </w:r>
    </w:p>
    <w:p w14:paraId="086EE7BA" w14:textId="77777777" w:rsidR="00F340B2" w:rsidRPr="00FA62B9" w:rsidRDefault="00F340B2" w:rsidP="001E16D9"/>
    <w:p w14:paraId="086EE7BB" w14:textId="55B29CC1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7BC" w14:textId="77777777" w:rsidR="00F340B2" w:rsidRPr="00FA62B9" w:rsidRDefault="00202F43" w:rsidP="001E16D9">
      <w:r w:rsidRPr="00FA62B9">
        <w:rPr>
          <w:i/>
          <w:iCs/>
        </w:rPr>
        <w:t>Kosewo Górne dnia 13.02.2024</w:t>
      </w:r>
    </w:p>
    <w:p w14:paraId="086EE7BD" w14:textId="35F35B99" w:rsidR="00F340B2" w:rsidRPr="00FA62B9" w:rsidRDefault="00202F43" w:rsidP="001E16D9">
      <w:r w:rsidRPr="00FA62B9">
        <w:t>___</w:t>
      </w:r>
    </w:p>
    <w:p w14:paraId="69AB1E05" w14:textId="77777777" w:rsidR="00061E89" w:rsidRPr="00FA62B9" w:rsidRDefault="00061E89">
      <w:r w:rsidRPr="00FA62B9">
        <w:br w:type="page"/>
      </w:r>
    </w:p>
    <w:p w14:paraId="086EE7BE" w14:textId="4233D906" w:rsidR="00F340B2" w:rsidRPr="00FA62B9" w:rsidRDefault="00202F43" w:rsidP="001E16D9">
      <w:r w:rsidRPr="00FA62B9">
        <w:lastRenderedPageBreak/>
        <w:t>14 lutego 2024 r., środa</w:t>
      </w:r>
    </w:p>
    <w:p w14:paraId="5A27DB71" w14:textId="77777777" w:rsidR="0028195B" w:rsidRPr="00FA62B9" w:rsidRDefault="0028195B" w:rsidP="0028195B">
      <w:r w:rsidRPr="00FA62B9">
        <w:t xml:space="preserve">Dyżurni: Anna Kosoń, Przemysław </w:t>
      </w:r>
      <w:proofErr w:type="spellStart"/>
      <w:r w:rsidRPr="00FA62B9">
        <w:t>Rałł</w:t>
      </w:r>
      <w:proofErr w:type="spellEnd"/>
      <w:r w:rsidRPr="00FA62B9">
        <w:t xml:space="preserve"> i Michał Krawiec</w:t>
      </w:r>
    </w:p>
    <w:p w14:paraId="086EE7BF" w14:textId="198CAB03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7C0" w14:textId="77777777" w:rsidR="00F340B2" w:rsidRPr="00FA62B9" w:rsidRDefault="00F340B2" w:rsidP="001E16D9"/>
    <w:p w14:paraId="086EE7C1" w14:textId="7764735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0°C), kontrola systemu wodociągowego (zawory, węże, pompy). System sprawny, bez wycieków.</w:t>
      </w:r>
    </w:p>
    <w:p w14:paraId="086EE7C2" w14:textId="77777777" w:rsidR="00F340B2" w:rsidRPr="00FA62B9" w:rsidRDefault="00F340B2" w:rsidP="001E16D9"/>
    <w:p w14:paraId="086EE7C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7C4" w14:textId="77777777" w:rsidR="00F340B2" w:rsidRPr="00FA62B9" w:rsidRDefault="00F340B2" w:rsidP="001E16D9"/>
    <w:p w14:paraId="086EE7C5" w14:textId="7BB92E75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7C6" w14:textId="77777777" w:rsidR="00F340B2" w:rsidRPr="00FA62B9" w:rsidRDefault="00F340B2" w:rsidP="001E16D9"/>
    <w:p w14:paraId="086EE7C7" w14:textId="63538CC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7C8" w14:textId="77777777" w:rsidR="00F340B2" w:rsidRPr="00FA62B9" w:rsidRDefault="00F340B2" w:rsidP="001E16D9"/>
    <w:p w14:paraId="086EE7C9" w14:textId="77777777" w:rsidR="00F340B2" w:rsidRPr="00FA62B9" w:rsidRDefault="00202F43" w:rsidP="001E16D9">
      <w:r w:rsidRPr="00FA62B9">
        <w:rPr>
          <w:i/>
          <w:iCs/>
        </w:rPr>
        <w:t>Warunki meteorologiczne: temperatura min -2°C, max 2°C, średnia 0°C; brak opadów.</w:t>
      </w:r>
    </w:p>
    <w:p w14:paraId="086EE7CA" w14:textId="77777777" w:rsidR="00F340B2" w:rsidRPr="00FA62B9" w:rsidRDefault="00F340B2" w:rsidP="001E16D9"/>
    <w:p w14:paraId="086EE7CB" w14:textId="77777777" w:rsidR="00F340B2" w:rsidRPr="00FA62B9" w:rsidRDefault="00202F43" w:rsidP="001E16D9">
      <w:r w:rsidRPr="00FA62B9">
        <w:t>Bez zdarzeń nadzwyczajnych, dyżur zakończony bez uwag.</w:t>
      </w:r>
    </w:p>
    <w:p w14:paraId="086EE7CC" w14:textId="77777777" w:rsidR="00F340B2" w:rsidRPr="00FA62B9" w:rsidRDefault="00F340B2" w:rsidP="001E16D9"/>
    <w:p w14:paraId="086EE7CD" w14:textId="540DDDD7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7CE" w14:textId="77777777" w:rsidR="00F340B2" w:rsidRPr="00FA62B9" w:rsidRDefault="00202F43" w:rsidP="001E16D9">
      <w:r w:rsidRPr="00FA62B9">
        <w:rPr>
          <w:i/>
          <w:iCs/>
        </w:rPr>
        <w:t>Kosewo Górne dnia 14.02.2024</w:t>
      </w:r>
    </w:p>
    <w:p w14:paraId="086EE7CF" w14:textId="47CE96D9" w:rsidR="00F340B2" w:rsidRPr="00FA62B9" w:rsidRDefault="00202F43" w:rsidP="001E16D9">
      <w:r w:rsidRPr="00FA62B9">
        <w:t>___</w:t>
      </w:r>
    </w:p>
    <w:p w14:paraId="1D35E22C" w14:textId="77777777" w:rsidR="00061E89" w:rsidRPr="00FA62B9" w:rsidRDefault="00061E89">
      <w:r w:rsidRPr="00FA62B9">
        <w:br w:type="page"/>
      </w:r>
    </w:p>
    <w:p w14:paraId="086EE7D0" w14:textId="2C561EBB" w:rsidR="00F340B2" w:rsidRPr="00FA62B9" w:rsidRDefault="00202F43" w:rsidP="001E16D9">
      <w:r w:rsidRPr="00FA62B9">
        <w:lastRenderedPageBreak/>
        <w:t>15 lutego 2024 r., czwartek</w:t>
      </w:r>
    </w:p>
    <w:p w14:paraId="7DBB7FB3" w14:textId="77777777" w:rsidR="0028195B" w:rsidRPr="00FA62B9" w:rsidRDefault="0028195B" w:rsidP="0028195B">
      <w:r w:rsidRPr="00FA62B9">
        <w:t xml:space="preserve">Dyżurni: Anna Kosoń, Przemysław </w:t>
      </w:r>
      <w:proofErr w:type="spellStart"/>
      <w:r w:rsidRPr="00FA62B9">
        <w:t>Rałł</w:t>
      </w:r>
      <w:proofErr w:type="spellEnd"/>
      <w:r w:rsidRPr="00FA62B9">
        <w:t xml:space="preserve"> i Michał Krawiec</w:t>
      </w:r>
    </w:p>
    <w:p w14:paraId="086EE7D1" w14:textId="61E835B7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7D2" w14:textId="77777777" w:rsidR="00F340B2" w:rsidRPr="00FA62B9" w:rsidRDefault="00F340B2" w:rsidP="001E16D9"/>
    <w:p w14:paraId="086EE7D3" w14:textId="0A9323B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-0.5°C),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7D4" w14:textId="77777777" w:rsidR="00F340B2" w:rsidRPr="00FA62B9" w:rsidRDefault="00F340B2" w:rsidP="001E16D9"/>
    <w:p w14:paraId="086EE7D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7D6" w14:textId="77777777" w:rsidR="00F340B2" w:rsidRPr="00FA62B9" w:rsidRDefault="00F340B2" w:rsidP="001E16D9"/>
    <w:p w14:paraId="086EE7D7" w14:textId="16898A37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EE7D8" w14:textId="77777777" w:rsidR="00F340B2" w:rsidRPr="00FA62B9" w:rsidRDefault="00F340B2" w:rsidP="001E16D9"/>
    <w:p w14:paraId="086EE7D9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7DA" w14:textId="77777777" w:rsidR="00F340B2" w:rsidRPr="00FA62B9" w:rsidRDefault="00F340B2" w:rsidP="001E16D9"/>
    <w:p w14:paraId="086EE7DB" w14:textId="77777777" w:rsidR="00F340B2" w:rsidRPr="00FA62B9" w:rsidRDefault="00202F43" w:rsidP="001E16D9">
      <w:r w:rsidRPr="00FA62B9">
        <w:rPr>
          <w:i/>
          <w:iCs/>
        </w:rPr>
        <w:t>Warunki meteorologiczne: temperatura min -2°C, max 1°C, średnia -0.5°C; brak opadów.</w:t>
      </w:r>
    </w:p>
    <w:p w14:paraId="086EE7DC" w14:textId="77777777" w:rsidR="00F340B2" w:rsidRPr="00FA62B9" w:rsidRDefault="00F340B2" w:rsidP="001E16D9"/>
    <w:p w14:paraId="086EE7DD" w14:textId="77777777" w:rsidR="00F340B2" w:rsidRPr="00FA62B9" w:rsidRDefault="00202F43" w:rsidP="001E16D9">
      <w:r w:rsidRPr="00FA62B9">
        <w:t>Bez zdarzeń nadzwyczajnych, dyżur zakończony bez uwag.</w:t>
      </w:r>
    </w:p>
    <w:p w14:paraId="086EE7DE" w14:textId="77777777" w:rsidR="00F340B2" w:rsidRPr="00FA62B9" w:rsidRDefault="00F340B2" w:rsidP="001E16D9"/>
    <w:p w14:paraId="086EE7DF" w14:textId="5B7DCFC8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7E0" w14:textId="77777777" w:rsidR="00F340B2" w:rsidRPr="00FA62B9" w:rsidRDefault="00202F43" w:rsidP="001E16D9">
      <w:r w:rsidRPr="00FA62B9">
        <w:rPr>
          <w:i/>
          <w:iCs/>
        </w:rPr>
        <w:t>Kosewo Górne dnia 15.02.2024</w:t>
      </w:r>
    </w:p>
    <w:p w14:paraId="086EE7E1" w14:textId="0096A6BB" w:rsidR="00F340B2" w:rsidRPr="00FA62B9" w:rsidRDefault="00202F43" w:rsidP="001E16D9">
      <w:r w:rsidRPr="00FA62B9">
        <w:t>___</w:t>
      </w:r>
    </w:p>
    <w:p w14:paraId="0EDC19B1" w14:textId="77777777" w:rsidR="00061E89" w:rsidRPr="00FA62B9" w:rsidRDefault="00061E89">
      <w:r w:rsidRPr="00FA62B9">
        <w:br w:type="page"/>
      </w:r>
    </w:p>
    <w:p w14:paraId="086EE7E2" w14:textId="0A986257" w:rsidR="00F340B2" w:rsidRPr="00FA62B9" w:rsidRDefault="00202F43" w:rsidP="001E16D9">
      <w:r w:rsidRPr="00FA62B9">
        <w:lastRenderedPageBreak/>
        <w:t>16 lutego 2024 r., piątek</w:t>
      </w:r>
    </w:p>
    <w:p w14:paraId="030C7745" w14:textId="62FCA6EA" w:rsidR="00762AD1" w:rsidRPr="00FA62B9" w:rsidRDefault="00762AD1" w:rsidP="00762AD1">
      <w:r w:rsidRPr="00FA62B9">
        <w:t xml:space="preserve">Dyżurni </w:t>
      </w:r>
      <w:r w:rsidR="00A65378" w:rsidRPr="00FA62B9">
        <w:t>oddający</w:t>
      </w:r>
      <w:r w:rsidRPr="00FA62B9">
        <w:t>: Anna Kosoń, Michał Krawiec</w:t>
      </w:r>
    </w:p>
    <w:p w14:paraId="6CB6640C" w14:textId="31295EF3" w:rsidR="00D84811" w:rsidRPr="00FA62B9" w:rsidRDefault="00D84811" w:rsidP="001C48A7">
      <w:r w:rsidRPr="00FA62B9">
        <w:t>Dyżurni</w:t>
      </w:r>
      <w:r w:rsidR="00762AD1" w:rsidRPr="00FA62B9">
        <w:t xml:space="preserve"> przyjmujący</w:t>
      </w:r>
      <w:r w:rsidRPr="00FA62B9">
        <w:t xml:space="preserve">: Paweł </w:t>
      </w:r>
      <w:proofErr w:type="spellStart"/>
      <w:r w:rsidRPr="00FA62B9">
        <w:t>Kojs</w:t>
      </w:r>
      <w:proofErr w:type="spellEnd"/>
      <w:r w:rsidRPr="00FA62B9">
        <w:t xml:space="preserve"> i </w:t>
      </w:r>
      <w:ins w:id="4" w:author="Reviewer" w:date="2025-11-14T08:29:00Z">
        <w:r w:rsidR="001C48A7">
          <w:t xml:space="preserve">Przemysław </w:t>
        </w:r>
        <w:proofErr w:type="spellStart"/>
        <w:r w:rsidR="001C48A7">
          <w:t>Rałł</w:t>
        </w:r>
      </w:ins>
      <w:proofErr w:type="spellEnd"/>
      <w:del w:id="5" w:author="Reviewer" w:date="2025-11-14T08:27:00Z">
        <w:r w:rsidRPr="00FA62B9" w:rsidDel="001C48A7">
          <w:delText>Arkadiusz Nowak</w:delText>
        </w:r>
      </w:del>
    </w:p>
    <w:p w14:paraId="086EE7E3" w14:textId="504E5B65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7E4" w14:textId="77777777" w:rsidR="00F340B2" w:rsidRPr="00FA62B9" w:rsidRDefault="00F340B2" w:rsidP="001E16D9"/>
    <w:p w14:paraId="086EE7E5" w14:textId="63865AF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-0.5°C),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7E6" w14:textId="77777777" w:rsidR="00F340B2" w:rsidRPr="00FA62B9" w:rsidRDefault="00F340B2" w:rsidP="001E16D9"/>
    <w:p w14:paraId="086EE7E7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7E8" w14:textId="77777777" w:rsidR="00F340B2" w:rsidRPr="00FA62B9" w:rsidRDefault="00F340B2" w:rsidP="001E16D9"/>
    <w:p w14:paraId="086EE7E9" w14:textId="4F879B68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EE7EA" w14:textId="77777777" w:rsidR="00F340B2" w:rsidRPr="00FA62B9" w:rsidRDefault="00F340B2" w:rsidP="001E16D9"/>
    <w:p w14:paraId="086EE7EB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7EC" w14:textId="77777777" w:rsidR="00F340B2" w:rsidRPr="00FA62B9" w:rsidRDefault="00F340B2" w:rsidP="001E16D9"/>
    <w:p w14:paraId="086EE7ED" w14:textId="77777777" w:rsidR="00F340B2" w:rsidRPr="00FA62B9" w:rsidRDefault="00202F43" w:rsidP="001E16D9">
      <w:r w:rsidRPr="00FA62B9">
        <w:t>Czynności tygodniowe: Kontrola zabezpieczeń przeciwpożarowych w 14 budynkach. Sprawdzanie stanu dachów, rynien (śnieg, sople). Monitoring kondycji zwierząt.</w:t>
      </w:r>
    </w:p>
    <w:p w14:paraId="086EE7EE" w14:textId="77777777" w:rsidR="00F340B2" w:rsidRPr="00FA62B9" w:rsidRDefault="00F340B2" w:rsidP="001E16D9"/>
    <w:p w14:paraId="086EE7EF" w14:textId="632AD0CA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E7F0" w14:textId="77777777" w:rsidR="00F340B2" w:rsidRPr="00FA62B9" w:rsidRDefault="00F340B2" w:rsidP="001E16D9"/>
    <w:p w14:paraId="086EE7F1" w14:textId="77777777" w:rsidR="00F340B2" w:rsidRPr="00FA62B9" w:rsidRDefault="00202F43" w:rsidP="001E16D9">
      <w:r w:rsidRPr="00FA62B9">
        <w:rPr>
          <w:i/>
          <w:iCs/>
        </w:rPr>
        <w:t>Warunki meteorologiczne: temperatura min -2°C, max 1°C, średnia -0.5°C; brak opadów.</w:t>
      </w:r>
    </w:p>
    <w:p w14:paraId="086EE7F2" w14:textId="77777777" w:rsidR="00F340B2" w:rsidRPr="00FA62B9" w:rsidRDefault="00F340B2" w:rsidP="001E16D9"/>
    <w:p w14:paraId="086EE7F3" w14:textId="77777777" w:rsidR="00F340B2" w:rsidRPr="00FA62B9" w:rsidRDefault="00202F43" w:rsidP="001E16D9">
      <w:r w:rsidRPr="00FA62B9">
        <w:t>Bez zdarzeń nadzwyczajnych, dyżur zakończony bez uwag.</w:t>
      </w:r>
    </w:p>
    <w:p w14:paraId="086EE7F4" w14:textId="77777777" w:rsidR="00F340B2" w:rsidRPr="00FA62B9" w:rsidRDefault="00F340B2" w:rsidP="001E16D9"/>
    <w:p w14:paraId="086EE7F5" w14:textId="2E870816" w:rsidR="00F340B2" w:rsidRPr="00FA62B9" w:rsidRDefault="00B9574E" w:rsidP="001E16D9">
      <w:r w:rsidRPr="00FA62B9">
        <w:rPr>
          <w:i/>
          <w:iCs/>
        </w:rPr>
        <w:t xml:space="preserve">Dyżurny: Paweł </w:t>
      </w:r>
      <w:commentRangeStart w:id="6"/>
      <w:proofErr w:type="spellStart"/>
      <w:r w:rsidRPr="00FA62B9">
        <w:rPr>
          <w:i/>
          <w:iCs/>
        </w:rPr>
        <w:t>Kojs</w:t>
      </w:r>
      <w:commentRangeEnd w:id="6"/>
      <w:proofErr w:type="spellEnd"/>
      <w:r w:rsidR="001C48A7">
        <w:rPr>
          <w:rStyle w:val="Odwoaniedokomentarza"/>
        </w:rPr>
        <w:commentReference w:id="6"/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38403395" wp14:editId="1207AF80">
            <wp:extent cx="1095375" cy="565454"/>
            <wp:effectExtent l="0" t="0" r="0" b="6350"/>
            <wp:docPr id="410332948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7F6" w14:textId="77777777" w:rsidR="00F340B2" w:rsidRPr="00FA62B9" w:rsidRDefault="00202F43" w:rsidP="001E16D9">
      <w:r w:rsidRPr="00FA62B9">
        <w:rPr>
          <w:i/>
          <w:iCs/>
        </w:rPr>
        <w:t>Kosewo Górne dnia 16.02.2024</w:t>
      </w:r>
    </w:p>
    <w:p w14:paraId="086EE7F7" w14:textId="0322A7D6" w:rsidR="00F340B2" w:rsidRPr="00FA62B9" w:rsidRDefault="00202F43" w:rsidP="001E16D9">
      <w:r w:rsidRPr="00FA62B9">
        <w:t>___</w:t>
      </w:r>
    </w:p>
    <w:p w14:paraId="6269CB70" w14:textId="77777777" w:rsidR="00061E89" w:rsidRPr="00FA62B9" w:rsidRDefault="00061E89">
      <w:r w:rsidRPr="00FA62B9">
        <w:br w:type="page"/>
      </w:r>
    </w:p>
    <w:p w14:paraId="086EE7F8" w14:textId="09A6FA85" w:rsidR="00F340B2" w:rsidRPr="00FA62B9" w:rsidRDefault="00202F43" w:rsidP="001E16D9">
      <w:r w:rsidRPr="00FA62B9">
        <w:lastRenderedPageBreak/>
        <w:t>17 lutego 2024 r., sobota</w:t>
      </w:r>
    </w:p>
    <w:p w14:paraId="40C4A6C8" w14:textId="31586E5B" w:rsidR="00D84811" w:rsidRPr="00FA62B9" w:rsidRDefault="00D84811" w:rsidP="001C48A7">
      <w:r w:rsidRPr="00FA62B9">
        <w:t xml:space="preserve">Dyżurni: Paweł </w:t>
      </w:r>
      <w:proofErr w:type="spellStart"/>
      <w:r w:rsidRPr="00FA62B9">
        <w:t>Kojs</w:t>
      </w:r>
      <w:proofErr w:type="spellEnd"/>
      <w:r w:rsidRPr="00FA62B9">
        <w:t xml:space="preserve"> i </w:t>
      </w:r>
      <w:ins w:id="7" w:author="Reviewer" w:date="2025-11-14T08:29:00Z">
        <w:r w:rsidR="001C48A7">
          <w:t xml:space="preserve">Przemysław </w:t>
        </w:r>
        <w:proofErr w:type="spellStart"/>
        <w:r w:rsidR="001C48A7">
          <w:t>Rałł</w:t>
        </w:r>
      </w:ins>
      <w:proofErr w:type="spellEnd"/>
      <w:del w:id="8" w:author="Reviewer" w:date="2025-11-14T08:27:00Z">
        <w:r w:rsidRPr="00FA62B9" w:rsidDel="001C48A7">
          <w:delText>Arkadiusz Nowak</w:delText>
        </w:r>
      </w:del>
    </w:p>
    <w:p w14:paraId="086EE7F9" w14:textId="68A743B9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7FA" w14:textId="77777777" w:rsidR="00F340B2" w:rsidRPr="00FA62B9" w:rsidRDefault="00F340B2" w:rsidP="001E16D9"/>
    <w:p w14:paraId="086EE7FB" w14:textId="68F5075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-1°C),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7FC" w14:textId="77777777" w:rsidR="00F340B2" w:rsidRPr="00FA62B9" w:rsidRDefault="00F340B2" w:rsidP="001E16D9"/>
    <w:p w14:paraId="086EE7FD" w14:textId="084AEC0A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7FE" w14:textId="77777777" w:rsidR="00F340B2" w:rsidRPr="00FA62B9" w:rsidRDefault="00F340B2" w:rsidP="001E16D9"/>
    <w:p w14:paraId="086EE7FF" w14:textId="4BCFBB0D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EE800" w14:textId="77777777" w:rsidR="00F340B2" w:rsidRPr="00FA62B9" w:rsidRDefault="00F340B2" w:rsidP="001E16D9"/>
    <w:p w14:paraId="086EE801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802" w14:textId="77777777" w:rsidR="00F340B2" w:rsidRPr="00FA62B9" w:rsidRDefault="00F340B2" w:rsidP="001E16D9"/>
    <w:p w14:paraId="086EE803" w14:textId="77777777" w:rsidR="00F340B2" w:rsidRPr="00FA62B9" w:rsidRDefault="00202F43" w:rsidP="001E16D9">
      <w:r w:rsidRPr="00FA62B9">
        <w:rPr>
          <w:i/>
          <w:iCs/>
        </w:rPr>
        <w:t>Warunki meteorologiczne: temperatura min -3°C, max 1°C, średnia -1°C; brak opadów.</w:t>
      </w:r>
    </w:p>
    <w:p w14:paraId="086EE804" w14:textId="77777777" w:rsidR="00F340B2" w:rsidRPr="00FA62B9" w:rsidRDefault="00F340B2" w:rsidP="001E16D9"/>
    <w:p w14:paraId="086EE805" w14:textId="77777777" w:rsidR="00F340B2" w:rsidRPr="00FA62B9" w:rsidRDefault="00202F43" w:rsidP="001E16D9">
      <w:r w:rsidRPr="00FA62B9">
        <w:t>Bez zdarzeń nadzwyczajnych, dyżur zakończony bez uwag.</w:t>
      </w:r>
    </w:p>
    <w:p w14:paraId="086EE806" w14:textId="77777777" w:rsidR="00F340B2" w:rsidRPr="00FA62B9" w:rsidRDefault="00F340B2" w:rsidP="001E16D9"/>
    <w:p w14:paraId="086EE807" w14:textId="638D769F" w:rsidR="00F340B2" w:rsidRPr="00FA62B9" w:rsidRDefault="00B9574E" w:rsidP="001E16D9">
      <w:r w:rsidRPr="00FA62B9">
        <w:rPr>
          <w:i/>
          <w:iCs/>
        </w:rPr>
        <w:t xml:space="preserve">Dyżurny: Paweł </w:t>
      </w:r>
      <w:commentRangeStart w:id="9"/>
      <w:proofErr w:type="spellStart"/>
      <w:r w:rsidRPr="00FA62B9">
        <w:rPr>
          <w:i/>
          <w:iCs/>
        </w:rPr>
        <w:t>Kojs</w:t>
      </w:r>
      <w:commentRangeEnd w:id="9"/>
      <w:proofErr w:type="spellEnd"/>
      <w:r w:rsidR="001C48A7">
        <w:rPr>
          <w:rStyle w:val="Odwoaniedokomentarza"/>
        </w:rPr>
        <w:commentReference w:id="9"/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202FA21D" wp14:editId="5E6AEB54">
            <wp:extent cx="1095375" cy="565454"/>
            <wp:effectExtent l="0" t="0" r="0" b="6350"/>
            <wp:docPr id="2034029674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808" w14:textId="77777777" w:rsidR="00F340B2" w:rsidRPr="00FA62B9" w:rsidRDefault="00202F43" w:rsidP="001E16D9">
      <w:r w:rsidRPr="00FA62B9">
        <w:rPr>
          <w:i/>
          <w:iCs/>
        </w:rPr>
        <w:t>Kosewo Górne dnia 17.02.2024</w:t>
      </w:r>
    </w:p>
    <w:p w14:paraId="086EE809" w14:textId="12077577" w:rsidR="00F340B2" w:rsidRPr="00FA62B9" w:rsidRDefault="00202F43" w:rsidP="001E16D9">
      <w:r w:rsidRPr="00FA62B9">
        <w:t>___</w:t>
      </w:r>
    </w:p>
    <w:p w14:paraId="3355A1E2" w14:textId="77777777" w:rsidR="00061E89" w:rsidRPr="00FA62B9" w:rsidRDefault="00061E89">
      <w:r w:rsidRPr="00FA62B9">
        <w:br w:type="page"/>
      </w:r>
    </w:p>
    <w:p w14:paraId="086EE80A" w14:textId="55C41E63" w:rsidR="00F340B2" w:rsidRPr="00FA62B9" w:rsidRDefault="00202F43" w:rsidP="001E16D9">
      <w:r w:rsidRPr="00FA62B9">
        <w:lastRenderedPageBreak/>
        <w:t>18 lutego 2024 r., niedziela</w:t>
      </w:r>
    </w:p>
    <w:p w14:paraId="70FBAE7E" w14:textId="3CC828CF" w:rsidR="00411DBF" w:rsidRPr="00FA62B9" w:rsidRDefault="00411DBF" w:rsidP="001C48A7">
      <w:r w:rsidRPr="00FA62B9">
        <w:t xml:space="preserve">Dyżurni: Paweł </w:t>
      </w:r>
      <w:proofErr w:type="spellStart"/>
      <w:r w:rsidRPr="00FA62B9">
        <w:t>Kojs</w:t>
      </w:r>
      <w:proofErr w:type="spellEnd"/>
      <w:r w:rsidRPr="00FA62B9">
        <w:t xml:space="preserve"> i </w:t>
      </w:r>
      <w:ins w:id="10" w:author="Reviewer" w:date="2025-11-14T08:29:00Z">
        <w:r w:rsidR="001C48A7">
          <w:t xml:space="preserve">Przemysław </w:t>
        </w:r>
        <w:proofErr w:type="spellStart"/>
        <w:r w:rsidR="001C48A7">
          <w:t>Rałł</w:t>
        </w:r>
      </w:ins>
      <w:proofErr w:type="spellEnd"/>
      <w:del w:id="11" w:author="Reviewer" w:date="2025-11-14T08:27:00Z">
        <w:r w:rsidRPr="00FA62B9" w:rsidDel="001C48A7">
          <w:delText>Arkadiusz Nowak</w:delText>
        </w:r>
      </w:del>
    </w:p>
    <w:p w14:paraId="086EE80B" w14:textId="23C77BC4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80C" w14:textId="77777777" w:rsidR="00F340B2" w:rsidRPr="00FA62B9" w:rsidRDefault="00F340B2" w:rsidP="001E16D9"/>
    <w:p w14:paraId="086EE80D" w14:textId="6FBA2F8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-1°C),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80E" w14:textId="77777777" w:rsidR="00F340B2" w:rsidRPr="00FA62B9" w:rsidRDefault="00F340B2" w:rsidP="001E16D9"/>
    <w:p w14:paraId="086EE80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ogrodzeniowych, odśnieżanie dojazdów. Stan ogrodzeń dobry.</w:t>
      </w:r>
    </w:p>
    <w:p w14:paraId="086EE810" w14:textId="77777777" w:rsidR="00F340B2" w:rsidRPr="00FA62B9" w:rsidRDefault="00F340B2" w:rsidP="001E16D9"/>
    <w:p w14:paraId="086EE811" w14:textId="5604A213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Odśnieżanie terenu stacji, czyszczenie dachów ze śniegu.</w:t>
      </w:r>
    </w:p>
    <w:p w14:paraId="086EE812" w14:textId="77777777" w:rsidR="00F340B2" w:rsidRPr="00FA62B9" w:rsidRDefault="00F340B2" w:rsidP="001E16D9"/>
    <w:p w14:paraId="086EE813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814" w14:textId="77777777" w:rsidR="00F340B2" w:rsidRPr="00FA62B9" w:rsidRDefault="00F340B2" w:rsidP="001E16D9"/>
    <w:p w14:paraId="086EE815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-3°C, max 1°C, średnia -1°C; opady śniegu 4.0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816" w14:textId="77777777" w:rsidR="00F340B2" w:rsidRPr="00FA62B9" w:rsidRDefault="00F340B2" w:rsidP="001E16D9"/>
    <w:p w14:paraId="086EE817" w14:textId="77777777" w:rsidR="00F340B2" w:rsidRPr="00FA62B9" w:rsidRDefault="00202F43" w:rsidP="001E16D9">
      <w:r w:rsidRPr="00FA62B9">
        <w:t>Bez zdarzeń nadzwyczajnych, dyżur zakończony bez uwag.</w:t>
      </w:r>
    </w:p>
    <w:p w14:paraId="086EE818" w14:textId="77777777" w:rsidR="00F340B2" w:rsidRPr="00FA62B9" w:rsidRDefault="00F340B2" w:rsidP="001E16D9"/>
    <w:p w14:paraId="086EE819" w14:textId="4331FE64" w:rsidR="00F340B2" w:rsidRPr="00FA62B9" w:rsidRDefault="00B9574E" w:rsidP="001E16D9">
      <w:r w:rsidRPr="00FA62B9">
        <w:rPr>
          <w:i/>
          <w:iCs/>
        </w:rPr>
        <w:t xml:space="preserve">Dyżurny: Paweł </w:t>
      </w:r>
      <w:commentRangeStart w:id="12"/>
      <w:proofErr w:type="spellStart"/>
      <w:r w:rsidRPr="00FA62B9">
        <w:rPr>
          <w:i/>
          <w:iCs/>
        </w:rPr>
        <w:t>Kojs</w:t>
      </w:r>
      <w:commentRangeEnd w:id="12"/>
      <w:proofErr w:type="spellEnd"/>
      <w:r w:rsidR="001C48A7">
        <w:rPr>
          <w:rStyle w:val="Odwoaniedokomentarza"/>
        </w:rPr>
        <w:commentReference w:id="12"/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24D62A81" wp14:editId="4729684F">
            <wp:extent cx="1095375" cy="565454"/>
            <wp:effectExtent l="0" t="0" r="0" b="6350"/>
            <wp:docPr id="1553258697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81A" w14:textId="77777777" w:rsidR="00F340B2" w:rsidRPr="00FA62B9" w:rsidRDefault="00202F43" w:rsidP="001E16D9">
      <w:r w:rsidRPr="00FA62B9">
        <w:rPr>
          <w:i/>
          <w:iCs/>
        </w:rPr>
        <w:t>Kosewo Górne dnia 18.02.2024</w:t>
      </w:r>
    </w:p>
    <w:p w14:paraId="086EE81B" w14:textId="44CB577F" w:rsidR="00F340B2" w:rsidRPr="00FA62B9" w:rsidRDefault="00202F43" w:rsidP="001E16D9">
      <w:r w:rsidRPr="00FA62B9">
        <w:t>___</w:t>
      </w:r>
    </w:p>
    <w:p w14:paraId="3E1D0FFB" w14:textId="77777777" w:rsidR="00061E89" w:rsidRPr="00FA62B9" w:rsidRDefault="00061E89">
      <w:r w:rsidRPr="00FA62B9">
        <w:br w:type="page"/>
      </w:r>
    </w:p>
    <w:p w14:paraId="086EE81C" w14:textId="4273EF0A" w:rsidR="00F340B2" w:rsidRPr="00FA62B9" w:rsidRDefault="00202F43" w:rsidP="001E16D9">
      <w:r w:rsidRPr="00FA62B9">
        <w:lastRenderedPageBreak/>
        <w:t>19 lutego 2024 r., poniedziałek</w:t>
      </w:r>
    </w:p>
    <w:p w14:paraId="74D09C03" w14:textId="083E03CB" w:rsidR="00E334FC" w:rsidRPr="00FA62B9" w:rsidRDefault="00E334FC" w:rsidP="001C48A7">
      <w:r w:rsidRPr="00FA62B9">
        <w:t xml:space="preserve">Dyżurni oddający: Paweł </w:t>
      </w:r>
      <w:proofErr w:type="spellStart"/>
      <w:r w:rsidRPr="00FA62B9">
        <w:t>Kojs</w:t>
      </w:r>
      <w:proofErr w:type="spellEnd"/>
      <w:r w:rsidR="00DD0665" w:rsidRPr="00FA62B9">
        <w:t>, Piotr Zakrzewski</w:t>
      </w:r>
      <w:r w:rsidRPr="00FA62B9">
        <w:t xml:space="preserve"> </w:t>
      </w:r>
    </w:p>
    <w:p w14:paraId="7FB1FA6C" w14:textId="132CFCDE" w:rsidR="00A05594" w:rsidRPr="00FA62B9" w:rsidRDefault="00E334FC" w:rsidP="001C48A7">
      <w:r w:rsidRPr="00FA62B9">
        <w:t xml:space="preserve">Dyżurni przyjmujący: </w:t>
      </w:r>
      <w:r w:rsidR="00A05594" w:rsidRPr="00FA62B9">
        <w:t xml:space="preserve">Anna Kosoń, </w:t>
      </w:r>
      <w:del w:id="13" w:author="Reviewer" w:date="2025-11-14T08:28:00Z">
        <w:r w:rsidR="00A05594" w:rsidRPr="00FA62B9" w:rsidDel="001C48A7">
          <w:delText>Przemysław Rałł</w:delText>
        </w:r>
      </w:del>
      <w:ins w:id="14" w:author="Reviewer" w:date="2025-11-14T08:28:00Z">
        <w:r w:rsidR="001C48A7">
          <w:t>Arkadiusz Nowak</w:t>
        </w:r>
      </w:ins>
      <w:r w:rsidR="00A05594" w:rsidRPr="00FA62B9">
        <w:t xml:space="preserve"> </w:t>
      </w:r>
    </w:p>
    <w:p w14:paraId="63C6D306" w14:textId="69E0EAF5" w:rsidR="00411DBF" w:rsidRPr="00FA62B9" w:rsidRDefault="00411DBF" w:rsidP="00411DBF"/>
    <w:p w14:paraId="086EE81D" w14:textId="5D9A7507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E81E" w14:textId="77777777" w:rsidR="00F340B2" w:rsidRPr="00FA62B9" w:rsidRDefault="00F340B2" w:rsidP="001E16D9"/>
    <w:p w14:paraId="086EE81F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820" w14:textId="77777777" w:rsidR="00F340B2" w:rsidRPr="00FA62B9" w:rsidRDefault="00F340B2" w:rsidP="001E16D9"/>
    <w:p w14:paraId="086EE821" w14:textId="19FB3C4C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822" w14:textId="77777777" w:rsidR="00F340B2" w:rsidRPr="00FA62B9" w:rsidRDefault="00F340B2" w:rsidP="001E16D9"/>
    <w:p w14:paraId="086EE823" w14:textId="5D196465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824" w14:textId="77777777" w:rsidR="00F340B2" w:rsidRPr="00FA62B9" w:rsidRDefault="00F340B2" w:rsidP="001E16D9"/>
    <w:p w14:paraId="086EE825" w14:textId="45FD6EC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-1.5°C),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826" w14:textId="77777777" w:rsidR="00F340B2" w:rsidRPr="00FA62B9" w:rsidRDefault="00F340B2" w:rsidP="001E16D9"/>
    <w:p w14:paraId="086EE827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ogrodzeniowych, odśnieżanie dojazdów. Stan ogrodzeń dobry.</w:t>
      </w:r>
    </w:p>
    <w:p w14:paraId="086EE828" w14:textId="77777777" w:rsidR="00F340B2" w:rsidRPr="00FA62B9" w:rsidRDefault="00F340B2" w:rsidP="001E16D9"/>
    <w:p w14:paraId="086EE829" w14:textId="52B49A75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Odśnieżanie terenu stacji, czyszczenie dachów ze śniegu.</w:t>
      </w:r>
    </w:p>
    <w:p w14:paraId="086EE82A" w14:textId="77777777" w:rsidR="00F340B2" w:rsidRPr="00FA62B9" w:rsidRDefault="00F340B2" w:rsidP="001E16D9"/>
    <w:p w14:paraId="086EE82B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82C" w14:textId="77777777" w:rsidR="00F340B2" w:rsidRPr="00FA62B9" w:rsidRDefault="00F340B2" w:rsidP="001E16D9"/>
    <w:p w14:paraId="086EE82D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-4°C, max 1°C, średnia -1.5°C; opady śniegu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82E" w14:textId="77777777" w:rsidR="00F340B2" w:rsidRPr="00FA62B9" w:rsidRDefault="00F340B2" w:rsidP="001E16D9"/>
    <w:p w14:paraId="086EE82F" w14:textId="77777777" w:rsidR="00F340B2" w:rsidRPr="00FA62B9" w:rsidRDefault="00202F43" w:rsidP="001E16D9">
      <w:r w:rsidRPr="00FA62B9">
        <w:t>Bez zdarzeń nadzwyczajnych, dyżur zakończony bez uwag.</w:t>
      </w:r>
    </w:p>
    <w:p w14:paraId="086EE830" w14:textId="77777777" w:rsidR="00F340B2" w:rsidRPr="00FA62B9" w:rsidRDefault="00F340B2" w:rsidP="001E16D9"/>
    <w:p w14:paraId="086EE831" w14:textId="47E885AB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832" w14:textId="7EB5511E" w:rsidR="00F340B2" w:rsidRPr="00FA62B9" w:rsidRDefault="00202F43" w:rsidP="001E16D9">
      <w:r w:rsidRPr="00FA62B9">
        <w:rPr>
          <w:i/>
          <w:iCs/>
        </w:rPr>
        <w:t>Kosewo Górne dnia 19.02.2024</w:t>
      </w:r>
      <w:ins w:id="15" w:author="Reviewer" w:date="2025-11-14T08:27:00Z">
        <w:r w:rsidR="001C48A7" w:rsidRPr="000B5157">
          <w:rPr>
            <w:i/>
            <w:iCs/>
            <w:noProof/>
            <w:sz w:val="20"/>
            <w:szCs w:val="20"/>
          </w:rPr>
          <w:drawing>
            <wp:inline distT="0" distB="0" distL="0" distR="0" wp14:anchorId="0CF5F3E6" wp14:editId="529A65BE">
              <wp:extent cx="1943100" cy="469618"/>
              <wp:effectExtent l="0" t="0" r="0" b="6985"/>
              <wp:docPr id="959263954" name="Obraz 959263954" descr="C:\Users\User\Desktop\podpis AN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esktop\podpis AN.jpg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6192" cy="4848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86EE833" w14:textId="08113A7C" w:rsidR="00F340B2" w:rsidRPr="00FA62B9" w:rsidRDefault="00202F43" w:rsidP="001E16D9">
      <w:r w:rsidRPr="00FA62B9">
        <w:t>___</w:t>
      </w:r>
    </w:p>
    <w:p w14:paraId="40445B89" w14:textId="77777777" w:rsidR="00061E89" w:rsidRPr="00FA62B9" w:rsidRDefault="00061E89">
      <w:r w:rsidRPr="00FA62B9">
        <w:br w:type="page"/>
      </w:r>
    </w:p>
    <w:p w14:paraId="086EE834" w14:textId="13C2171D" w:rsidR="00F340B2" w:rsidRPr="00FA62B9" w:rsidRDefault="00202F43" w:rsidP="001E16D9">
      <w:r w:rsidRPr="00FA62B9">
        <w:lastRenderedPageBreak/>
        <w:t>20 lutego 2024 r., wtorek</w:t>
      </w:r>
    </w:p>
    <w:p w14:paraId="30DA3000" w14:textId="4AA92DCD" w:rsidR="00A05594" w:rsidRPr="00FA62B9" w:rsidRDefault="00A05594" w:rsidP="001C48A7">
      <w:r w:rsidRPr="00FA62B9">
        <w:t xml:space="preserve">Dyżurni: Anna Kosoń, </w:t>
      </w:r>
      <w:del w:id="16" w:author="Reviewer" w:date="2025-11-14T08:28:00Z">
        <w:r w:rsidRPr="00FA62B9" w:rsidDel="001C48A7">
          <w:delText>Przemysław Rałł</w:delText>
        </w:r>
      </w:del>
      <w:ins w:id="17" w:author="Reviewer" w:date="2025-11-14T08:28:00Z">
        <w:r w:rsidR="001C48A7">
          <w:t>Arkadiusz Nowak</w:t>
        </w:r>
      </w:ins>
      <w:r w:rsidRPr="00FA62B9">
        <w:t xml:space="preserve"> </w:t>
      </w:r>
    </w:p>
    <w:p w14:paraId="086EE835" w14:textId="1251623C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836" w14:textId="77777777" w:rsidR="00F340B2" w:rsidRPr="00FA62B9" w:rsidRDefault="00F340B2" w:rsidP="001E16D9"/>
    <w:p w14:paraId="086EE837" w14:textId="57A8F441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-1°C),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838" w14:textId="77777777" w:rsidR="00F340B2" w:rsidRPr="00FA62B9" w:rsidRDefault="00F340B2" w:rsidP="001E16D9"/>
    <w:p w14:paraId="086EE83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83A" w14:textId="77777777" w:rsidR="00F340B2" w:rsidRPr="00FA62B9" w:rsidRDefault="00F340B2" w:rsidP="001E16D9"/>
    <w:p w14:paraId="086EE83B" w14:textId="73B328A3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EE83C" w14:textId="77777777" w:rsidR="00F340B2" w:rsidRPr="00FA62B9" w:rsidRDefault="00F340B2" w:rsidP="001E16D9"/>
    <w:p w14:paraId="086EE83D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83E" w14:textId="77777777" w:rsidR="00F340B2" w:rsidRPr="00FA62B9" w:rsidRDefault="00F340B2" w:rsidP="001E16D9"/>
    <w:p w14:paraId="086EE83F" w14:textId="77777777" w:rsidR="00F340B2" w:rsidRPr="00FA62B9" w:rsidRDefault="00202F43" w:rsidP="001E16D9">
      <w:r w:rsidRPr="00FA62B9">
        <w:rPr>
          <w:i/>
          <w:iCs/>
        </w:rPr>
        <w:t>Warunki meteorologiczne: temperatura min -4°C, max 2°C, średnia -1°C; brak opadów.</w:t>
      </w:r>
    </w:p>
    <w:p w14:paraId="086EE840" w14:textId="77777777" w:rsidR="00F340B2" w:rsidRPr="00FA62B9" w:rsidRDefault="00F340B2" w:rsidP="001E16D9"/>
    <w:p w14:paraId="086EE841" w14:textId="77777777" w:rsidR="00F340B2" w:rsidRPr="00FA62B9" w:rsidRDefault="00202F43" w:rsidP="001E16D9">
      <w:r w:rsidRPr="00FA62B9">
        <w:t>Bez zdarzeń nadzwyczajnych, dyżur zakończony bez uwag.</w:t>
      </w:r>
    </w:p>
    <w:p w14:paraId="086EE842" w14:textId="77777777" w:rsidR="00F340B2" w:rsidRPr="00FA62B9" w:rsidRDefault="00F340B2" w:rsidP="001E16D9"/>
    <w:p w14:paraId="086EE843" w14:textId="17FD5402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844" w14:textId="574EFC05" w:rsidR="00F340B2" w:rsidRPr="00FA62B9" w:rsidRDefault="00202F43" w:rsidP="001E16D9">
      <w:r w:rsidRPr="00FA62B9">
        <w:rPr>
          <w:i/>
          <w:iCs/>
        </w:rPr>
        <w:t>Kosewo Górne dnia 20.02.2024</w:t>
      </w:r>
      <w:ins w:id="18" w:author="Reviewer" w:date="2025-11-14T08:28:00Z">
        <w:r w:rsidR="001C48A7" w:rsidRPr="000B5157">
          <w:rPr>
            <w:i/>
            <w:iCs/>
            <w:noProof/>
            <w:sz w:val="20"/>
            <w:szCs w:val="20"/>
          </w:rPr>
          <w:drawing>
            <wp:inline distT="0" distB="0" distL="0" distR="0" wp14:anchorId="0C2730E6" wp14:editId="568B9C4E">
              <wp:extent cx="1943100" cy="469618"/>
              <wp:effectExtent l="0" t="0" r="0" b="6985"/>
              <wp:docPr id="959263955" name="Obraz 959263955" descr="C:\Users\User\Desktop\podpis AN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esktop\podpis AN.jpg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6192" cy="4848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86EE845" w14:textId="65A19198" w:rsidR="00F340B2" w:rsidRPr="00FA62B9" w:rsidRDefault="00202F43" w:rsidP="001E16D9">
      <w:r w:rsidRPr="00FA62B9">
        <w:t>___</w:t>
      </w:r>
    </w:p>
    <w:p w14:paraId="0905980E" w14:textId="77777777" w:rsidR="00061E89" w:rsidRPr="00FA62B9" w:rsidRDefault="00061E89">
      <w:r w:rsidRPr="00FA62B9">
        <w:br w:type="page"/>
      </w:r>
    </w:p>
    <w:p w14:paraId="086EE846" w14:textId="452763FE" w:rsidR="00F340B2" w:rsidRPr="00FA62B9" w:rsidRDefault="00202F43" w:rsidP="001E16D9">
      <w:r w:rsidRPr="00FA62B9">
        <w:lastRenderedPageBreak/>
        <w:t>21 lutego 2024 r., środa</w:t>
      </w:r>
    </w:p>
    <w:p w14:paraId="2D67C181" w14:textId="73B6A359" w:rsidR="003900B4" w:rsidRPr="00FA62B9" w:rsidRDefault="003900B4" w:rsidP="001C48A7">
      <w:r w:rsidRPr="00FA62B9">
        <w:t xml:space="preserve">Dyżurni: </w:t>
      </w:r>
      <w:r w:rsidR="00FF7057" w:rsidRPr="00FA62B9">
        <w:t>Piotr Zakrzewski</w:t>
      </w:r>
      <w:r w:rsidRPr="00FA62B9">
        <w:t xml:space="preserve">, </w:t>
      </w:r>
      <w:del w:id="19" w:author="Reviewer" w:date="2025-11-14T08:28:00Z">
        <w:r w:rsidRPr="00FA62B9" w:rsidDel="001C48A7">
          <w:delText xml:space="preserve">Przemysław Rałł </w:delText>
        </w:r>
      </w:del>
      <w:ins w:id="20" w:author="Reviewer" w:date="2025-11-14T08:28:00Z">
        <w:r w:rsidR="001C48A7">
          <w:t>Arkadiusz Nowak</w:t>
        </w:r>
      </w:ins>
    </w:p>
    <w:p w14:paraId="086EE847" w14:textId="3DC9A1C2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848" w14:textId="77777777" w:rsidR="00F340B2" w:rsidRPr="00FA62B9" w:rsidRDefault="00F340B2" w:rsidP="001E16D9"/>
    <w:p w14:paraId="086EE849" w14:textId="692C7B7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-1°C),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84A" w14:textId="77777777" w:rsidR="00F340B2" w:rsidRPr="00FA62B9" w:rsidRDefault="00F340B2" w:rsidP="001E16D9"/>
    <w:p w14:paraId="086EE84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84C" w14:textId="77777777" w:rsidR="00F340B2" w:rsidRPr="00FA62B9" w:rsidRDefault="00F340B2" w:rsidP="001E16D9"/>
    <w:p w14:paraId="086EE84D" w14:textId="6BE48BA7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EE84E" w14:textId="77777777" w:rsidR="00F340B2" w:rsidRPr="00FA62B9" w:rsidRDefault="00F340B2" w:rsidP="001E16D9"/>
    <w:p w14:paraId="086EE84F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850" w14:textId="77777777" w:rsidR="00F340B2" w:rsidRPr="00FA62B9" w:rsidRDefault="00F340B2" w:rsidP="001E16D9"/>
    <w:p w14:paraId="086EE851" w14:textId="77777777" w:rsidR="00F340B2" w:rsidRPr="00FA62B9" w:rsidRDefault="00202F43" w:rsidP="001E16D9">
      <w:r w:rsidRPr="00FA62B9">
        <w:rPr>
          <w:i/>
          <w:iCs/>
        </w:rPr>
        <w:t>Warunki meteorologiczne: temperatura min -4°C, max 2°C, średnia -1°C; brak opadów.</w:t>
      </w:r>
    </w:p>
    <w:p w14:paraId="086EE852" w14:textId="77777777" w:rsidR="00F340B2" w:rsidRPr="00FA62B9" w:rsidRDefault="00F340B2" w:rsidP="001E16D9"/>
    <w:p w14:paraId="086EE853" w14:textId="77777777" w:rsidR="00F340B2" w:rsidRPr="00FA62B9" w:rsidRDefault="00202F43" w:rsidP="001E16D9">
      <w:r w:rsidRPr="00FA62B9">
        <w:t>Bez zdarzeń nadzwyczajnych, dyżur zakończony bez uwag.</w:t>
      </w:r>
    </w:p>
    <w:p w14:paraId="086EE854" w14:textId="77777777" w:rsidR="00F340B2" w:rsidRPr="00FA62B9" w:rsidRDefault="00F340B2" w:rsidP="001E16D9"/>
    <w:p w14:paraId="086EE855" w14:textId="025B6EBB" w:rsidR="00F340B2" w:rsidRPr="00FA62B9" w:rsidRDefault="00B9574E" w:rsidP="001E16D9">
      <w:r w:rsidRPr="00FA62B9">
        <w:rPr>
          <w:i/>
          <w:iCs/>
        </w:rPr>
        <w:t xml:space="preserve">Dyżurny: </w:t>
      </w:r>
      <w:r w:rsidR="00FF7057" w:rsidRPr="00FA62B9">
        <w:t>Piotr Zakrzewski</w:t>
      </w:r>
    </w:p>
    <w:p w14:paraId="086EE856" w14:textId="40A573AF" w:rsidR="00F340B2" w:rsidRPr="00FA62B9" w:rsidRDefault="00202F43" w:rsidP="001E16D9">
      <w:r w:rsidRPr="00FA62B9">
        <w:rPr>
          <w:i/>
          <w:iCs/>
        </w:rPr>
        <w:t>Kosewo Górne dnia 21.02.2024</w:t>
      </w:r>
      <w:ins w:id="21" w:author="Reviewer" w:date="2025-11-14T08:28:00Z">
        <w:r w:rsidR="001C48A7" w:rsidRPr="000B5157">
          <w:rPr>
            <w:i/>
            <w:iCs/>
            <w:noProof/>
            <w:sz w:val="20"/>
            <w:szCs w:val="20"/>
          </w:rPr>
          <w:drawing>
            <wp:inline distT="0" distB="0" distL="0" distR="0" wp14:anchorId="2653DF36" wp14:editId="7AA6DDE6">
              <wp:extent cx="1943100" cy="469618"/>
              <wp:effectExtent l="0" t="0" r="0" b="6985"/>
              <wp:docPr id="959263956" name="Obraz 959263956" descr="C:\Users\User\Desktop\podpis AN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esktop\podpis AN.jpg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6192" cy="4848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86EE857" w14:textId="704341FB" w:rsidR="00F340B2" w:rsidRPr="00FA62B9" w:rsidRDefault="00202F43" w:rsidP="001E16D9">
      <w:r w:rsidRPr="00FA62B9">
        <w:t>___</w:t>
      </w:r>
    </w:p>
    <w:p w14:paraId="25A9C951" w14:textId="77777777" w:rsidR="00061E89" w:rsidRPr="00FA62B9" w:rsidRDefault="00061E89">
      <w:r w:rsidRPr="00FA62B9">
        <w:br w:type="page"/>
      </w:r>
    </w:p>
    <w:p w14:paraId="086EE858" w14:textId="1FA81301" w:rsidR="00F340B2" w:rsidRPr="00FA62B9" w:rsidRDefault="00202F43" w:rsidP="001E16D9">
      <w:r w:rsidRPr="00FA62B9">
        <w:lastRenderedPageBreak/>
        <w:t>22 lutego 2024 r., czwartek</w:t>
      </w:r>
    </w:p>
    <w:p w14:paraId="77E2E0A0" w14:textId="1E6A296E" w:rsidR="003900B4" w:rsidRPr="00FA62B9" w:rsidRDefault="003900B4" w:rsidP="001C48A7">
      <w:r w:rsidRPr="00FA62B9">
        <w:t xml:space="preserve">Dyżurni: </w:t>
      </w:r>
      <w:r w:rsidR="00FF7057" w:rsidRPr="00FA62B9">
        <w:t>Piotr Zakrzewski</w:t>
      </w:r>
      <w:r w:rsidRPr="00FA62B9">
        <w:t xml:space="preserve">, </w:t>
      </w:r>
      <w:del w:id="22" w:author="Reviewer" w:date="2025-11-14T08:28:00Z">
        <w:r w:rsidRPr="00FA62B9" w:rsidDel="001C48A7">
          <w:delText>Przemysław Rałł</w:delText>
        </w:r>
      </w:del>
      <w:ins w:id="23" w:author="Reviewer" w:date="2025-11-14T08:28:00Z">
        <w:r w:rsidR="001C48A7">
          <w:t>Arkadiusz Nowak</w:t>
        </w:r>
      </w:ins>
      <w:r w:rsidRPr="00FA62B9">
        <w:t xml:space="preserve">  </w:t>
      </w:r>
    </w:p>
    <w:p w14:paraId="086EE859" w14:textId="3259C526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85A" w14:textId="77777777" w:rsidR="00F340B2" w:rsidRPr="00FA62B9" w:rsidRDefault="00F340B2" w:rsidP="001E16D9"/>
    <w:p w14:paraId="086EE85B" w14:textId="0FA5E06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-0.5°C),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85C" w14:textId="77777777" w:rsidR="00F340B2" w:rsidRPr="00FA62B9" w:rsidRDefault="00F340B2" w:rsidP="001E16D9"/>
    <w:p w14:paraId="086EE85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85E" w14:textId="77777777" w:rsidR="00F340B2" w:rsidRPr="00FA62B9" w:rsidRDefault="00F340B2" w:rsidP="001E16D9"/>
    <w:p w14:paraId="086EE85F" w14:textId="4F00B796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EE860" w14:textId="77777777" w:rsidR="00F340B2" w:rsidRPr="00FA62B9" w:rsidRDefault="00F340B2" w:rsidP="001E16D9"/>
    <w:p w14:paraId="086EE861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862" w14:textId="77777777" w:rsidR="00F340B2" w:rsidRPr="00FA62B9" w:rsidRDefault="00F340B2" w:rsidP="001E16D9"/>
    <w:p w14:paraId="086EE863" w14:textId="77777777" w:rsidR="00F340B2" w:rsidRPr="00FA62B9" w:rsidRDefault="00202F43" w:rsidP="001E16D9">
      <w:r w:rsidRPr="00FA62B9">
        <w:rPr>
          <w:i/>
          <w:iCs/>
        </w:rPr>
        <w:t>Warunki meteorologiczne: temperatura min -4°C, max 3°C, średnia -0.5°C; brak opadów.</w:t>
      </w:r>
    </w:p>
    <w:p w14:paraId="086EE864" w14:textId="77777777" w:rsidR="00F340B2" w:rsidRPr="00FA62B9" w:rsidRDefault="00F340B2" w:rsidP="001E16D9"/>
    <w:p w14:paraId="086EE865" w14:textId="77777777" w:rsidR="00F340B2" w:rsidRPr="00FA62B9" w:rsidRDefault="00202F43" w:rsidP="001E16D9">
      <w:r w:rsidRPr="00FA62B9">
        <w:t>Bez zdarzeń nadzwyczajnych, dyżur zakończony bez uwag.</w:t>
      </w:r>
    </w:p>
    <w:p w14:paraId="086EE866" w14:textId="77777777" w:rsidR="00F340B2" w:rsidRPr="00FA62B9" w:rsidRDefault="00F340B2" w:rsidP="001E16D9"/>
    <w:p w14:paraId="086EE867" w14:textId="5F47294B" w:rsidR="00F340B2" w:rsidRPr="00FA62B9" w:rsidRDefault="00B9574E" w:rsidP="001E16D9">
      <w:r w:rsidRPr="00FA62B9">
        <w:rPr>
          <w:i/>
          <w:iCs/>
        </w:rPr>
        <w:t xml:space="preserve">Dyżurny: </w:t>
      </w:r>
      <w:r w:rsidR="00FF7057" w:rsidRPr="00FA62B9">
        <w:t>Piotr Zakrzewski</w:t>
      </w:r>
      <w:r w:rsidR="00FF7057" w:rsidRPr="00FA62B9">
        <w:rPr>
          <w:i/>
          <w:iCs/>
        </w:rPr>
        <w:t xml:space="preserve"> </w:t>
      </w:r>
    </w:p>
    <w:p w14:paraId="086EE868" w14:textId="69C42C30" w:rsidR="00F340B2" w:rsidRPr="00FA62B9" w:rsidRDefault="00202F43" w:rsidP="001E16D9">
      <w:r w:rsidRPr="00FA62B9">
        <w:rPr>
          <w:i/>
          <w:iCs/>
        </w:rPr>
        <w:t>Kosewo Górne dnia 22.02.2024</w:t>
      </w:r>
      <w:ins w:id="24" w:author="Reviewer" w:date="2025-11-14T08:29:00Z">
        <w:r w:rsidR="001C48A7" w:rsidRPr="000B5157">
          <w:rPr>
            <w:i/>
            <w:iCs/>
            <w:noProof/>
            <w:sz w:val="20"/>
            <w:szCs w:val="20"/>
          </w:rPr>
          <w:drawing>
            <wp:inline distT="0" distB="0" distL="0" distR="0" wp14:anchorId="25E0155D" wp14:editId="20A06827">
              <wp:extent cx="1943100" cy="469618"/>
              <wp:effectExtent l="0" t="0" r="0" b="6985"/>
              <wp:docPr id="959263957" name="Obraz 959263957" descr="C:\Users\User\Desktop\podpis AN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esktop\podpis AN.jpg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6192" cy="4848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86EE869" w14:textId="753C2B37" w:rsidR="00F340B2" w:rsidRPr="00FA62B9" w:rsidRDefault="00202F43" w:rsidP="001E16D9">
      <w:r w:rsidRPr="00FA62B9">
        <w:t>___</w:t>
      </w:r>
    </w:p>
    <w:p w14:paraId="2B0A2329" w14:textId="77777777" w:rsidR="00061E89" w:rsidRPr="00FA62B9" w:rsidRDefault="00061E89">
      <w:r w:rsidRPr="00FA62B9">
        <w:br w:type="page"/>
      </w:r>
    </w:p>
    <w:p w14:paraId="086EE86A" w14:textId="6D8C524F" w:rsidR="00F340B2" w:rsidRPr="00FA62B9" w:rsidRDefault="00202F43" w:rsidP="001E16D9">
      <w:r w:rsidRPr="00FA62B9">
        <w:lastRenderedPageBreak/>
        <w:t>23 lutego 2024 r., piątek</w:t>
      </w:r>
    </w:p>
    <w:p w14:paraId="35F68C64" w14:textId="118F9760" w:rsidR="003900B4" w:rsidRPr="00FA62B9" w:rsidRDefault="003900B4" w:rsidP="003900B4">
      <w:r w:rsidRPr="00FA62B9">
        <w:t xml:space="preserve">Dyżurni oddający: </w:t>
      </w:r>
      <w:r w:rsidR="00FF7057" w:rsidRPr="00FA62B9">
        <w:t>Piotr Zakrzewski</w:t>
      </w:r>
      <w:r w:rsidRPr="00FA62B9">
        <w:t xml:space="preserve">, Przemysław </w:t>
      </w:r>
      <w:proofErr w:type="spellStart"/>
      <w:r w:rsidRPr="00FA62B9">
        <w:t>Rałł</w:t>
      </w:r>
      <w:proofErr w:type="spellEnd"/>
      <w:r w:rsidRPr="00FA62B9">
        <w:t xml:space="preserve"> </w:t>
      </w:r>
    </w:p>
    <w:p w14:paraId="4119C0E1" w14:textId="7FFB1988" w:rsidR="003900B4" w:rsidRPr="00FA62B9" w:rsidRDefault="003900B4" w:rsidP="001E16D9">
      <w:r w:rsidRPr="00FA62B9">
        <w:t>Dyżurni przyjmujący:</w:t>
      </w:r>
      <w:r w:rsidR="009B7F5A" w:rsidRPr="00FA62B9">
        <w:t xml:space="preserve"> Paweł Kojs i Maciej </w:t>
      </w:r>
      <w:r w:rsidR="007D10C9" w:rsidRPr="00FA62B9">
        <w:t>Jabłoński</w:t>
      </w:r>
    </w:p>
    <w:p w14:paraId="086EE86B" w14:textId="169DDC51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EE86C" w14:textId="77777777" w:rsidR="00F340B2" w:rsidRPr="00FA62B9" w:rsidRDefault="00F340B2" w:rsidP="001E16D9"/>
    <w:p w14:paraId="086EE86D" w14:textId="25DC151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-0.5°C),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EE86E" w14:textId="77777777" w:rsidR="00F340B2" w:rsidRPr="00FA62B9" w:rsidRDefault="00F340B2" w:rsidP="001E16D9"/>
    <w:p w14:paraId="086EE86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870" w14:textId="77777777" w:rsidR="00F340B2" w:rsidRPr="00FA62B9" w:rsidRDefault="00F340B2" w:rsidP="001E16D9"/>
    <w:p w14:paraId="086EE871" w14:textId="1ADCD3C3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EE872" w14:textId="77777777" w:rsidR="00F340B2" w:rsidRPr="00FA62B9" w:rsidRDefault="00F340B2" w:rsidP="001E16D9"/>
    <w:p w14:paraId="086EE873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EE874" w14:textId="77777777" w:rsidR="00F340B2" w:rsidRPr="00FA62B9" w:rsidRDefault="00F340B2" w:rsidP="001E16D9"/>
    <w:p w14:paraId="086EE875" w14:textId="77777777" w:rsidR="00F340B2" w:rsidRPr="00FA62B9" w:rsidRDefault="00202F43" w:rsidP="001E16D9">
      <w:r w:rsidRPr="00FA62B9">
        <w:t>Czynności tygodniowe: Kontrola zabezpieczeń przeciwpożarowych w 14 budynkach. Sprawdzanie stanu dachów, rynien (śnieg, sople). Monitoring kondycji zwierząt.</w:t>
      </w:r>
    </w:p>
    <w:p w14:paraId="086EE876" w14:textId="77777777" w:rsidR="00F340B2" w:rsidRPr="00FA62B9" w:rsidRDefault="00F340B2" w:rsidP="001E16D9"/>
    <w:p w14:paraId="086EE877" w14:textId="4067465F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E878" w14:textId="77777777" w:rsidR="00F340B2" w:rsidRPr="00FA62B9" w:rsidRDefault="00F340B2" w:rsidP="001E16D9"/>
    <w:p w14:paraId="086EE879" w14:textId="77777777" w:rsidR="00F340B2" w:rsidRPr="00FA62B9" w:rsidRDefault="00202F43" w:rsidP="001E16D9">
      <w:r w:rsidRPr="00FA62B9">
        <w:rPr>
          <w:i/>
          <w:iCs/>
        </w:rPr>
        <w:t>Warunki meteorologiczne: temperatura min -4°C, max 3°C, średnia -0.5°C; brak opadów.</w:t>
      </w:r>
    </w:p>
    <w:p w14:paraId="086EE87A" w14:textId="77777777" w:rsidR="00F340B2" w:rsidRPr="00FA62B9" w:rsidRDefault="00F340B2" w:rsidP="001E16D9"/>
    <w:p w14:paraId="086EE87B" w14:textId="77777777" w:rsidR="00F340B2" w:rsidRPr="00FA62B9" w:rsidRDefault="00202F43" w:rsidP="001E16D9">
      <w:r w:rsidRPr="00FA62B9">
        <w:t>Bez zdarzeń nadzwyczajnych, dyżur zakończony bez uwag.</w:t>
      </w:r>
    </w:p>
    <w:p w14:paraId="086EE87C" w14:textId="77777777" w:rsidR="00F340B2" w:rsidRPr="00FA62B9" w:rsidRDefault="00F340B2" w:rsidP="001E16D9"/>
    <w:p w14:paraId="086EE87D" w14:textId="2052C176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09B31CC7" wp14:editId="3763B631">
            <wp:extent cx="1095375" cy="565454"/>
            <wp:effectExtent l="0" t="0" r="0" b="6350"/>
            <wp:docPr id="1532076592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87E" w14:textId="77777777" w:rsidR="00F340B2" w:rsidRPr="00FA62B9" w:rsidRDefault="00202F43" w:rsidP="001E16D9">
      <w:r w:rsidRPr="00FA62B9">
        <w:rPr>
          <w:i/>
          <w:iCs/>
        </w:rPr>
        <w:t>Kosewo Górne dnia 23.02.2024</w:t>
      </w:r>
    </w:p>
    <w:p w14:paraId="086EE87F" w14:textId="737EBE19" w:rsidR="00F340B2" w:rsidRPr="00FA62B9" w:rsidRDefault="00202F43" w:rsidP="001E16D9">
      <w:r w:rsidRPr="00FA62B9">
        <w:t>___</w:t>
      </w:r>
    </w:p>
    <w:p w14:paraId="5473C624" w14:textId="77777777" w:rsidR="00061E89" w:rsidRPr="00FA62B9" w:rsidRDefault="00061E89">
      <w:r w:rsidRPr="00FA62B9">
        <w:br w:type="page"/>
      </w:r>
    </w:p>
    <w:p w14:paraId="086EE880" w14:textId="410171F6" w:rsidR="00F340B2" w:rsidRPr="00FA62B9" w:rsidRDefault="00202F43" w:rsidP="001E16D9">
      <w:r w:rsidRPr="00FA62B9">
        <w:lastRenderedPageBreak/>
        <w:t>24 lutego 2024 r., sobota</w:t>
      </w:r>
    </w:p>
    <w:p w14:paraId="056B3A40" w14:textId="6A3B1B90" w:rsidR="007D10C9" w:rsidRPr="00FA62B9" w:rsidRDefault="007D10C9" w:rsidP="007D10C9">
      <w:r w:rsidRPr="00FA62B9">
        <w:t>Dyżurni: Paweł Kojs i Maciej Jabłoński</w:t>
      </w:r>
    </w:p>
    <w:p w14:paraId="086EE881" w14:textId="4DFC47E9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882" w14:textId="77777777" w:rsidR="00F340B2" w:rsidRPr="00FA62B9" w:rsidRDefault="00F340B2" w:rsidP="001E16D9"/>
    <w:p w14:paraId="086EE883" w14:textId="13265A8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0°C), kontrola systemu wodociągowego (zawory, węże, pompy). System sprawny, bez wycieków.</w:t>
      </w:r>
    </w:p>
    <w:p w14:paraId="086EE884" w14:textId="77777777" w:rsidR="00F340B2" w:rsidRPr="00FA62B9" w:rsidRDefault="00F340B2" w:rsidP="001E16D9"/>
    <w:p w14:paraId="086EE88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886" w14:textId="77777777" w:rsidR="00F340B2" w:rsidRPr="00FA62B9" w:rsidRDefault="00F340B2" w:rsidP="001E16D9"/>
    <w:p w14:paraId="086EE887" w14:textId="329FD926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888" w14:textId="77777777" w:rsidR="00F340B2" w:rsidRPr="00FA62B9" w:rsidRDefault="00F340B2" w:rsidP="001E16D9"/>
    <w:p w14:paraId="086EE889" w14:textId="69C5436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88A" w14:textId="77777777" w:rsidR="00F340B2" w:rsidRPr="00FA62B9" w:rsidRDefault="00F340B2" w:rsidP="001E16D9"/>
    <w:p w14:paraId="086EE88B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-4°C, max 4°C, średnia 0°C;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88C" w14:textId="77777777" w:rsidR="00F340B2" w:rsidRPr="00FA62B9" w:rsidRDefault="00F340B2" w:rsidP="001E16D9"/>
    <w:p w14:paraId="086EE88D" w14:textId="77777777" w:rsidR="00F340B2" w:rsidRPr="00FA62B9" w:rsidRDefault="00202F43" w:rsidP="001E16D9">
      <w:r w:rsidRPr="00FA62B9">
        <w:t>Bez zdarzeń nadzwyczajnych, dyżur zakończony bez uwag.</w:t>
      </w:r>
    </w:p>
    <w:p w14:paraId="086EE88E" w14:textId="77777777" w:rsidR="00F340B2" w:rsidRPr="00FA62B9" w:rsidRDefault="00F340B2" w:rsidP="001E16D9"/>
    <w:p w14:paraId="086EE88F" w14:textId="604FC462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1F12B701" wp14:editId="2C03518C">
            <wp:extent cx="1095375" cy="565454"/>
            <wp:effectExtent l="0" t="0" r="0" b="6350"/>
            <wp:docPr id="62615131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890" w14:textId="77777777" w:rsidR="00F340B2" w:rsidRPr="00FA62B9" w:rsidRDefault="00202F43" w:rsidP="001E16D9">
      <w:r w:rsidRPr="00FA62B9">
        <w:rPr>
          <w:i/>
          <w:iCs/>
        </w:rPr>
        <w:t>Kosewo Górne dnia 24.02.2024</w:t>
      </w:r>
    </w:p>
    <w:p w14:paraId="086EE891" w14:textId="4C4A415F" w:rsidR="00F340B2" w:rsidRPr="00FA62B9" w:rsidRDefault="00202F43" w:rsidP="001E16D9">
      <w:r w:rsidRPr="00FA62B9">
        <w:t>___</w:t>
      </w:r>
    </w:p>
    <w:p w14:paraId="35F49382" w14:textId="77777777" w:rsidR="00061E89" w:rsidRPr="00FA62B9" w:rsidRDefault="00061E89">
      <w:r w:rsidRPr="00FA62B9">
        <w:br w:type="page"/>
      </w:r>
    </w:p>
    <w:p w14:paraId="086EE892" w14:textId="0F7EE113" w:rsidR="00F340B2" w:rsidRPr="00FA62B9" w:rsidRDefault="00202F43" w:rsidP="001E16D9">
      <w:r w:rsidRPr="00FA62B9">
        <w:lastRenderedPageBreak/>
        <w:t>25 lutego 2024 r., niedziela</w:t>
      </w:r>
    </w:p>
    <w:p w14:paraId="47B7DF5E" w14:textId="77777777" w:rsidR="007D10C9" w:rsidRPr="00FA62B9" w:rsidRDefault="007D10C9" w:rsidP="007D10C9">
      <w:r w:rsidRPr="00FA62B9">
        <w:t>Dyżurni: Paweł Kojs i Maciej Jabłoński</w:t>
      </w:r>
    </w:p>
    <w:p w14:paraId="086EE893" w14:textId="08A5A77D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894" w14:textId="77777777" w:rsidR="00F340B2" w:rsidRPr="00FA62B9" w:rsidRDefault="00F340B2" w:rsidP="001E16D9"/>
    <w:p w14:paraId="086EE895" w14:textId="6EE7C36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+0.5°C), kontrola systemu wodociągowego (zawory, węże, pompy). System sprawny, bez wycieków.</w:t>
      </w:r>
    </w:p>
    <w:p w14:paraId="086EE896" w14:textId="77777777" w:rsidR="00F340B2" w:rsidRPr="00FA62B9" w:rsidRDefault="00F340B2" w:rsidP="001E16D9"/>
    <w:p w14:paraId="086EE897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898" w14:textId="77777777" w:rsidR="00F340B2" w:rsidRPr="00FA62B9" w:rsidRDefault="00F340B2" w:rsidP="001E16D9"/>
    <w:p w14:paraId="086EE899" w14:textId="20F57EB7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89A" w14:textId="77777777" w:rsidR="00F340B2" w:rsidRPr="00FA62B9" w:rsidRDefault="00F340B2" w:rsidP="001E16D9"/>
    <w:p w14:paraId="086EE89B" w14:textId="752CC6C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89C" w14:textId="77777777" w:rsidR="00F340B2" w:rsidRPr="00FA62B9" w:rsidRDefault="00F340B2" w:rsidP="001E16D9"/>
    <w:p w14:paraId="086EE89D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-4°C, max 5°C, średnia 0.5°C;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89E" w14:textId="77777777" w:rsidR="00F340B2" w:rsidRPr="00FA62B9" w:rsidRDefault="00F340B2" w:rsidP="001E16D9"/>
    <w:p w14:paraId="086EE89F" w14:textId="77777777" w:rsidR="00F340B2" w:rsidRPr="00FA62B9" w:rsidRDefault="00202F43" w:rsidP="001E16D9">
      <w:r w:rsidRPr="00FA62B9">
        <w:t>Bez zdarzeń nadzwyczajnych, dyżur zakończony bez uwag.</w:t>
      </w:r>
    </w:p>
    <w:p w14:paraId="086EE8A0" w14:textId="77777777" w:rsidR="00F340B2" w:rsidRPr="00FA62B9" w:rsidRDefault="00F340B2" w:rsidP="001E16D9"/>
    <w:p w14:paraId="086EE8A1" w14:textId="57BAC5A2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78C09B83" wp14:editId="101ADEAA">
            <wp:extent cx="1095375" cy="565454"/>
            <wp:effectExtent l="0" t="0" r="0" b="6350"/>
            <wp:docPr id="1788944071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8A2" w14:textId="77777777" w:rsidR="00F340B2" w:rsidRPr="00FA62B9" w:rsidRDefault="00202F43" w:rsidP="001E16D9">
      <w:r w:rsidRPr="00FA62B9">
        <w:rPr>
          <w:i/>
          <w:iCs/>
        </w:rPr>
        <w:t>Kosewo Górne dnia 25.02.2024</w:t>
      </w:r>
    </w:p>
    <w:p w14:paraId="086EE8A3" w14:textId="3B17BDDC" w:rsidR="00F340B2" w:rsidRPr="00FA62B9" w:rsidRDefault="00202F43" w:rsidP="001E16D9">
      <w:r w:rsidRPr="00FA62B9">
        <w:t>___</w:t>
      </w:r>
    </w:p>
    <w:p w14:paraId="5DD24026" w14:textId="77777777" w:rsidR="00061E89" w:rsidRPr="00FA62B9" w:rsidRDefault="00061E89">
      <w:r w:rsidRPr="00FA62B9">
        <w:br w:type="page"/>
      </w:r>
    </w:p>
    <w:p w14:paraId="086EE8A4" w14:textId="72869F0D" w:rsidR="00F340B2" w:rsidRPr="00FA62B9" w:rsidRDefault="00202F43" w:rsidP="001E16D9">
      <w:r w:rsidRPr="00FA62B9">
        <w:lastRenderedPageBreak/>
        <w:t>26 lutego 2024 r., poniedziałek</w:t>
      </w:r>
    </w:p>
    <w:p w14:paraId="555DCAE0" w14:textId="128F1BF4" w:rsidR="00E334FC" w:rsidRPr="00FA62B9" w:rsidRDefault="00E334FC" w:rsidP="00E334FC">
      <w:r w:rsidRPr="00FA62B9">
        <w:t xml:space="preserve">Dyżurni oddający: Paweł Kojs i </w:t>
      </w:r>
      <w:r w:rsidR="00A009B3" w:rsidRPr="00FA62B9">
        <w:t>Maciej Jabłoński</w:t>
      </w:r>
    </w:p>
    <w:p w14:paraId="48B2CFAC" w14:textId="74A6A88C" w:rsidR="00E334FC" w:rsidRPr="00FA62B9" w:rsidRDefault="00E334FC" w:rsidP="001E16D9">
      <w:r w:rsidRPr="00FA62B9">
        <w:t>Dyżurni przyjmujący:</w:t>
      </w:r>
      <w:r w:rsidR="00A009B3" w:rsidRPr="00FA62B9">
        <w:t xml:space="preserve"> Michał Krawiec</w:t>
      </w:r>
      <w:r w:rsidR="009F020B" w:rsidRPr="00FA62B9">
        <w:t xml:space="preserve"> i Maciej Jabłoński</w:t>
      </w:r>
    </w:p>
    <w:p w14:paraId="086EE8A5" w14:textId="15B48083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E8A6" w14:textId="77777777" w:rsidR="00F340B2" w:rsidRPr="00FA62B9" w:rsidRDefault="00F340B2" w:rsidP="001E16D9"/>
    <w:p w14:paraId="086EE8A7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8A8" w14:textId="77777777" w:rsidR="00F340B2" w:rsidRPr="00FA62B9" w:rsidRDefault="00F340B2" w:rsidP="001E16D9"/>
    <w:p w14:paraId="086EE8A9" w14:textId="2E8BB4DA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8AA" w14:textId="77777777" w:rsidR="00F340B2" w:rsidRPr="00FA62B9" w:rsidRDefault="00F340B2" w:rsidP="001E16D9"/>
    <w:p w14:paraId="086EE8AB" w14:textId="4E60159D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8AC" w14:textId="77777777" w:rsidR="00F340B2" w:rsidRPr="00FA62B9" w:rsidRDefault="00F340B2" w:rsidP="001E16D9"/>
    <w:p w14:paraId="086EE8AD" w14:textId="657E225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+1°C), kontrola systemu wodociągowego (zawory, węże, pompy). System sprawny, bez wycieków.</w:t>
      </w:r>
    </w:p>
    <w:p w14:paraId="086EE8AE" w14:textId="77777777" w:rsidR="00F340B2" w:rsidRPr="00FA62B9" w:rsidRDefault="00F340B2" w:rsidP="001E16D9"/>
    <w:p w14:paraId="086EE8A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8B0" w14:textId="77777777" w:rsidR="00F340B2" w:rsidRPr="00FA62B9" w:rsidRDefault="00F340B2" w:rsidP="001E16D9"/>
    <w:p w14:paraId="086EE8B1" w14:textId="6270A873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8B2" w14:textId="77777777" w:rsidR="00F340B2" w:rsidRPr="00FA62B9" w:rsidRDefault="00F340B2" w:rsidP="001E16D9"/>
    <w:p w14:paraId="086EE8B3" w14:textId="43B31E4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8B4" w14:textId="77777777" w:rsidR="00F340B2" w:rsidRPr="00FA62B9" w:rsidRDefault="00F340B2" w:rsidP="001E16D9"/>
    <w:p w14:paraId="086EE8B5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-3°C, max 5°C, średnia 1°C;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8B6" w14:textId="77777777" w:rsidR="00F340B2" w:rsidRPr="00FA62B9" w:rsidRDefault="00F340B2" w:rsidP="001E16D9"/>
    <w:p w14:paraId="086EE8B7" w14:textId="77777777" w:rsidR="00F340B2" w:rsidRPr="00FA62B9" w:rsidRDefault="00202F43" w:rsidP="001E16D9">
      <w:r w:rsidRPr="00FA62B9">
        <w:t>Bez zdarzeń nadzwyczajnych, dyżur zakończony bez uwag.</w:t>
      </w:r>
    </w:p>
    <w:p w14:paraId="086EE8B8" w14:textId="77777777" w:rsidR="00F340B2" w:rsidRPr="00FA62B9" w:rsidRDefault="00F340B2" w:rsidP="001E16D9"/>
    <w:p w14:paraId="086EE8B9" w14:textId="18DB7DD6" w:rsidR="00F340B2" w:rsidRPr="00FA62B9" w:rsidRDefault="00B9574E" w:rsidP="001E16D9">
      <w:r w:rsidRPr="00FA62B9">
        <w:rPr>
          <w:i/>
          <w:iCs/>
        </w:rPr>
        <w:t xml:space="preserve">Dyżurny: </w:t>
      </w:r>
      <w:r w:rsidR="00550761" w:rsidRPr="00FA62B9">
        <w:rPr>
          <w:i/>
          <w:iCs/>
        </w:rPr>
        <w:t>Maciej Jabłoński</w:t>
      </w:r>
    </w:p>
    <w:p w14:paraId="086EE8BA" w14:textId="77777777" w:rsidR="00F340B2" w:rsidRPr="00FA62B9" w:rsidRDefault="00202F43" w:rsidP="001E16D9">
      <w:r w:rsidRPr="00FA62B9">
        <w:rPr>
          <w:i/>
          <w:iCs/>
        </w:rPr>
        <w:t>Kosewo Górne dnia 26.02.2024</w:t>
      </w:r>
    </w:p>
    <w:p w14:paraId="086EE8BB" w14:textId="738DDC7E" w:rsidR="00F340B2" w:rsidRPr="00FA62B9" w:rsidRDefault="00202F43" w:rsidP="001E16D9">
      <w:r w:rsidRPr="00FA62B9">
        <w:t>___</w:t>
      </w:r>
    </w:p>
    <w:p w14:paraId="792592CB" w14:textId="77777777" w:rsidR="00061E89" w:rsidRPr="00FA62B9" w:rsidRDefault="00061E89">
      <w:r w:rsidRPr="00FA62B9">
        <w:br w:type="page"/>
      </w:r>
    </w:p>
    <w:p w14:paraId="086EE8BC" w14:textId="7486A73E" w:rsidR="00F340B2" w:rsidRPr="00FA62B9" w:rsidRDefault="00202F43" w:rsidP="001E16D9">
      <w:r w:rsidRPr="00FA62B9">
        <w:lastRenderedPageBreak/>
        <w:t>27 lutego 2024 r., wtorek</w:t>
      </w:r>
    </w:p>
    <w:p w14:paraId="29BB2887" w14:textId="06F6DEEB" w:rsidR="00A009B3" w:rsidRPr="00FA62B9" w:rsidRDefault="00A009B3" w:rsidP="00A009B3">
      <w:r w:rsidRPr="00FA62B9">
        <w:t xml:space="preserve">Dyżurni: </w:t>
      </w:r>
      <w:r w:rsidR="006C149F" w:rsidRPr="00FA62B9">
        <w:t xml:space="preserve">Anna Kosoń, </w:t>
      </w:r>
      <w:r w:rsidRPr="00FA62B9">
        <w:t>Michał Krawiec</w:t>
      </w:r>
    </w:p>
    <w:p w14:paraId="086EE8BD" w14:textId="7FCDB49B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8BE" w14:textId="77777777" w:rsidR="00F340B2" w:rsidRPr="00FA62B9" w:rsidRDefault="00F340B2" w:rsidP="001E16D9"/>
    <w:p w14:paraId="086EE8BF" w14:textId="07F87C3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+1.5°C), kontrola systemu wodociągowego (zawory, węże, pompy). System sprawny, bez wycieków.</w:t>
      </w:r>
    </w:p>
    <w:p w14:paraId="086EE8C0" w14:textId="77777777" w:rsidR="00F340B2" w:rsidRPr="00FA62B9" w:rsidRDefault="00F340B2" w:rsidP="001E16D9"/>
    <w:p w14:paraId="086EE8C1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8C2" w14:textId="77777777" w:rsidR="00F340B2" w:rsidRPr="00FA62B9" w:rsidRDefault="00F340B2" w:rsidP="001E16D9"/>
    <w:p w14:paraId="086EE8C3" w14:textId="2C9A24B0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8C4" w14:textId="77777777" w:rsidR="00F340B2" w:rsidRPr="00FA62B9" w:rsidRDefault="00F340B2" w:rsidP="001E16D9"/>
    <w:p w14:paraId="086EE8C5" w14:textId="511C377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8C6" w14:textId="77777777" w:rsidR="00F340B2" w:rsidRPr="00FA62B9" w:rsidRDefault="00F340B2" w:rsidP="001E16D9"/>
    <w:p w14:paraId="086EE8C7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-3°C, max 6°C, średnia 1.5°C;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8C8" w14:textId="77777777" w:rsidR="00F340B2" w:rsidRPr="00FA62B9" w:rsidRDefault="00F340B2" w:rsidP="001E16D9"/>
    <w:p w14:paraId="086EE8C9" w14:textId="77777777" w:rsidR="00F340B2" w:rsidRPr="00FA62B9" w:rsidRDefault="00202F43" w:rsidP="001E16D9">
      <w:r w:rsidRPr="00FA62B9">
        <w:t>Bez zdarzeń nadzwyczajnych, dyżur zakończony bez uwag.</w:t>
      </w:r>
    </w:p>
    <w:p w14:paraId="086EE8CA" w14:textId="77777777" w:rsidR="00F340B2" w:rsidRPr="00FA62B9" w:rsidRDefault="00F340B2" w:rsidP="001E16D9"/>
    <w:p w14:paraId="086EE8CB" w14:textId="2450D1B9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8CC" w14:textId="77777777" w:rsidR="00F340B2" w:rsidRPr="00FA62B9" w:rsidRDefault="00202F43" w:rsidP="001E16D9">
      <w:r w:rsidRPr="00FA62B9">
        <w:rPr>
          <w:i/>
          <w:iCs/>
        </w:rPr>
        <w:t>Kosewo Górne dnia 27.02.2024</w:t>
      </w:r>
    </w:p>
    <w:p w14:paraId="086EE8CD" w14:textId="1AA16692" w:rsidR="00F340B2" w:rsidRPr="00FA62B9" w:rsidRDefault="00202F43" w:rsidP="001E16D9">
      <w:r w:rsidRPr="00FA62B9">
        <w:t>___</w:t>
      </w:r>
    </w:p>
    <w:p w14:paraId="296359DA" w14:textId="77777777" w:rsidR="00061E89" w:rsidRPr="00FA62B9" w:rsidRDefault="00061E89">
      <w:r w:rsidRPr="00FA62B9">
        <w:br w:type="page"/>
      </w:r>
    </w:p>
    <w:p w14:paraId="086EE8CE" w14:textId="778DF5A6" w:rsidR="00F340B2" w:rsidRPr="00FA62B9" w:rsidRDefault="00202F43" w:rsidP="001E16D9">
      <w:r w:rsidRPr="00FA62B9">
        <w:lastRenderedPageBreak/>
        <w:t>28 lutego 2024 r., środa</w:t>
      </w:r>
    </w:p>
    <w:p w14:paraId="0A43A246" w14:textId="7631FB38" w:rsidR="00A009B3" w:rsidRPr="00FA62B9" w:rsidRDefault="00A009B3" w:rsidP="00A009B3">
      <w:r w:rsidRPr="00FA62B9">
        <w:t xml:space="preserve">Dyżurni: </w:t>
      </w:r>
      <w:r w:rsidR="006C149F" w:rsidRPr="00FA62B9">
        <w:t xml:space="preserve">Anna Kosoń, </w:t>
      </w:r>
      <w:r w:rsidRPr="00FA62B9">
        <w:t>Michał Krawiec</w:t>
      </w:r>
    </w:p>
    <w:p w14:paraId="086EE8CF" w14:textId="5AB074E2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8D0" w14:textId="77777777" w:rsidR="00F340B2" w:rsidRPr="00FA62B9" w:rsidRDefault="00F340B2" w:rsidP="001E16D9"/>
    <w:p w14:paraId="086EE8D1" w14:textId="2DA548E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+2°C), kontrola systemu wodociągowego (zawory, węże, pompy). System sprawny, bez wycieków.</w:t>
      </w:r>
    </w:p>
    <w:p w14:paraId="086EE8D2" w14:textId="77777777" w:rsidR="00F340B2" w:rsidRPr="00FA62B9" w:rsidRDefault="00F340B2" w:rsidP="001E16D9"/>
    <w:p w14:paraId="086EE8D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8D4" w14:textId="77777777" w:rsidR="00F340B2" w:rsidRPr="00FA62B9" w:rsidRDefault="00F340B2" w:rsidP="001E16D9"/>
    <w:p w14:paraId="086EE8D5" w14:textId="1AA27C4A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8D6" w14:textId="77777777" w:rsidR="00F340B2" w:rsidRPr="00FA62B9" w:rsidRDefault="00F340B2" w:rsidP="001E16D9"/>
    <w:p w14:paraId="086EE8D7" w14:textId="08ECB70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8D8" w14:textId="77777777" w:rsidR="00F340B2" w:rsidRPr="00FA62B9" w:rsidRDefault="00F340B2" w:rsidP="001E16D9"/>
    <w:p w14:paraId="086EE8D9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-2°C, max 6°C, średnia 2°C; opady deszczu 5.0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8DA" w14:textId="77777777" w:rsidR="00F340B2" w:rsidRPr="00FA62B9" w:rsidRDefault="00F340B2" w:rsidP="001E16D9"/>
    <w:p w14:paraId="086EE8DB" w14:textId="77777777" w:rsidR="00F340B2" w:rsidRPr="00FA62B9" w:rsidRDefault="00202F43" w:rsidP="001E16D9">
      <w:r w:rsidRPr="00FA62B9">
        <w:t>Bez zdarzeń nadzwyczajnych, dyżur zakończony bez uwag.</w:t>
      </w:r>
    </w:p>
    <w:p w14:paraId="086EE8DC" w14:textId="77777777" w:rsidR="00F340B2" w:rsidRPr="00FA62B9" w:rsidRDefault="00F340B2" w:rsidP="001E16D9"/>
    <w:p w14:paraId="086EE8DD" w14:textId="3CE8A583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8DE" w14:textId="77777777" w:rsidR="00F340B2" w:rsidRPr="00FA62B9" w:rsidRDefault="00202F43" w:rsidP="001E16D9">
      <w:r w:rsidRPr="00FA62B9">
        <w:rPr>
          <w:i/>
          <w:iCs/>
        </w:rPr>
        <w:t>Kosewo Górne dnia 28.02.2024</w:t>
      </w:r>
    </w:p>
    <w:p w14:paraId="086EE8DF" w14:textId="77F42623" w:rsidR="00F340B2" w:rsidRPr="00FA62B9" w:rsidRDefault="00202F43" w:rsidP="001E16D9">
      <w:r w:rsidRPr="00FA62B9">
        <w:t>___</w:t>
      </w:r>
    </w:p>
    <w:p w14:paraId="75679DB2" w14:textId="77777777" w:rsidR="00061E89" w:rsidRPr="00FA62B9" w:rsidRDefault="00061E89">
      <w:r w:rsidRPr="00FA62B9">
        <w:br w:type="page"/>
      </w:r>
    </w:p>
    <w:p w14:paraId="086EE8E0" w14:textId="324EF8ED" w:rsidR="00F340B2" w:rsidRPr="00FA62B9" w:rsidRDefault="00202F43" w:rsidP="001E16D9">
      <w:r w:rsidRPr="00FA62B9">
        <w:lastRenderedPageBreak/>
        <w:t>29 lutego 2024 r., czwartek</w:t>
      </w:r>
    </w:p>
    <w:p w14:paraId="3FDA932B" w14:textId="5550BF4A" w:rsidR="00A009B3" w:rsidRPr="00FA62B9" w:rsidRDefault="00A009B3" w:rsidP="00A009B3">
      <w:r w:rsidRPr="00FA62B9">
        <w:t>Dyżurni: Michał Krawiec</w:t>
      </w:r>
      <w:r w:rsidR="006D2847" w:rsidRPr="00FA62B9">
        <w:t>, Paweł Kojs</w:t>
      </w:r>
    </w:p>
    <w:p w14:paraId="086EE8E1" w14:textId="73E97709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8E2" w14:textId="77777777" w:rsidR="00F340B2" w:rsidRPr="00FA62B9" w:rsidRDefault="00F340B2" w:rsidP="001E16D9"/>
    <w:p w14:paraId="086EE8E3" w14:textId="736E1A6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+2.5°C), kontrola systemu wodociągowego (zawory, węże, pompy). System sprawny, bez wycieków.</w:t>
      </w:r>
    </w:p>
    <w:p w14:paraId="086EE8E4" w14:textId="77777777" w:rsidR="00F340B2" w:rsidRPr="00FA62B9" w:rsidRDefault="00F340B2" w:rsidP="001E16D9"/>
    <w:p w14:paraId="086EE8E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8E6" w14:textId="77777777" w:rsidR="00F340B2" w:rsidRPr="00FA62B9" w:rsidRDefault="00F340B2" w:rsidP="001E16D9"/>
    <w:p w14:paraId="086EE8E7" w14:textId="2B405220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8E8" w14:textId="77777777" w:rsidR="00F340B2" w:rsidRPr="00FA62B9" w:rsidRDefault="00F340B2" w:rsidP="001E16D9"/>
    <w:p w14:paraId="086EE8E9" w14:textId="5F3CCF3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8EA" w14:textId="77777777" w:rsidR="00F340B2" w:rsidRPr="00FA62B9" w:rsidRDefault="00F340B2" w:rsidP="001E16D9"/>
    <w:p w14:paraId="086EE8EB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-2°C, max 7°C, średnia 2.5°C; opady deszczu 7.0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8EC" w14:textId="77777777" w:rsidR="00F340B2" w:rsidRPr="00FA62B9" w:rsidRDefault="00F340B2" w:rsidP="001E16D9"/>
    <w:p w14:paraId="086EE8ED" w14:textId="77777777" w:rsidR="00F340B2" w:rsidRPr="00FA62B9" w:rsidRDefault="00202F43" w:rsidP="001E16D9">
      <w:r w:rsidRPr="00FA62B9">
        <w:t>Bez zdarzeń nadzwyczajnych, dyżur zakończony bez uwag.</w:t>
      </w:r>
    </w:p>
    <w:p w14:paraId="086EE8EE" w14:textId="77777777" w:rsidR="00F340B2" w:rsidRPr="00FA62B9" w:rsidRDefault="00F340B2" w:rsidP="001E16D9"/>
    <w:p w14:paraId="086EE8EF" w14:textId="6E9D26EC" w:rsidR="00F340B2" w:rsidRPr="00FA62B9" w:rsidRDefault="00B9574E" w:rsidP="001E16D9">
      <w:r w:rsidRPr="00FA62B9">
        <w:rPr>
          <w:i/>
          <w:iCs/>
        </w:rPr>
        <w:t xml:space="preserve">Dyżurny: </w:t>
      </w:r>
      <w:r w:rsidR="006D2847" w:rsidRPr="00FA62B9">
        <w:t xml:space="preserve">Paweł Kojs </w:t>
      </w:r>
      <w:r w:rsidRPr="00FA62B9">
        <w:rPr>
          <w:i/>
          <w:iCs/>
        </w:rPr>
        <w:t>_____________________</w:t>
      </w:r>
      <w:r w:rsidR="006D2847" w:rsidRPr="00FA62B9">
        <w:rPr>
          <w:noProof/>
        </w:rPr>
        <w:drawing>
          <wp:inline distT="0" distB="0" distL="0" distR="0" wp14:anchorId="726F0DE5" wp14:editId="2974FD82">
            <wp:extent cx="1095375" cy="565454"/>
            <wp:effectExtent l="0" t="0" r="0" b="6350"/>
            <wp:docPr id="1696748466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8F0" w14:textId="77777777" w:rsidR="00F340B2" w:rsidRPr="00FA62B9" w:rsidRDefault="00202F43" w:rsidP="001E16D9">
      <w:r w:rsidRPr="00FA62B9">
        <w:rPr>
          <w:i/>
          <w:iCs/>
        </w:rPr>
        <w:t>Kosewo Górne dnia 29.02.2024</w:t>
      </w:r>
    </w:p>
    <w:p w14:paraId="086EE8F1" w14:textId="6F45BF39" w:rsidR="00F340B2" w:rsidRPr="00FA62B9" w:rsidRDefault="00202F43" w:rsidP="001E16D9">
      <w:r w:rsidRPr="00FA62B9">
        <w:t>___</w:t>
      </w:r>
    </w:p>
    <w:p w14:paraId="342D57CB" w14:textId="77777777" w:rsidR="004622FF" w:rsidRPr="00FA62B9" w:rsidRDefault="004622FF">
      <w:pPr>
        <w:rPr>
          <w:sz w:val="40"/>
          <w:szCs w:val="40"/>
        </w:rPr>
      </w:pPr>
      <w:r w:rsidRPr="00FA62B9">
        <w:rPr>
          <w:sz w:val="40"/>
          <w:szCs w:val="40"/>
        </w:rPr>
        <w:br w:type="page"/>
      </w:r>
    </w:p>
    <w:p w14:paraId="086EE8F2" w14:textId="6E119927" w:rsidR="00F340B2" w:rsidRPr="00FA62B9" w:rsidRDefault="00202F43" w:rsidP="001E16D9">
      <w:r w:rsidRPr="00FA62B9">
        <w:rPr>
          <w:sz w:val="40"/>
          <w:szCs w:val="40"/>
        </w:rPr>
        <w:lastRenderedPageBreak/>
        <w:t>WIOSNA 2024</w:t>
      </w:r>
    </w:p>
    <w:p w14:paraId="086EE8F3" w14:textId="77777777" w:rsidR="00F340B2" w:rsidRPr="00FA62B9" w:rsidRDefault="00202F43" w:rsidP="001E16D9">
      <w:r w:rsidRPr="00FA62B9">
        <w:rPr>
          <w:sz w:val="32"/>
          <w:szCs w:val="32"/>
        </w:rPr>
        <w:t>MARZEC</w:t>
      </w:r>
    </w:p>
    <w:p w14:paraId="086EE8F4" w14:textId="630B32C6" w:rsidR="00F340B2" w:rsidRPr="00FA62B9" w:rsidRDefault="00202F43" w:rsidP="001E16D9">
      <w:r w:rsidRPr="00FA62B9">
        <w:t>1 marca 2024 r., piątek</w:t>
      </w:r>
    </w:p>
    <w:p w14:paraId="7C7B49A1" w14:textId="3E97867E" w:rsidR="00A009B3" w:rsidRPr="00FA62B9" w:rsidRDefault="00A009B3" w:rsidP="00A009B3">
      <w:r w:rsidRPr="00FA62B9">
        <w:t>Dyżurni oddający: Michał Krawiec</w:t>
      </w:r>
      <w:r w:rsidR="006D2847" w:rsidRPr="00FA62B9">
        <w:t>, Paweł Kojs</w:t>
      </w:r>
      <w:r w:rsidR="00E6179A" w:rsidRPr="00FA62B9">
        <w:t xml:space="preserve"> i Lucjan Świder</w:t>
      </w:r>
    </w:p>
    <w:p w14:paraId="7F2A3353" w14:textId="3A86413F" w:rsidR="00442479" w:rsidRPr="00FA62B9" w:rsidRDefault="00442479" w:rsidP="00442479">
      <w:r w:rsidRPr="00FA62B9">
        <w:t>Dyżurni</w:t>
      </w:r>
      <w:r w:rsidR="00A009B3" w:rsidRPr="00FA62B9">
        <w:t xml:space="preserve"> przyjmujący</w:t>
      </w:r>
      <w:r w:rsidRPr="00FA62B9">
        <w:t>: Paweł Kojs i Arkadiusz Nowak</w:t>
      </w:r>
    </w:p>
    <w:p w14:paraId="086EE8F5" w14:textId="357BBCBF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8F6" w14:textId="77777777" w:rsidR="00F340B2" w:rsidRPr="00FA62B9" w:rsidRDefault="00F340B2" w:rsidP="001E16D9"/>
    <w:p w14:paraId="086EE8F7" w14:textId="786FFDC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+5.5°C), kontrola systemu wodociągowego (zawory, węże, pompy). System sprawny, bez wycieków.</w:t>
      </w:r>
    </w:p>
    <w:p w14:paraId="086EE8F8" w14:textId="77777777" w:rsidR="00F340B2" w:rsidRPr="00FA62B9" w:rsidRDefault="00F340B2" w:rsidP="001E16D9"/>
    <w:p w14:paraId="086EE8F9" w14:textId="746D193A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8FA" w14:textId="77777777" w:rsidR="00F340B2" w:rsidRPr="00FA62B9" w:rsidRDefault="00F340B2" w:rsidP="001E16D9"/>
    <w:p w14:paraId="086EE8FB" w14:textId="42730940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8FC" w14:textId="77777777" w:rsidR="00F340B2" w:rsidRPr="00FA62B9" w:rsidRDefault="00F340B2" w:rsidP="001E16D9"/>
    <w:p w14:paraId="086EE8FD" w14:textId="3B5C2704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8FE" w14:textId="77777777" w:rsidR="00F340B2" w:rsidRPr="00FA62B9" w:rsidRDefault="00F340B2" w:rsidP="001E16D9"/>
    <w:p w14:paraId="086EE8FF" w14:textId="77777777" w:rsidR="00F340B2" w:rsidRPr="00FA62B9" w:rsidRDefault="00202F43" w:rsidP="001E16D9">
      <w:r w:rsidRPr="00FA62B9">
        <w:t>Czynności tygodniowe: Przygotowanie sprzętu do sezonu zimowego. Kontrola zapasów pasz (bufor minimum 2 tygodnie). Przygotowanie magazynów.</w:t>
      </w:r>
    </w:p>
    <w:p w14:paraId="086EE900" w14:textId="77777777" w:rsidR="00F340B2" w:rsidRPr="00FA62B9" w:rsidRDefault="00F340B2" w:rsidP="001E16D9"/>
    <w:p w14:paraId="086EE901" w14:textId="189DFA66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E902" w14:textId="77777777" w:rsidR="00F340B2" w:rsidRPr="00FA62B9" w:rsidRDefault="00F340B2" w:rsidP="001E16D9"/>
    <w:p w14:paraId="086EE903" w14:textId="77777777" w:rsidR="00F340B2" w:rsidRPr="00FA62B9" w:rsidRDefault="00202F43" w:rsidP="001E16D9">
      <w:r w:rsidRPr="00FA62B9">
        <w:rPr>
          <w:i/>
          <w:iCs/>
        </w:rPr>
        <w:t>Warunki meteorologiczne: temperatura min 0°C, max 11°C, średnia 5.5°C; brak opadów.</w:t>
      </w:r>
    </w:p>
    <w:p w14:paraId="086EE904" w14:textId="77777777" w:rsidR="00F340B2" w:rsidRPr="00FA62B9" w:rsidRDefault="00F340B2" w:rsidP="001E16D9"/>
    <w:p w14:paraId="086EE905" w14:textId="77777777" w:rsidR="00F340B2" w:rsidRPr="00FA62B9" w:rsidRDefault="00202F43" w:rsidP="001E16D9">
      <w:r w:rsidRPr="00FA62B9">
        <w:t>Bez zdarzeń nadzwyczajnych, dyżur zakończony bez uwag.</w:t>
      </w:r>
    </w:p>
    <w:p w14:paraId="086EE906" w14:textId="77777777" w:rsidR="00F340B2" w:rsidRPr="00FA62B9" w:rsidRDefault="00F340B2" w:rsidP="001E16D9"/>
    <w:p w14:paraId="086EE907" w14:textId="18475D84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3CEB4ED3" wp14:editId="2A3BC5F4">
            <wp:extent cx="1095375" cy="565454"/>
            <wp:effectExtent l="0" t="0" r="0" b="6350"/>
            <wp:docPr id="1750696979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04DB4568" wp14:editId="6B025FF3">
            <wp:extent cx="1943100" cy="469618"/>
            <wp:effectExtent l="0" t="0" r="0" b="6985"/>
            <wp:docPr id="959263944" name="Obraz 959263944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908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01.03.2024</w:t>
      </w:r>
    </w:p>
    <w:p w14:paraId="086EE909" w14:textId="31E88CEC" w:rsidR="00F340B2" w:rsidRPr="00FA62B9" w:rsidRDefault="00202F43" w:rsidP="001E16D9">
      <w:r w:rsidRPr="00FA62B9">
        <w:t>___</w:t>
      </w:r>
    </w:p>
    <w:p w14:paraId="6D5DA60F" w14:textId="77777777" w:rsidR="00061E89" w:rsidRPr="00FA62B9" w:rsidRDefault="00061E89">
      <w:r w:rsidRPr="00FA62B9">
        <w:br w:type="page"/>
      </w:r>
    </w:p>
    <w:p w14:paraId="086EE90A" w14:textId="71F36FF1" w:rsidR="00F340B2" w:rsidRPr="00FA62B9" w:rsidRDefault="00202F43" w:rsidP="001E16D9">
      <w:r w:rsidRPr="00FA62B9">
        <w:lastRenderedPageBreak/>
        <w:t>2 marca 2024 r., sobota</w:t>
      </w:r>
    </w:p>
    <w:p w14:paraId="00DDC299" w14:textId="20D7F636" w:rsidR="00442479" w:rsidRPr="00FA62B9" w:rsidRDefault="00442479" w:rsidP="00442479">
      <w:r w:rsidRPr="00FA62B9">
        <w:t>Dyżurni: Paweł Kojs i Arkadiusz Nowak</w:t>
      </w:r>
      <w:r w:rsidR="00DB7A38" w:rsidRPr="00FA62B9">
        <w:t xml:space="preserve"> </w:t>
      </w:r>
    </w:p>
    <w:p w14:paraId="086EE90B" w14:textId="3C03BFC5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90C" w14:textId="77777777" w:rsidR="00F340B2" w:rsidRPr="00FA62B9" w:rsidRDefault="00F340B2" w:rsidP="001E16D9"/>
    <w:p w14:paraId="086EE90D" w14:textId="68820EC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+6.5°C), kontrola systemu wodociągowego (zawory, węże, pompy). System sprawny, bez wycieków.</w:t>
      </w:r>
    </w:p>
    <w:p w14:paraId="086EE90E" w14:textId="77777777" w:rsidR="00F340B2" w:rsidRPr="00FA62B9" w:rsidRDefault="00F340B2" w:rsidP="001E16D9"/>
    <w:p w14:paraId="086EE90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910" w14:textId="77777777" w:rsidR="00F340B2" w:rsidRPr="00FA62B9" w:rsidRDefault="00F340B2" w:rsidP="001E16D9"/>
    <w:p w14:paraId="086EE911" w14:textId="0D77B67B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912" w14:textId="77777777" w:rsidR="00F340B2" w:rsidRPr="00FA62B9" w:rsidRDefault="00F340B2" w:rsidP="001E16D9"/>
    <w:p w14:paraId="086EE913" w14:textId="28A8D22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914" w14:textId="77777777" w:rsidR="00F340B2" w:rsidRPr="00FA62B9" w:rsidRDefault="00F340B2" w:rsidP="001E16D9"/>
    <w:p w14:paraId="086EE915" w14:textId="77777777" w:rsidR="00F340B2" w:rsidRPr="00FA62B9" w:rsidRDefault="00202F43" w:rsidP="001E16D9">
      <w:r w:rsidRPr="00FA62B9">
        <w:rPr>
          <w:i/>
          <w:iCs/>
        </w:rPr>
        <w:t>Warunki meteorologiczne: temperatura min 1°C, max 12°C, średnia 6.5°C; brak opadów.</w:t>
      </w:r>
    </w:p>
    <w:p w14:paraId="086EE916" w14:textId="77777777" w:rsidR="00F340B2" w:rsidRPr="00FA62B9" w:rsidRDefault="00F340B2" w:rsidP="001E16D9"/>
    <w:p w14:paraId="086EE917" w14:textId="77777777" w:rsidR="00F340B2" w:rsidRPr="00FA62B9" w:rsidRDefault="00202F43" w:rsidP="001E16D9">
      <w:r w:rsidRPr="00FA62B9">
        <w:t>Bez zdarzeń nadzwyczajnych, dyżur zakończony bez uwag.</w:t>
      </w:r>
    </w:p>
    <w:p w14:paraId="086EE918" w14:textId="77777777" w:rsidR="00F340B2" w:rsidRPr="00FA62B9" w:rsidRDefault="00F340B2" w:rsidP="001E16D9"/>
    <w:p w14:paraId="086EE919" w14:textId="29045D58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0CEF2ECA" wp14:editId="4EE2BB25">
            <wp:extent cx="1095375" cy="565454"/>
            <wp:effectExtent l="0" t="0" r="0" b="6350"/>
            <wp:docPr id="2131007182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277DB6A3" wp14:editId="1CD45180">
            <wp:extent cx="1943100" cy="469618"/>
            <wp:effectExtent l="0" t="0" r="0" b="6985"/>
            <wp:docPr id="959263943" name="Obraz 959263943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91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02.03.2024</w:t>
      </w:r>
    </w:p>
    <w:p w14:paraId="086EE91B" w14:textId="504B1547" w:rsidR="00F340B2" w:rsidRPr="00FA62B9" w:rsidRDefault="00202F43" w:rsidP="001E16D9">
      <w:r w:rsidRPr="00FA62B9">
        <w:t>___</w:t>
      </w:r>
    </w:p>
    <w:p w14:paraId="0EE59401" w14:textId="77777777" w:rsidR="00061E89" w:rsidRPr="00FA62B9" w:rsidRDefault="00061E89">
      <w:r w:rsidRPr="00FA62B9">
        <w:br w:type="page"/>
      </w:r>
    </w:p>
    <w:p w14:paraId="086EE91C" w14:textId="47602F9B" w:rsidR="00F340B2" w:rsidRPr="00FA62B9" w:rsidRDefault="00202F43" w:rsidP="001E16D9">
      <w:r w:rsidRPr="00FA62B9">
        <w:lastRenderedPageBreak/>
        <w:t>3 marca 2024 r., niedziela</w:t>
      </w:r>
    </w:p>
    <w:p w14:paraId="4473EA64" w14:textId="127C7521" w:rsidR="00442479" w:rsidRPr="00FA62B9" w:rsidRDefault="00442479" w:rsidP="00442479">
      <w:r w:rsidRPr="00FA62B9">
        <w:t>Dyżurni: Paweł Kojs i Arkadiusz Nowak</w:t>
      </w:r>
      <w:r w:rsidR="00DB7A38" w:rsidRPr="00FA62B9">
        <w:t xml:space="preserve"> </w:t>
      </w:r>
    </w:p>
    <w:p w14:paraId="086EE91D" w14:textId="276F42E1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91E" w14:textId="77777777" w:rsidR="00F340B2" w:rsidRPr="00FA62B9" w:rsidRDefault="00F340B2" w:rsidP="001E16D9"/>
    <w:p w14:paraId="086EE91F" w14:textId="5FD056C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+6.5°C), kontrola systemu wodociągowego (zawory, węże, pompy). System sprawny, bez wycieków.</w:t>
      </w:r>
    </w:p>
    <w:p w14:paraId="086EE920" w14:textId="77777777" w:rsidR="00F340B2" w:rsidRPr="00FA62B9" w:rsidRDefault="00F340B2" w:rsidP="001E16D9"/>
    <w:p w14:paraId="086EE921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922" w14:textId="77777777" w:rsidR="00F340B2" w:rsidRPr="00FA62B9" w:rsidRDefault="00F340B2" w:rsidP="001E16D9"/>
    <w:p w14:paraId="086EE923" w14:textId="0A9FCD3A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924" w14:textId="77777777" w:rsidR="00F340B2" w:rsidRPr="00FA62B9" w:rsidRDefault="00F340B2" w:rsidP="001E16D9"/>
    <w:p w14:paraId="086EE925" w14:textId="6AE21D3D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926" w14:textId="77777777" w:rsidR="00F340B2" w:rsidRPr="00FA62B9" w:rsidRDefault="00F340B2" w:rsidP="001E16D9"/>
    <w:p w14:paraId="086EE927" w14:textId="77777777" w:rsidR="00F340B2" w:rsidRPr="00FA62B9" w:rsidRDefault="00202F43" w:rsidP="001E16D9">
      <w:r w:rsidRPr="00FA62B9">
        <w:rPr>
          <w:i/>
          <w:iCs/>
        </w:rPr>
        <w:t>Warunki meteorologiczne: temperatura min 1°C, max 12°C, średnia 6.5°C; brak opadów.</w:t>
      </w:r>
    </w:p>
    <w:p w14:paraId="086EE928" w14:textId="77777777" w:rsidR="00F340B2" w:rsidRPr="00FA62B9" w:rsidRDefault="00F340B2" w:rsidP="001E16D9"/>
    <w:p w14:paraId="086EE929" w14:textId="77777777" w:rsidR="00F340B2" w:rsidRPr="00FA62B9" w:rsidRDefault="00202F43" w:rsidP="001E16D9">
      <w:r w:rsidRPr="00FA62B9">
        <w:t>Bez zdarzeń nadzwyczajnych, dyżur zakończony bez uwag.</w:t>
      </w:r>
    </w:p>
    <w:p w14:paraId="086EE92A" w14:textId="77777777" w:rsidR="00F340B2" w:rsidRPr="00FA62B9" w:rsidRDefault="00F340B2" w:rsidP="001E16D9"/>
    <w:p w14:paraId="086EE92B" w14:textId="6A7956E2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2F6B4405" wp14:editId="411D46C3">
            <wp:extent cx="1095375" cy="565454"/>
            <wp:effectExtent l="0" t="0" r="0" b="6350"/>
            <wp:docPr id="1018250112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4C0709A5" wp14:editId="4509EE36">
            <wp:extent cx="1943100" cy="469618"/>
            <wp:effectExtent l="0" t="0" r="0" b="6985"/>
            <wp:docPr id="959263942" name="Obraz 959263942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92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03.03.2024</w:t>
      </w:r>
    </w:p>
    <w:p w14:paraId="086EE92D" w14:textId="06A1CFEE" w:rsidR="00F340B2" w:rsidRPr="00FA62B9" w:rsidRDefault="00202F43" w:rsidP="001E16D9">
      <w:r w:rsidRPr="00FA62B9">
        <w:t>___</w:t>
      </w:r>
    </w:p>
    <w:p w14:paraId="3E64C10A" w14:textId="77777777" w:rsidR="00061E89" w:rsidRPr="00FA62B9" w:rsidRDefault="00061E89">
      <w:r w:rsidRPr="00FA62B9">
        <w:br w:type="page"/>
      </w:r>
    </w:p>
    <w:p w14:paraId="086EE92E" w14:textId="325E5DBF" w:rsidR="00F340B2" w:rsidRPr="00FA62B9" w:rsidRDefault="00202F43" w:rsidP="001E16D9">
      <w:r w:rsidRPr="00FA62B9">
        <w:lastRenderedPageBreak/>
        <w:t>4 marca 2024 r., poniedziałek</w:t>
      </w:r>
    </w:p>
    <w:p w14:paraId="42423CC4" w14:textId="487A5DAD" w:rsidR="00C21B66" w:rsidRPr="00FA62B9" w:rsidRDefault="00C21B66" w:rsidP="00C21B66">
      <w:r w:rsidRPr="00FA62B9">
        <w:t xml:space="preserve">Dyżurni oddający: </w:t>
      </w:r>
      <w:commentRangeStart w:id="25"/>
      <w:r w:rsidRPr="00FA62B9">
        <w:t xml:space="preserve">Paweł </w:t>
      </w:r>
      <w:proofErr w:type="spellStart"/>
      <w:r w:rsidRPr="00FA62B9">
        <w:t>Kojs</w:t>
      </w:r>
      <w:proofErr w:type="spellEnd"/>
      <w:r w:rsidRPr="00FA62B9">
        <w:t xml:space="preserve"> </w:t>
      </w:r>
      <w:commentRangeEnd w:id="25"/>
      <w:r w:rsidR="00BD171F">
        <w:rPr>
          <w:rStyle w:val="Odwoaniedokomentarza"/>
        </w:rPr>
        <w:commentReference w:id="25"/>
      </w:r>
      <w:r w:rsidR="00DB7A38" w:rsidRPr="00FA62B9">
        <w:t>i Lucjan Świder</w:t>
      </w:r>
    </w:p>
    <w:p w14:paraId="0221F144" w14:textId="2C759617" w:rsidR="00C21B66" w:rsidRPr="00FA62B9" w:rsidRDefault="00C21B66" w:rsidP="00C21B66">
      <w:r w:rsidRPr="00FA62B9">
        <w:t>Dyżurni przyjmujący: Anna Kosoń</w:t>
      </w:r>
      <w:r w:rsidR="000E3D2E" w:rsidRPr="00FA62B9">
        <w:t xml:space="preserve"> i Michał Krawiec</w:t>
      </w:r>
    </w:p>
    <w:p w14:paraId="086EE92F" w14:textId="19C50CD5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E930" w14:textId="77777777" w:rsidR="00F340B2" w:rsidRPr="00FA62B9" w:rsidRDefault="00F340B2" w:rsidP="001E16D9"/>
    <w:p w14:paraId="086EE931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932" w14:textId="77777777" w:rsidR="00F340B2" w:rsidRPr="00FA62B9" w:rsidRDefault="00F340B2" w:rsidP="001E16D9"/>
    <w:p w14:paraId="086EE933" w14:textId="3565ECE9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934" w14:textId="77777777" w:rsidR="00F340B2" w:rsidRPr="00FA62B9" w:rsidRDefault="00F340B2" w:rsidP="001E16D9"/>
    <w:p w14:paraId="086EE935" w14:textId="37E5B546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936" w14:textId="77777777" w:rsidR="00F340B2" w:rsidRPr="00FA62B9" w:rsidRDefault="00F340B2" w:rsidP="001E16D9"/>
    <w:p w14:paraId="086EE937" w14:textId="23D8B3B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+7°C), kontrola systemu wodociągowego (zawory, węże, pompy). System sprawny, bez wycieków.</w:t>
      </w:r>
    </w:p>
    <w:p w14:paraId="086EE938" w14:textId="77777777" w:rsidR="00F340B2" w:rsidRPr="00FA62B9" w:rsidRDefault="00F340B2" w:rsidP="001E16D9"/>
    <w:p w14:paraId="086EE93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93A" w14:textId="77777777" w:rsidR="00F340B2" w:rsidRPr="00FA62B9" w:rsidRDefault="00F340B2" w:rsidP="001E16D9"/>
    <w:p w14:paraId="086EE93B" w14:textId="464F13DD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93C" w14:textId="77777777" w:rsidR="00F340B2" w:rsidRPr="00FA62B9" w:rsidRDefault="00F340B2" w:rsidP="001E16D9"/>
    <w:p w14:paraId="086EE93D" w14:textId="35E3436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93E" w14:textId="77777777" w:rsidR="00F340B2" w:rsidRPr="00FA62B9" w:rsidRDefault="00F340B2" w:rsidP="001E16D9"/>
    <w:p w14:paraId="086EE93F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2°C, max 12°C, średnia 7°C;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940" w14:textId="77777777" w:rsidR="00F340B2" w:rsidRPr="00FA62B9" w:rsidRDefault="00F340B2" w:rsidP="001E16D9"/>
    <w:p w14:paraId="086EE941" w14:textId="77777777" w:rsidR="00F340B2" w:rsidRPr="00FA62B9" w:rsidRDefault="00202F43" w:rsidP="001E16D9">
      <w:r w:rsidRPr="00FA62B9">
        <w:t>Bez zdarzeń nadzwyczajnych, dyżur zakończony bez uwag.</w:t>
      </w:r>
    </w:p>
    <w:p w14:paraId="086EE942" w14:textId="77777777" w:rsidR="00F340B2" w:rsidRPr="00FA62B9" w:rsidRDefault="00F340B2" w:rsidP="001E16D9"/>
    <w:p w14:paraId="086EE943" w14:textId="08B28062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94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04.03.2024</w:t>
      </w:r>
    </w:p>
    <w:p w14:paraId="086EE945" w14:textId="1F501F7A" w:rsidR="00F340B2" w:rsidRPr="00FA62B9" w:rsidRDefault="00202F43" w:rsidP="001E16D9">
      <w:r w:rsidRPr="00FA62B9">
        <w:t>___</w:t>
      </w:r>
    </w:p>
    <w:p w14:paraId="0558B778" w14:textId="77777777" w:rsidR="00061E89" w:rsidRPr="00FA62B9" w:rsidRDefault="00061E89">
      <w:r w:rsidRPr="00FA62B9">
        <w:br w:type="page"/>
      </w:r>
    </w:p>
    <w:p w14:paraId="086EE946" w14:textId="74869F9F" w:rsidR="00F340B2" w:rsidRPr="00FA62B9" w:rsidRDefault="00202F43" w:rsidP="001E16D9">
      <w:r w:rsidRPr="00FA62B9">
        <w:lastRenderedPageBreak/>
        <w:t>5 marca 2024 r., wtorek</w:t>
      </w:r>
    </w:p>
    <w:p w14:paraId="79FA58A1" w14:textId="55DF88F9" w:rsidR="000E3D2E" w:rsidRPr="00FA62B9" w:rsidRDefault="000E3D2E" w:rsidP="000E3D2E">
      <w:r w:rsidRPr="00FA62B9">
        <w:t>Dyżurni: Anna Kosoń i Michał Krawiec</w:t>
      </w:r>
      <w:r w:rsidR="00DB7A38" w:rsidRPr="00FA62B9">
        <w:t xml:space="preserve"> i Lucjan Świder</w:t>
      </w:r>
    </w:p>
    <w:p w14:paraId="086EE947" w14:textId="6BD17F42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948" w14:textId="77777777" w:rsidR="00F340B2" w:rsidRPr="00FA62B9" w:rsidRDefault="00F340B2" w:rsidP="001E16D9"/>
    <w:p w14:paraId="086EE949" w14:textId="75AB0C5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+7°C), kontrola systemu wodociągowego (zawory, węże, pompy). System sprawny, bez wycieków.</w:t>
      </w:r>
    </w:p>
    <w:p w14:paraId="086EE94A" w14:textId="77777777" w:rsidR="00F340B2" w:rsidRPr="00FA62B9" w:rsidRDefault="00F340B2" w:rsidP="001E16D9"/>
    <w:p w14:paraId="086EE94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94C" w14:textId="77777777" w:rsidR="00F340B2" w:rsidRPr="00FA62B9" w:rsidRDefault="00F340B2" w:rsidP="001E16D9"/>
    <w:p w14:paraId="086EE94D" w14:textId="23ACFFF4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94E" w14:textId="77777777" w:rsidR="00F340B2" w:rsidRPr="00FA62B9" w:rsidRDefault="00F340B2" w:rsidP="001E16D9"/>
    <w:p w14:paraId="086EE94F" w14:textId="3706901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950" w14:textId="77777777" w:rsidR="00F340B2" w:rsidRPr="00FA62B9" w:rsidRDefault="00F340B2" w:rsidP="001E16D9"/>
    <w:p w14:paraId="086EE951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2°C, max 12°C, średnia 7°C; opady deszczu 6.0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952" w14:textId="77777777" w:rsidR="00F340B2" w:rsidRPr="00FA62B9" w:rsidRDefault="00F340B2" w:rsidP="001E16D9"/>
    <w:p w14:paraId="086EE953" w14:textId="77777777" w:rsidR="00F340B2" w:rsidRPr="00FA62B9" w:rsidRDefault="00202F43" w:rsidP="001E16D9">
      <w:r w:rsidRPr="00FA62B9">
        <w:t>Bez zdarzeń nadzwyczajnych, dyżur zakończony bez uwag.</w:t>
      </w:r>
    </w:p>
    <w:p w14:paraId="086EE954" w14:textId="77777777" w:rsidR="00F340B2" w:rsidRPr="00FA62B9" w:rsidRDefault="00F340B2" w:rsidP="001E16D9"/>
    <w:p w14:paraId="086EE955" w14:textId="5FD4537A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95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05.03.2024</w:t>
      </w:r>
    </w:p>
    <w:p w14:paraId="086EE957" w14:textId="7FF4A0DD" w:rsidR="00F340B2" w:rsidRPr="00FA62B9" w:rsidRDefault="00202F43" w:rsidP="001E16D9">
      <w:r w:rsidRPr="00FA62B9">
        <w:t>___</w:t>
      </w:r>
    </w:p>
    <w:p w14:paraId="7B39D510" w14:textId="77777777" w:rsidR="00061E89" w:rsidRPr="00FA62B9" w:rsidRDefault="00061E89">
      <w:r w:rsidRPr="00FA62B9">
        <w:br w:type="page"/>
      </w:r>
    </w:p>
    <w:p w14:paraId="086EE958" w14:textId="6977ABBF" w:rsidR="00F340B2" w:rsidRPr="00FA62B9" w:rsidRDefault="00202F43" w:rsidP="001E16D9">
      <w:r w:rsidRPr="00FA62B9">
        <w:lastRenderedPageBreak/>
        <w:t>6 marca 2024 r., środa</w:t>
      </w:r>
    </w:p>
    <w:p w14:paraId="178F63F3" w14:textId="60D0FEAF" w:rsidR="000E3D2E" w:rsidRPr="00FA62B9" w:rsidRDefault="000E3D2E" w:rsidP="000E3D2E">
      <w:r w:rsidRPr="00FA62B9">
        <w:t>Dyżurni: Anna Kosoń i Michał Krawiec</w:t>
      </w:r>
      <w:r w:rsidR="00AC33FA" w:rsidRPr="00FA62B9">
        <w:t xml:space="preserve"> i Lucjan Świder</w:t>
      </w:r>
    </w:p>
    <w:p w14:paraId="086EE959" w14:textId="67B0C419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95A" w14:textId="77777777" w:rsidR="00F340B2" w:rsidRPr="00FA62B9" w:rsidRDefault="00F340B2" w:rsidP="001E16D9"/>
    <w:p w14:paraId="086EE95B" w14:textId="4507384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+7°C), kontrola systemu wodociągowego (zawory, węże, pompy). System sprawny, bez wycieków.</w:t>
      </w:r>
    </w:p>
    <w:p w14:paraId="086EE95C" w14:textId="77777777" w:rsidR="00F340B2" w:rsidRPr="00FA62B9" w:rsidRDefault="00F340B2" w:rsidP="001E16D9"/>
    <w:p w14:paraId="086EE95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95E" w14:textId="77777777" w:rsidR="00F340B2" w:rsidRPr="00FA62B9" w:rsidRDefault="00F340B2" w:rsidP="001E16D9"/>
    <w:p w14:paraId="086EE95F" w14:textId="7904C7D3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960" w14:textId="77777777" w:rsidR="00F340B2" w:rsidRPr="00FA62B9" w:rsidRDefault="00F340B2" w:rsidP="001E16D9"/>
    <w:p w14:paraId="086EE961" w14:textId="6C1D513D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962" w14:textId="77777777" w:rsidR="00F340B2" w:rsidRPr="00FA62B9" w:rsidRDefault="00F340B2" w:rsidP="001E16D9"/>
    <w:p w14:paraId="086EE963" w14:textId="77777777" w:rsidR="00F340B2" w:rsidRPr="00FA62B9" w:rsidRDefault="00202F43" w:rsidP="001E16D9">
      <w:r w:rsidRPr="00FA62B9">
        <w:rPr>
          <w:i/>
          <w:iCs/>
        </w:rPr>
        <w:t>Warunki meteorologiczne: temperatura min 3°C, max 11°C, średnia 7°C; brak opadów.</w:t>
      </w:r>
    </w:p>
    <w:p w14:paraId="086EE964" w14:textId="77777777" w:rsidR="00F340B2" w:rsidRPr="00FA62B9" w:rsidRDefault="00F340B2" w:rsidP="001E16D9"/>
    <w:p w14:paraId="086EE965" w14:textId="77777777" w:rsidR="00F340B2" w:rsidRPr="00FA62B9" w:rsidRDefault="00202F43" w:rsidP="001E16D9">
      <w:r w:rsidRPr="00FA62B9">
        <w:t>Bez zdarzeń nadzwyczajnych, dyżur zakończony bez uwag.</w:t>
      </w:r>
    </w:p>
    <w:p w14:paraId="086EE966" w14:textId="77777777" w:rsidR="00F340B2" w:rsidRPr="00FA62B9" w:rsidRDefault="00F340B2" w:rsidP="001E16D9"/>
    <w:p w14:paraId="086EE967" w14:textId="66CC4D9F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968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06.03.2024</w:t>
      </w:r>
    </w:p>
    <w:p w14:paraId="086EE969" w14:textId="6A2953CD" w:rsidR="00F340B2" w:rsidRPr="00FA62B9" w:rsidRDefault="00202F43" w:rsidP="001E16D9">
      <w:r w:rsidRPr="00FA62B9">
        <w:t>___</w:t>
      </w:r>
    </w:p>
    <w:p w14:paraId="14E61670" w14:textId="77777777" w:rsidR="00061E89" w:rsidRPr="00FA62B9" w:rsidRDefault="00061E89">
      <w:r w:rsidRPr="00FA62B9">
        <w:br w:type="page"/>
      </w:r>
    </w:p>
    <w:p w14:paraId="086EE96A" w14:textId="7B93D192" w:rsidR="00F340B2" w:rsidRPr="00FA62B9" w:rsidRDefault="00202F43" w:rsidP="001E16D9">
      <w:r w:rsidRPr="00FA62B9">
        <w:lastRenderedPageBreak/>
        <w:t>7 marca 2024 r., czwartek</w:t>
      </w:r>
    </w:p>
    <w:p w14:paraId="7F14E09E" w14:textId="569EA27C" w:rsidR="000E3D2E" w:rsidRPr="00FA62B9" w:rsidRDefault="000E3D2E" w:rsidP="000E3D2E">
      <w:r w:rsidRPr="00FA62B9">
        <w:t>Dyżurni: Anna Kosoń i Michał Krawiec</w:t>
      </w:r>
      <w:r w:rsidR="00DB7A38" w:rsidRPr="00FA62B9">
        <w:t xml:space="preserve"> i Lucjan Świder</w:t>
      </w:r>
    </w:p>
    <w:p w14:paraId="086EE96B" w14:textId="0D9E676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96C" w14:textId="77777777" w:rsidR="00F340B2" w:rsidRPr="00FA62B9" w:rsidRDefault="00F340B2" w:rsidP="001E16D9"/>
    <w:p w14:paraId="086EE96D" w14:textId="5D9AF051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+7°C), kontrola systemu wodociągowego (zawory, węże, pompy). System sprawny, bez wycieków.</w:t>
      </w:r>
    </w:p>
    <w:p w14:paraId="086EE96E" w14:textId="77777777" w:rsidR="00F340B2" w:rsidRPr="00FA62B9" w:rsidRDefault="00F340B2" w:rsidP="001E16D9"/>
    <w:p w14:paraId="086EE96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970" w14:textId="77777777" w:rsidR="00F340B2" w:rsidRPr="00FA62B9" w:rsidRDefault="00F340B2" w:rsidP="001E16D9"/>
    <w:p w14:paraId="086EE971" w14:textId="4331CAEA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972" w14:textId="77777777" w:rsidR="00F340B2" w:rsidRPr="00FA62B9" w:rsidRDefault="00F340B2" w:rsidP="001E16D9"/>
    <w:p w14:paraId="086EE973" w14:textId="2D47A87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974" w14:textId="77777777" w:rsidR="00F340B2" w:rsidRPr="00FA62B9" w:rsidRDefault="00F340B2" w:rsidP="001E16D9"/>
    <w:p w14:paraId="086EE975" w14:textId="77777777" w:rsidR="00F340B2" w:rsidRPr="00FA62B9" w:rsidRDefault="00202F43" w:rsidP="001E16D9">
      <w:r w:rsidRPr="00FA62B9">
        <w:rPr>
          <w:i/>
          <w:iCs/>
        </w:rPr>
        <w:t>Warunki meteorologiczne: temperatura min 3°C, max 11°C, średnia 7°C; brak opadów.</w:t>
      </w:r>
    </w:p>
    <w:p w14:paraId="086EE976" w14:textId="77777777" w:rsidR="00F340B2" w:rsidRPr="00FA62B9" w:rsidRDefault="00F340B2" w:rsidP="001E16D9"/>
    <w:p w14:paraId="086EE977" w14:textId="77777777" w:rsidR="00F340B2" w:rsidRPr="00FA62B9" w:rsidRDefault="00202F43" w:rsidP="001E16D9">
      <w:r w:rsidRPr="00FA62B9">
        <w:t>Bez zdarzeń nadzwyczajnych, dyżur zakończony bez uwag.</w:t>
      </w:r>
    </w:p>
    <w:p w14:paraId="086EE978" w14:textId="77777777" w:rsidR="00F340B2" w:rsidRPr="00FA62B9" w:rsidRDefault="00F340B2" w:rsidP="001E16D9"/>
    <w:p w14:paraId="086EE979" w14:textId="4E80CEE4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97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07.03.2024</w:t>
      </w:r>
    </w:p>
    <w:p w14:paraId="086EE97B" w14:textId="639D3D32" w:rsidR="00F340B2" w:rsidRPr="00FA62B9" w:rsidRDefault="00202F43" w:rsidP="001E16D9">
      <w:r w:rsidRPr="00FA62B9">
        <w:t>___</w:t>
      </w:r>
    </w:p>
    <w:p w14:paraId="1602B004" w14:textId="77777777" w:rsidR="00061E89" w:rsidRPr="00FA62B9" w:rsidRDefault="00061E89">
      <w:r w:rsidRPr="00FA62B9">
        <w:br w:type="page"/>
      </w:r>
    </w:p>
    <w:p w14:paraId="086EE97C" w14:textId="3A641211" w:rsidR="00F340B2" w:rsidRPr="00FA62B9" w:rsidRDefault="00202F43" w:rsidP="001E16D9">
      <w:r w:rsidRPr="00FA62B9">
        <w:lastRenderedPageBreak/>
        <w:t>8 marca 2024 r., piątek</w:t>
      </w:r>
    </w:p>
    <w:p w14:paraId="3A0B1D24" w14:textId="1F768E3B" w:rsidR="000E3D2E" w:rsidRPr="00FA62B9" w:rsidRDefault="000E3D2E" w:rsidP="000E3D2E">
      <w:r w:rsidRPr="00FA62B9">
        <w:t>Dyżurni</w:t>
      </w:r>
      <w:r w:rsidR="001C39C5" w:rsidRPr="00FA62B9">
        <w:t xml:space="preserve"> </w:t>
      </w:r>
      <w:r w:rsidR="003A2D67" w:rsidRPr="00FA62B9">
        <w:t>oddający</w:t>
      </w:r>
      <w:r w:rsidRPr="00FA62B9">
        <w:t>: Anna Kosoń i Michał Krawiec</w:t>
      </w:r>
      <w:r w:rsidR="00DB7A38" w:rsidRPr="00FA62B9">
        <w:t xml:space="preserve"> i Lucjan Świder</w:t>
      </w:r>
    </w:p>
    <w:p w14:paraId="60305D18" w14:textId="3D39B6BF" w:rsidR="001C39C5" w:rsidRPr="00FA62B9" w:rsidRDefault="001C39C5" w:rsidP="001E16D9">
      <w:r w:rsidRPr="00FA62B9">
        <w:t>Dyżurni przyjmujący:</w:t>
      </w:r>
      <w:r w:rsidR="00830509" w:rsidRPr="00FA62B9">
        <w:t xml:space="preserve"> Paweł Kojs</w:t>
      </w:r>
      <w:r w:rsidR="00A31B83" w:rsidRPr="00FA62B9">
        <w:t xml:space="preserve"> i Piotr Zakrzewski</w:t>
      </w:r>
    </w:p>
    <w:p w14:paraId="086EE97D" w14:textId="36C289E1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97E" w14:textId="77777777" w:rsidR="00F340B2" w:rsidRPr="00FA62B9" w:rsidRDefault="00F340B2" w:rsidP="001E16D9"/>
    <w:p w14:paraId="086EE97F" w14:textId="1A52FE1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+6.5°C), kontrola systemu wodociągowego (zawory, węże, pompy). System sprawny, bez wycieków.</w:t>
      </w:r>
    </w:p>
    <w:p w14:paraId="086EE980" w14:textId="77777777" w:rsidR="00F340B2" w:rsidRPr="00FA62B9" w:rsidRDefault="00F340B2" w:rsidP="001E16D9"/>
    <w:p w14:paraId="086EE981" w14:textId="42D885BB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982" w14:textId="77777777" w:rsidR="00F340B2" w:rsidRPr="00FA62B9" w:rsidRDefault="00F340B2" w:rsidP="001E16D9"/>
    <w:p w14:paraId="086EE983" w14:textId="4F1A0A24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984" w14:textId="77777777" w:rsidR="00F340B2" w:rsidRPr="00FA62B9" w:rsidRDefault="00F340B2" w:rsidP="001E16D9"/>
    <w:p w14:paraId="086EE985" w14:textId="56EBC97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986" w14:textId="77777777" w:rsidR="00F340B2" w:rsidRPr="00FA62B9" w:rsidRDefault="00F340B2" w:rsidP="001E16D9"/>
    <w:p w14:paraId="086EE987" w14:textId="77777777" w:rsidR="00F340B2" w:rsidRPr="00FA62B9" w:rsidRDefault="00202F43" w:rsidP="001E16D9">
      <w:r w:rsidRPr="00FA62B9">
        <w:t>Czynności tygodniowe: Przygotowanie sprzętu do sezonu zimowego. Kontrola zapasów pasz (bufor minimum 2 tygodnie). Przygotowanie magazynów.</w:t>
      </w:r>
    </w:p>
    <w:p w14:paraId="086EE988" w14:textId="77777777" w:rsidR="00F340B2" w:rsidRPr="00FA62B9" w:rsidRDefault="00F340B2" w:rsidP="001E16D9"/>
    <w:p w14:paraId="086EE989" w14:textId="73FA64F5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E98A" w14:textId="77777777" w:rsidR="00F340B2" w:rsidRPr="00FA62B9" w:rsidRDefault="00F340B2" w:rsidP="001E16D9"/>
    <w:p w14:paraId="086EE98B" w14:textId="77777777" w:rsidR="00F340B2" w:rsidRPr="00FA62B9" w:rsidRDefault="00202F43" w:rsidP="001E16D9">
      <w:r w:rsidRPr="00FA62B9">
        <w:rPr>
          <w:i/>
          <w:iCs/>
        </w:rPr>
        <w:t>Warunki meteorologiczne: temperatura min 3°C, max 10°C, średnia 6.5°C; brak opadów.</w:t>
      </w:r>
    </w:p>
    <w:p w14:paraId="086EE98C" w14:textId="77777777" w:rsidR="00F340B2" w:rsidRPr="00FA62B9" w:rsidRDefault="00F340B2" w:rsidP="001E16D9"/>
    <w:p w14:paraId="086EE98D" w14:textId="77777777" w:rsidR="00F340B2" w:rsidRPr="00FA62B9" w:rsidRDefault="00202F43" w:rsidP="001E16D9">
      <w:r w:rsidRPr="00FA62B9">
        <w:t>Bez zdarzeń nadzwyczajnych, dyżur zakończony bez uwag.</w:t>
      </w:r>
    </w:p>
    <w:p w14:paraId="086EE98E" w14:textId="77777777" w:rsidR="00F340B2" w:rsidRPr="00FA62B9" w:rsidRDefault="00F340B2" w:rsidP="001E16D9"/>
    <w:p w14:paraId="086EE98F" w14:textId="22419490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622C8900" wp14:editId="6190AAFA">
            <wp:extent cx="1095375" cy="565454"/>
            <wp:effectExtent l="0" t="0" r="0" b="6350"/>
            <wp:docPr id="979116296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99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08.03.2024</w:t>
      </w:r>
    </w:p>
    <w:p w14:paraId="086EE991" w14:textId="4A09891F" w:rsidR="00F340B2" w:rsidRPr="00FA62B9" w:rsidRDefault="00202F43" w:rsidP="001E16D9">
      <w:r w:rsidRPr="00FA62B9">
        <w:t>___</w:t>
      </w:r>
    </w:p>
    <w:p w14:paraId="622443F1" w14:textId="77777777" w:rsidR="00061E89" w:rsidRPr="00FA62B9" w:rsidRDefault="00061E89">
      <w:r w:rsidRPr="00FA62B9">
        <w:br w:type="page"/>
      </w:r>
    </w:p>
    <w:p w14:paraId="086EE992" w14:textId="4F088947" w:rsidR="00F340B2" w:rsidRPr="00FA62B9" w:rsidRDefault="00202F43" w:rsidP="001E16D9">
      <w:r w:rsidRPr="00FA62B9">
        <w:lastRenderedPageBreak/>
        <w:t>9 marca 2024 r., sobota</w:t>
      </w:r>
    </w:p>
    <w:p w14:paraId="4496F2C3" w14:textId="0FAB8382" w:rsidR="00A31B83" w:rsidRPr="00FA62B9" w:rsidRDefault="00A31B83" w:rsidP="00A31B83">
      <w:r w:rsidRPr="00FA62B9">
        <w:t>Dyżurni: Paweł Kojs i Piotr Zakrzewski</w:t>
      </w:r>
    </w:p>
    <w:p w14:paraId="086EE993" w14:textId="5054159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994" w14:textId="77777777" w:rsidR="00F340B2" w:rsidRPr="00FA62B9" w:rsidRDefault="00F340B2" w:rsidP="001E16D9"/>
    <w:p w14:paraId="086EE995" w14:textId="4F5EA9A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+6.5°C), kontrola systemu wodociągowego (zawory, węże, pompy). System sprawny, bez wycieków.</w:t>
      </w:r>
    </w:p>
    <w:p w14:paraId="086EE996" w14:textId="77777777" w:rsidR="00F340B2" w:rsidRPr="00FA62B9" w:rsidRDefault="00F340B2" w:rsidP="001E16D9"/>
    <w:p w14:paraId="086EE997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998" w14:textId="77777777" w:rsidR="00F340B2" w:rsidRPr="00FA62B9" w:rsidRDefault="00F340B2" w:rsidP="001E16D9"/>
    <w:p w14:paraId="086EE999" w14:textId="02A30640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99A" w14:textId="77777777" w:rsidR="00F340B2" w:rsidRPr="00FA62B9" w:rsidRDefault="00F340B2" w:rsidP="001E16D9"/>
    <w:p w14:paraId="086EE99B" w14:textId="511E956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99C" w14:textId="77777777" w:rsidR="00F340B2" w:rsidRPr="00FA62B9" w:rsidRDefault="00F340B2" w:rsidP="001E16D9"/>
    <w:p w14:paraId="086EE99D" w14:textId="77777777" w:rsidR="00F340B2" w:rsidRPr="00FA62B9" w:rsidRDefault="00202F43" w:rsidP="001E16D9">
      <w:r w:rsidRPr="00FA62B9">
        <w:rPr>
          <w:i/>
          <w:iCs/>
        </w:rPr>
        <w:t>Warunki meteorologiczne: temperatura min 3°C, max 10°C, średnia 6.5°C; brak opadów.</w:t>
      </w:r>
    </w:p>
    <w:p w14:paraId="086EE99E" w14:textId="77777777" w:rsidR="00F340B2" w:rsidRPr="00FA62B9" w:rsidRDefault="00F340B2" w:rsidP="001E16D9"/>
    <w:p w14:paraId="086EE99F" w14:textId="77777777" w:rsidR="00F340B2" w:rsidRPr="00FA62B9" w:rsidRDefault="00202F43" w:rsidP="001E16D9">
      <w:r w:rsidRPr="00FA62B9">
        <w:t>Bez zdarzeń nadzwyczajnych, dyżur zakończony bez uwag.</w:t>
      </w:r>
    </w:p>
    <w:p w14:paraId="086EE9A0" w14:textId="77777777" w:rsidR="00F340B2" w:rsidRPr="00FA62B9" w:rsidRDefault="00F340B2" w:rsidP="001E16D9"/>
    <w:p w14:paraId="086EE9A1" w14:textId="6ADE4D8A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053D11E9" wp14:editId="12E4CE32">
            <wp:extent cx="1095375" cy="565454"/>
            <wp:effectExtent l="0" t="0" r="0" b="6350"/>
            <wp:docPr id="1435539334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9A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09.03.2024</w:t>
      </w:r>
    </w:p>
    <w:p w14:paraId="086EE9A3" w14:textId="6EAD5582" w:rsidR="00F340B2" w:rsidRPr="00FA62B9" w:rsidRDefault="00202F43" w:rsidP="001E16D9">
      <w:r w:rsidRPr="00FA62B9">
        <w:t>___</w:t>
      </w:r>
    </w:p>
    <w:p w14:paraId="72387EE5" w14:textId="77777777" w:rsidR="00061E89" w:rsidRPr="00FA62B9" w:rsidRDefault="00061E89">
      <w:r w:rsidRPr="00FA62B9">
        <w:br w:type="page"/>
      </w:r>
    </w:p>
    <w:p w14:paraId="086EE9A4" w14:textId="705D6181" w:rsidR="00F340B2" w:rsidRPr="00FA62B9" w:rsidRDefault="00202F43" w:rsidP="001E16D9">
      <w:r w:rsidRPr="00FA62B9">
        <w:lastRenderedPageBreak/>
        <w:t>10 marca 2024 r., niedziela</w:t>
      </w:r>
    </w:p>
    <w:p w14:paraId="7ABD15E0" w14:textId="77777777" w:rsidR="005A59AE" w:rsidRPr="00FA62B9" w:rsidRDefault="005A59AE" w:rsidP="005A59AE">
      <w:r w:rsidRPr="00FA62B9">
        <w:t>Dyżurni: Paweł Kojs i Piotr Zakrzewski</w:t>
      </w:r>
    </w:p>
    <w:p w14:paraId="086EE9A5" w14:textId="09F1A141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9A6" w14:textId="77777777" w:rsidR="00F340B2" w:rsidRPr="00FA62B9" w:rsidRDefault="00F340B2" w:rsidP="001E16D9"/>
    <w:p w14:paraId="086EE9A7" w14:textId="7C752FC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+6°C), kontrola systemu wodociągowego (zawory, węże, pompy). System sprawny, bez wycieków.</w:t>
      </w:r>
    </w:p>
    <w:p w14:paraId="086EE9A8" w14:textId="77777777" w:rsidR="00F340B2" w:rsidRPr="00FA62B9" w:rsidRDefault="00F340B2" w:rsidP="001E16D9"/>
    <w:p w14:paraId="086EE9A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9AA" w14:textId="77777777" w:rsidR="00F340B2" w:rsidRPr="00FA62B9" w:rsidRDefault="00F340B2" w:rsidP="001E16D9"/>
    <w:p w14:paraId="086EE9AB" w14:textId="58FB857A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9AC" w14:textId="77777777" w:rsidR="00F340B2" w:rsidRPr="00FA62B9" w:rsidRDefault="00F340B2" w:rsidP="001E16D9"/>
    <w:p w14:paraId="086EE9AD" w14:textId="7EE7EFA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9AE" w14:textId="77777777" w:rsidR="00F340B2" w:rsidRPr="00FA62B9" w:rsidRDefault="00F340B2" w:rsidP="001E16D9"/>
    <w:p w14:paraId="086EE9AF" w14:textId="77777777" w:rsidR="00F340B2" w:rsidRPr="00FA62B9" w:rsidRDefault="00202F43" w:rsidP="001E16D9">
      <w:r w:rsidRPr="00FA62B9">
        <w:rPr>
          <w:i/>
          <w:iCs/>
        </w:rPr>
        <w:t>Warunki meteorologiczne: temperatura min 3°C, max 9°C, średnia 6°C; brak opadów.</w:t>
      </w:r>
    </w:p>
    <w:p w14:paraId="086EE9B0" w14:textId="77777777" w:rsidR="00F340B2" w:rsidRPr="00FA62B9" w:rsidRDefault="00F340B2" w:rsidP="001E16D9"/>
    <w:p w14:paraId="086EE9B1" w14:textId="77777777" w:rsidR="00F340B2" w:rsidRPr="00FA62B9" w:rsidRDefault="00202F43" w:rsidP="001E16D9">
      <w:r w:rsidRPr="00FA62B9">
        <w:t>Bez zdarzeń nadzwyczajnych, dyżur zakończony bez uwag.</w:t>
      </w:r>
    </w:p>
    <w:p w14:paraId="086EE9B2" w14:textId="77777777" w:rsidR="00F340B2" w:rsidRPr="00FA62B9" w:rsidRDefault="00F340B2" w:rsidP="001E16D9"/>
    <w:p w14:paraId="086EE9B3" w14:textId="0AB659BC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536DACF2" wp14:editId="3190A2F8">
            <wp:extent cx="1095375" cy="565454"/>
            <wp:effectExtent l="0" t="0" r="0" b="6350"/>
            <wp:docPr id="1493895879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9B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10.03.2024</w:t>
      </w:r>
    </w:p>
    <w:p w14:paraId="086EE9B5" w14:textId="7B6E510B" w:rsidR="00F340B2" w:rsidRPr="00FA62B9" w:rsidRDefault="00202F43" w:rsidP="001E16D9">
      <w:r w:rsidRPr="00FA62B9">
        <w:t>___</w:t>
      </w:r>
    </w:p>
    <w:p w14:paraId="635B39E8" w14:textId="77777777" w:rsidR="00061E89" w:rsidRPr="00FA62B9" w:rsidRDefault="00061E89">
      <w:r w:rsidRPr="00FA62B9">
        <w:br w:type="page"/>
      </w:r>
    </w:p>
    <w:p w14:paraId="086EE9B6" w14:textId="52B1703C" w:rsidR="00F340B2" w:rsidRPr="00FA62B9" w:rsidRDefault="00202F43" w:rsidP="001E16D9">
      <w:r w:rsidRPr="00FA62B9">
        <w:lastRenderedPageBreak/>
        <w:t>11 marca 2024 r., poniedziałek</w:t>
      </w:r>
    </w:p>
    <w:p w14:paraId="6F137BCA" w14:textId="66AD2E17" w:rsidR="00C21B66" w:rsidRPr="00FA62B9" w:rsidRDefault="00C21B66" w:rsidP="00C21B66">
      <w:r w:rsidRPr="00FA62B9">
        <w:t xml:space="preserve">Dyżurni oddający: Paweł Kojs i </w:t>
      </w:r>
      <w:r w:rsidR="00CA7822" w:rsidRPr="00FA62B9">
        <w:t>Piotr Zakrzewski</w:t>
      </w:r>
    </w:p>
    <w:p w14:paraId="5980EEE4" w14:textId="6F0C2C76" w:rsidR="00C21B66" w:rsidRPr="00FA62B9" w:rsidRDefault="00C21B66" w:rsidP="00C21B66">
      <w:r w:rsidRPr="00FA62B9">
        <w:t>Dyżurni przyjmujący: Anna Kosoń</w:t>
      </w:r>
      <w:r w:rsidR="00F35379" w:rsidRPr="00FA62B9">
        <w:t>, Michał Krawiec</w:t>
      </w:r>
      <w:r w:rsidR="00BE316D" w:rsidRPr="00FA62B9">
        <w:t xml:space="preserve"> i Lucjan Świder</w:t>
      </w:r>
    </w:p>
    <w:p w14:paraId="2004B153" w14:textId="77777777" w:rsidR="00C21B66" w:rsidRPr="00FA62B9" w:rsidRDefault="00C21B66" w:rsidP="001E16D9"/>
    <w:p w14:paraId="086EE9B7" w14:textId="6A96388F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E9B8" w14:textId="77777777" w:rsidR="00F340B2" w:rsidRPr="00FA62B9" w:rsidRDefault="00F340B2" w:rsidP="001E16D9"/>
    <w:p w14:paraId="086EE9B9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9BA" w14:textId="77777777" w:rsidR="00F340B2" w:rsidRPr="00FA62B9" w:rsidRDefault="00F340B2" w:rsidP="001E16D9"/>
    <w:p w14:paraId="086EE9BB" w14:textId="531EA35B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9BC" w14:textId="77777777" w:rsidR="00F340B2" w:rsidRPr="00FA62B9" w:rsidRDefault="00F340B2" w:rsidP="001E16D9"/>
    <w:p w14:paraId="086EE9BD" w14:textId="1B9F96DA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9BE" w14:textId="77777777" w:rsidR="00F340B2" w:rsidRPr="00FA62B9" w:rsidRDefault="00F340B2" w:rsidP="001E16D9"/>
    <w:p w14:paraId="086EE9BF" w14:textId="331EC09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+5.5°C), kontrola systemu wodociągowego (zawory, węże, pompy). System sprawny, bez wycieków.</w:t>
      </w:r>
    </w:p>
    <w:p w14:paraId="086EE9C0" w14:textId="77777777" w:rsidR="00F340B2" w:rsidRPr="00FA62B9" w:rsidRDefault="00F340B2" w:rsidP="001E16D9"/>
    <w:p w14:paraId="086EE9C1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9C2" w14:textId="77777777" w:rsidR="00F340B2" w:rsidRPr="00FA62B9" w:rsidRDefault="00F340B2" w:rsidP="001E16D9"/>
    <w:p w14:paraId="086EE9C3" w14:textId="6EFF2F43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9C4" w14:textId="77777777" w:rsidR="00F340B2" w:rsidRPr="00FA62B9" w:rsidRDefault="00F340B2" w:rsidP="001E16D9"/>
    <w:p w14:paraId="086EE9C5" w14:textId="33E497E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9C6" w14:textId="77777777" w:rsidR="00F340B2" w:rsidRPr="00FA62B9" w:rsidRDefault="00F340B2" w:rsidP="001E16D9"/>
    <w:p w14:paraId="086EE9C7" w14:textId="77777777" w:rsidR="00F340B2" w:rsidRPr="00FA62B9" w:rsidRDefault="00202F43" w:rsidP="001E16D9">
      <w:r w:rsidRPr="00FA62B9">
        <w:rPr>
          <w:i/>
          <w:iCs/>
        </w:rPr>
        <w:t>Warunki meteorologiczne: temperatura min 3°C, max 8°C, średnia 5.5°C; brak opadów.</w:t>
      </w:r>
    </w:p>
    <w:p w14:paraId="086EE9C8" w14:textId="77777777" w:rsidR="00F340B2" w:rsidRPr="00FA62B9" w:rsidRDefault="00F340B2" w:rsidP="001E16D9"/>
    <w:p w14:paraId="086EE9C9" w14:textId="77777777" w:rsidR="00F340B2" w:rsidRPr="00FA62B9" w:rsidRDefault="00202F43" w:rsidP="001E16D9">
      <w:r w:rsidRPr="00FA62B9">
        <w:t>Bez zdarzeń nadzwyczajnych, dyżur zakończony bez uwag.</w:t>
      </w:r>
    </w:p>
    <w:p w14:paraId="086EE9CA" w14:textId="77777777" w:rsidR="00F340B2" w:rsidRPr="00FA62B9" w:rsidRDefault="00F340B2" w:rsidP="001E16D9"/>
    <w:p w14:paraId="086EE9CB" w14:textId="52281C57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9C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11.03.2024</w:t>
      </w:r>
    </w:p>
    <w:p w14:paraId="086EE9CD" w14:textId="4D169D73" w:rsidR="00F340B2" w:rsidRPr="00FA62B9" w:rsidRDefault="00202F43" w:rsidP="001E16D9">
      <w:r w:rsidRPr="00FA62B9">
        <w:t>___</w:t>
      </w:r>
    </w:p>
    <w:p w14:paraId="47CF534B" w14:textId="77777777" w:rsidR="00061E89" w:rsidRPr="00FA62B9" w:rsidRDefault="00061E89">
      <w:r w:rsidRPr="00FA62B9">
        <w:br w:type="page"/>
      </w:r>
    </w:p>
    <w:p w14:paraId="086EE9CE" w14:textId="6683B7A8" w:rsidR="00F340B2" w:rsidRPr="00FA62B9" w:rsidRDefault="00202F43" w:rsidP="001E16D9">
      <w:r w:rsidRPr="00FA62B9">
        <w:lastRenderedPageBreak/>
        <w:t>12 marca 2024 r., wtorek</w:t>
      </w:r>
    </w:p>
    <w:p w14:paraId="0CF4A5EB" w14:textId="7A88DE1F" w:rsidR="00F35379" w:rsidRPr="00FA62B9" w:rsidRDefault="00F35379" w:rsidP="00F35379">
      <w:r w:rsidRPr="00FA62B9">
        <w:t>Dyżurni: Anna Kosoń, Michał Krawiec</w:t>
      </w:r>
      <w:r w:rsidR="00BE316D" w:rsidRPr="00FA62B9">
        <w:t xml:space="preserve"> i Lucjan Świder</w:t>
      </w:r>
    </w:p>
    <w:p w14:paraId="086EE9CF" w14:textId="270D1134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9D0" w14:textId="77777777" w:rsidR="00F340B2" w:rsidRPr="00FA62B9" w:rsidRDefault="00F340B2" w:rsidP="001E16D9"/>
    <w:p w14:paraId="086EE9D1" w14:textId="7B38561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+4.5°C), kontrola systemu wodociągowego (zawory, węże, pompy). System sprawny, bez wycieków.</w:t>
      </w:r>
    </w:p>
    <w:p w14:paraId="086EE9D2" w14:textId="77777777" w:rsidR="00F340B2" w:rsidRPr="00FA62B9" w:rsidRDefault="00F340B2" w:rsidP="001E16D9"/>
    <w:p w14:paraId="086EE9D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9D4" w14:textId="77777777" w:rsidR="00F340B2" w:rsidRPr="00FA62B9" w:rsidRDefault="00F340B2" w:rsidP="001E16D9"/>
    <w:p w14:paraId="086EE9D5" w14:textId="3E1BA07F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9D6" w14:textId="77777777" w:rsidR="00F340B2" w:rsidRPr="00FA62B9" w:rsidRDefault="00F340B2" w:rsidP="001E16D9"/>
    <w:p w14:paraId="086EE9D7" w14:textId="2E6CF7AA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9D8" w14:textId="77777777" w:rsidR="00F340B2" w:rsidRPr="00FA62B9" w:rsidRDefault="00F340B2" w:rsidP="001E16D9"/>
    <w:p w14:paraId="086EE9D9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2°C, max 7°C, średnia 4.5°C;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9DA" w14:textId="77777777" w:rsidR="00F340B2" w:rsidRPr="00FA62B9" w:rsidRDefault="00F340B2" w:rsidP="001E16D9"/>
    <w:p w14:paraId="086EE9DB" w14:textId="77777777" w:rsidR="00F340B2" w:rsidRPr="00FA62B9" w:rsidRDefault="00202F43" w:rsidP="001E16D9">
      <w:r w:rsidRPr="00FA62B9">
        <w:t>Bez zdarzeń nadzwyczajnych, dyżur zakończony bez uwag.</w:t>
      </w:r>
    </w:p>
    <w:p w14:paraId="086EE9DC" w14:textId="77777777" w:rsidR="00F340B2" w:rsidRPr="00FA62B9" w:rsidRDefault="00F340B2" w:rsidP="001E16D9"/>
    <w:p w14:paraId="086EE9DD" w14:textId="77A31639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9D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12.03.2024</w:t>
      </w:r>
    </w:p>
    <w:p w14:paraId="086EE9DF" w14:textId="6195E953" w:rsidR="00F340B2" w:rsidRPr="00FA62B9" w:rsidRDefault="00202F43" w:rsidP="001E16D9">
      <w:r w:rsidRPr="00FA62B9">
        <w:t>___</w:t>
      </w:r>
    </w:p>
    <w:p w14:paraId="43B407B9" w14:textId="77777777" w:rsidR="00061E89" w:rsidRPr="00FA62B9" w:rsidRDefault="00061E89">
      <w:r w:rsidRPr="00FA62B9">
        <w:br w:type="page"/>
      </w:r>
    </w:p>
    <w:p w14:paraId="086EE9E0" w14:textId="1C39A18A" w:rsidR="00F340B2" w:rsidRPr="00FA62B9" w:rsidRDefault="00202F43" w:rsidP="001E16D9">
      <w:r w:rsidRPr="00FA62B9">
        <w:lastRenderedPageBreak/>
        <w:t>13 marca 2024 r., środa</w:t>
      </w:r>
    </w:p>
    <w:p w14:paraId="47C1B995" w14:textId="0D68EFAB" w:rsidR="00F35379" w:rsidRPr="00FA62B9" w:rsidRDefault="00F35379" w:rsidP="00F35379">
      <w:r w:rsidRPr="00FA62B9">
        <w:t>Dyżurni: Anna Kosoń, Michał Krawiec</w:t>
      </w:r>
      <w:r w:rsidR="00BE316D" w:rsidRPr="00FA62B9">
        <w:t xml:space="preserve"> i Lucjan Świder</w:t>
      </w:r>
    </w:p>
    <w:p w14:paraId="086EE9E1" w14:textId="7DE15AD9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9E2" w14:textId="77777777" w:rsidR="00F340B2" w:rsidRPr="00FA62B9" w:rsidRDefault="00F340B2" w:rsidP="001E16D9"/>
    <w:p w14:paraId="086EE9E3" w14:textId="67EB489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+4°C), kontrola systemu wodociągowego (zawory, węże, pompy). System sprawny, bez wycieków.</w:t>
      </w:r>
    </w:p>
    <w:p w14:paraId="086EE9E4" w14:textId="77777777" w:rsidR="00F340B2" w:rsidRPr="00FA62B9" w:rsidRDefault="00F340B2" w:rsidP="001E16D9"/>
    <w:p w14:paraId="086EE9E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9E6" w14:textId="77777777" w:rsidR="00F340B2" w:rsidRPr="00FA62B9" w:rsidRDefault="00F340B2" w:rsidP="001E16D9"/>
    <w:p w14:paraId="086EE9E7" w14:textId="750824AA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9E8" w14:textId="77777777" w:rsidR="00F340B2" w:rsidRPr="00FA62B9" w:rsidRDefault="00F340B2" w:rsidP="001E16D9"/>
    <w:p w14:paraId="086EE9E9" w14:textId="543FD84D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9EA" w14:textId="77777777" w:rsidR="00F340B2" w:rsidRPr="00FA62B9" w:rsidRDefault="00F340B2" w:rsidP="001E16D9"/>
    <w:p w14:paraId="086EE9EB" w14:textId="77777777" w:rsidR="00F340B2" w:rsidRPr="00FA62B9" w:rsidRDefault="00202F43" w:rsidP="001E16D9">
      <w:r w:rsidRPr="00FA62B9">
        <w:rPr>
          <w:i/>
          <w:iCs/>
        </w:rPr>
        <w:t>Warunki meteorologiczne: temperatura min 2°C, max 6°C, średnia 4°C; brak opadów.</w:t>
      </w:r>
    </w:p>
    <w:p w14:paraId="086EE9EC" w14:textId="77777777" w:rsidR="00F340B2" w:rsidRPr="00FA62B9" w:rsidRDefault="00F340B2" w:rsidP="001E16D9"/>
    <w:p w14:paraId="086EE9ED" w14:textId="77777777" w:rsidR="00F340B2" w:rsidRPr="00FA62B9" w:rsidRDefault="00202F43" w:rsidP="001E16D9">
      <w:r w:rsidRPr="00FA62B9">
        <w:t>Bez zdarzeń nadzwyczajnych, dyżur zakończony bez uwag.</w:t>
      </w:r>
    </w:p>
    <w:p w14:paraId="086EE9EE" w14:textId="77777777" w:rsidR="00F340B2" w:rsidRPr="00FA62B9" w:rsidRDefault="00F340B2" w:rsidP="001E16D9"/>
    <w:p w14:paraId="086EE9EF" w14:textId="4F24EDB8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9F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13.03.2024</w:t>
      </w:r>
    </w:p>
    <w:p w14:paraId="086EE9F1" w14:textId="311AB02A" w:rsidR="00F340B2" w:rsidRPr="00FA62B9" w:rsidRDefault="00202F43" w:rsidP="001E16D9">
      <w:r w:rsidRPr="00FA62B9">
        <w:t>___</w:t>
      </w:r>
    </w:p>
    <w:p w14:paraId="0AEB0132" w14:textId="77777777" w:rsidR="00061E89" w:rsidRPr="00FA62B9" w:rsidRDefault="00061E89">
      <w:r w:rsidRPr="00FA62B9">
        <w:br w:type="page"/>
      </w:r>
    </w:p>
    <w:p w14:paraId="086EE9F2" w14:textId="5A199312" w:rsidR="00F340B2" w:rsidRPr="00FA62B9" w:rsidRDefault="00202F43" w:rsidP="001E16D9">
      <w:r w:rsidRPr="00FA62B9">
        <w:lastRenderedPageBreak/>
        <w:t>14 marca 2024 r., czwartek</w:t>
      </w:r>
    </w:p>
    <w:p w14:paraId="1502E280" w14:textId="087F371B" w:rsidR="00F35379" w:rsidRPr="00FA62B9" w:rsidRDefault="00F35379" w:rsidP="00F35379">
      <w:r w:rsidRPr="00FA62B9">
        <w:t>Dyżurni: Anna Kosoń, Michał Krawiec</w:t>
      </w:r>
      <w:r w:rsidR="00BE316D" w:rsidRPr="00FA62B9">
        <w:t xml:space="preserve"> i Lucjan Świder</w:t>
      </w:r>
    </w:p>
    <w:p w14:paraId="086EE9F3" w14:textId="14A38974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9F4" w14:textId="77777777" w:rsidR="00F340B2" w:rsidRPr="00FA62B9" w:rsidRDefault="00F340B2" w:rsidP="001E16D9"/>
    <w:p w14:paraId="086EE9F5" w14:textId="6D1C65B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+3.5°C), kontrola systemu wodociągowego (zawory, węże, pompy). System sprawny, bez wycieków.</w:t>
      </w:r>
    </w:p>
    <w:p w14:paraId="086EE9F6" w14:textId="77777777" w:rsidR="00F340B2" w:rsidRPr="00FA62B9" w:rsidRDefault="00F340B2" w:rsidP="001E16D9"/>
    <w:p w14:paraId="086EE9F7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9F8" w14:textId="77777777" w:rsidR="00F340B2" w:rsidRPr="00FA62B9" w:rsidRDefault="00F340B2" w:rsidP="001E16D9"/>
    <w:p w14:paraId="086EE9F9" w14:textId="5D4D7F6E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9FA" w14:textId="77777777" w:rsidR="00F340B2" w:rsidRPr="00FA62B9" w:rsidRDefault="00F340B2" w:rsidP="001E16D9"/>
    <w:p w14:paraId="086EE9FB" w14:textId="02E525A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9FC" w14:textId="77777777" w:rsidR="00F340B2" w:rsidRPr="00FA62B9" w:rsidRDefault="00F340B2" w:rsidP="001E16D9"/>
    <w:p w14:paraId="086EE9FD" w14:textId="77777777" w:rsidR="00F340B2" w:rsidRPr="00FA62B9" w:rsidRDefault="00202F43" w:rsidP="001E16D9">
      <w:r w:rsidRPr="00FA62B9">
        <w:rPr>
          <w:i/>
          <w:iCs/>
        </w:rPr>
        <w:t>Warunki meteorologiczne: temperatura min 1°C, max 6°C, średnia 3.5°C; brak opadów.</w:t>
      </w:r>
    </w:p>
    <w:p w14:paraId="086EE9FE" w14:textId="77777777" w:rsidR="00F340B2" w:rsidRPr="00FA62B9" w:rsidRDefault="00F340B2" w:rsidP="001E16D9"/>
    <w:p w14:paraId="086EE9FF" w14:textId="77777777" w:rsidR="00F340B2" w:rsidRPr="00FA62B9" w:rsidRDefault="00202F43" w:rsidP="001E16D9">
      <w:r w:rsidRPr="00FA62B9">
        <w:t>Bez zdarzeń nadzwyczajnych, dyżur zakończony bez uwag.</w:t>
      </w:r>
    </w:p>
    <w:p w14:paraId="086EEA00" w14:textId="77777777" w:rsidR="00F340B2" w:rsidRPr="00FA62B9" w:rsidRDefault="00F340B2" w:rsidP="001E16D9"/>
    <w:p w14:paraId="086EEA01" w14:textId="67E5031D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A0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14.03.2024</w:t>
      </w:r>
    </w:p>
    <w:p w14:paraId="086EEA03" w14:textId="61E94CBE" w:rsidR="00F340B2" w:rsidRPr="00FA62B9" w:rsidRDefault="00202F43" w:rsidP="001E16D9">
      <w:r w:rsidRPr="00FA62B9">
        <w:t>___</w:t>
      </w:r>
    </w:p>
    <w:p w14:paraId="72BCDBBE" w14:textId="77777777" w:rsidR="00061E89" w:rsidRPr="00FA62B9" w:rsidRDefault="00061E89">
      <w:r w:rsidRPr="00FA62B9">
        <w:br w:type="page"/>
      </w:r>
    </w:p>
    <w:p w14:paraId="086EEA04" w14:textId="7EE5A9D2" w:rsidR="00F340B2" w:rsidRPr="00FA62B9" w:rsidRDefault="00202F43" w:rsidP="001E16D9">
      <w:r w:rsidRPr="00FA62B9">
        <w:lastRenderedPageBreak/>
        <w:t>15 marca 2024 r., piątek</w:t>
      </w:r>
    </w:p>
    <w:p w14:paraId="361569DD" w14:textId="01FC4661" w:rsidR="008528B0" w:rsidRPr="00FA62B9" w:rsidRDefault="008528B0" w:rsidP="008528B0">
      <w:r w:rsidRPr="00FA62B9">
        <w:t>Dyżurni oddający: Anna Kosoń i Michał Krawiec</w:t>
      </w:r>
      <w:r w:rsidR="00BE316D" w:rsidRPr="00FA62B9">
        <w:t xml:space="preserve"> i Lucjan Świder</w:t>
      </w:r>
    </w:p>
    <w:p w14:paraId="6232E32B" w14:textId="2BE474F5" w:rsidR="00442479" w:rsidRPr="00FA62B9" w:rsidRDefault="00442479" w:rsidP="00442479">
      <w:r w:rsidRPr="00FA62B9">
        <w:t xml:space="preserve">Dyżurni: Paweł Kojs i </w:t>
      </w:r>
      <w:r w:rsidR="00AD1836" w:rsidRPr="00FA62B9">
        <w:t>Maciej Jabłoński</w:t>
      </w:r>
      <w:r w:rsidR="00BE316D" w:rsidRPr="00FA62B9">
        <w:t xml:space="preserve"> </w:t>
      </w:r>
    </w:p>
    <w:p w14:paraId="086EEA05" w14:textId="1733E91D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A06" w14:textId="77777777" w:rsidR="00F340B2" w:rsidRPr="00FA62B9" w:rsidRDefault="00F340B2" w:rsidP="001E16D9"/>
    <w:p w14:paraId="086EEA07" w14:textId="6B96E90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+3°C), kontrola systemu wodociągowego (zawory, węże, pompy). System sprawny, bez wycieków.</w:t>
      </w:r>
    </w:p>
    <w:p w14:paraId="086EEA08" w14:textId="77777777" w:rsidR="00F340B2" w:rsidRPr="00FA62B9" w:rsidRDefault="00F340B2" w:rsidP="001E16D9"/>
    <w:p w14:paraId="086EEA0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A0A" w14:textId="77777777" w:rsidR="00F340B2" w:rsidRPr="00FA62B9" w:rsidRDefault="00F340B2" w:rsidP="001E16D9"/>
    <w:p w14:paraId="086EEA0B" w14:textId="2CABB573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A0C" w14:textId="77777777" w:rsidR="00F340B2" w:rsidRPr="00FA62B9" w:rsidRDefault="00F340B2" w:rsidP="001E16D9"/>
    <w:p w14:paraId="086EEA0D" w14:textId="104D010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A0E" w14:textId="77777777" w:rsidR="00F340B2" w:rsidRPr="00FA62B9" w:rsidRDefault="00F340B2" w:rsidP="001E16D9"/>
    <w:p w14:paraId="086EEA0F" w14:textId="77777777" w:rsidR="00F340B2" w:rsidRPr="00FA62B9" w:rsidRDefault="00202F43" w:rsidP="001E16D9">
      <w:r w:rsidRPr="00FA62B9">
        <w:t>Czynności tygodniowe: Przygotowanie sprzętu do sezonu zimowego. Kontrola zapasów pasz (bufor minimum 2 tygodnie). Przygotowanie magazynów.</w:t>
      </w:r>
    </w:p>
    <w:p w14:paraId="086EEA10" w14:textId="77777777" w:rsidR="00F340B2" w:rsidRPr="00FA62B9" w:rsidRDefault="00F340B2" w:rsidP="001E16D9"/>
    <w:p w14:paraId="086EEA11" w14:textId="4DE1A5BC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EA12" w14:textId="77777777" w:rsidR="00F340B2" w:rsidRPr="00FA62B9" w:rsidRDefault="00F340B2" w:rsidP="001E16D9"/>
    <w:p w14:paraId="086EEA13" w14:textId="77777777" w:rsidR="00F340B2" w:rsidRPr="00FA62B9" w:rsidRDefault="00202F43" w:rsidP="001E16D9">
      <w:r w:rsidRPr="00FA62B9">
        <w:rPr>
          <w:i/>
          <w:iCs/>
        </w:rPr>
        <w:t>Warunki meteorologiczne: temperatura min 1°C, max 5°C, średnia 3°C; brak opadów.</w:t>
      </w:r>
    </w:p>
    <w:p w14:paraId="086EEA14" w14:textId="77777777" w:rsidR="00F340B2" w:rsidRPr="00FA62B9" w:rsidRDefault="00F340B2" w:rsidP="001E16D9"/>
    <w:p w14:paraId="086EEA15" w14:textId="77777777" w:rsidR="00F340B2" w:rsidRPr="00FA62B9" w:rsidRDefault="00202F43" w:rsidP="001E16D9">
      <w:r w:rsidRPr="00FA62B9">
        <w:t>Bez zdarzeń nadzwyczajnych, dyżur zakończony bez uwag.</w:t>
      </w:r>
    </w:p>
    <w:p w14:paraId="086EEA16" w14:textId="77777777" w:rsidR="00F340B2" w:rsidRPr="00FA62B9" w:rsidRDefault="00F340B2" w:rsidP="001E16D9"/>
    <w:p w14:paraId="086EEA17" w14:textId="4E31FC6D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6A09A2A6" wp14:editId="0EB19D70">
            <wp:extent cx="1095375" cy="565454"/>
            <wp:effectExtent l="0" t="0" r="0" b="6350"/>
            <wp:docPr id="96391704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A18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15.03.2024</w:t>
      </w:r>
    </w:p>
    <w:p w14:paraId="747002B1" w14:textId="77777777" w:rsidR="00061E89" w:rsidRPr="00FA62B9" w:rsidRDefault="00061E89">
      <w:r w:rsidRPr="00FA62B9">
        <w:br w:type="page"/>
      </w:r>
    </w:p>
    <w:p w14:paraId="086EEA1A" w14:textId="273A3B96" w:rsidR="00F340B2" w:rsidRPr="00FA62B9" w:rsidRDefault="00202F43" w:rsidP="001E16D9">
      <w:r w:rsidRPr="00FA62B9">
        <w:lastRenderedPageBreak/>
        <w:t>16 marca 2024 r., sobota</w:t>
      </w:r>
    </w:p>
    <w:p w14:paraId="59186028" w14:textId="39EA55A7" w:rsidR="00442479" w:rsidRPr="00FA62B9" w:rsidRDefault="00442479" w:rsidP="00442479">
      <w:r w:rsidRPr="00FA62B9">
        <w:t xml:space="preserve">Dyżurni: Paweł Kojs i </w:t>
      </w:r>
      <w:r w:rsidR="00AD1836" w:rsidRPr="00FA62B9">
        <w:t>Maciej Jabłoński</w:t>
      </w:r>
    </w:p>
    <w:p w14:paraId="086EEA1B" w14:textId="589FBF5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A1C" w14:textId="77777777" w:rsidR="00F340B2" w:rsidRPr="00FA62B9" w:rsidRDefault="00F340B2" w:rsidP="001E16D9"/>
    <w:p w14:paraId="086EEA1D" w14:textId="39C280D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+2.5°C), kontrola systemu wodociągowego (zawory, węże, pompy). System sprawny, bez wycieków.</w:t>
      </w:r>
    </w:p>
    <w:p w14:paraId="086EEA1E" w14:textId="77777777" w:rsidR="00F340B2" w:rsidRPr="00FA62B9" w:rsidRDefault="00F340B2" w:rsidP="001E16D9"/>
    <w:p w14:paraId="086EEA1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A20" w14:textId="77777777" w:rsidR="00F340B2" w:rsidRPr="00FA62B9" w:rsidRDefault="00F340B2" w:rsidP="001E16D9"/>
    <w:p w14:paraId="086EEA21" w14:textId="1B0C3E04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A22" w14:textId="77777777" w:rsidR="00F340B2" w:rsidRPr="00FA62B9" w:rsidRDefault="00F340B2" w:rsidP="001E16D9"/>
    <w:p w14:paraId="086EEA23" w14:textId="452B011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A24" w14:textId="77777777" w:rsidR="00F340B2" w:rsidRPr="00FA62B9" w:rsidRDefault="00F340B2" w:rsidP="001E16D9"/>
    <w:p w14:paraId="086EEA25" w14:textId="77777777" w:rsidR="00F340B2" w:rsidRPr="00FA62B9" w:rsidRDefault="00202F43" w:rsidP="001E16D9">
      <w:r w:rsidRPr="00FA62B9">
        <w:rPr>
          <w:i/>
          <w:iCs/>
        </w:rPr>
        <w:t>Warunki meteorologiczne: temperatura min 0°C, max 5°C, średnia 2.5°C; brak opadów.</w:t>
      </w:r>
    </w:p>
    <w:p w14:paraId="086EEA26" w14:textId="77777777" w:rsidR="00F340B2" w:rsidRPr="00FA62B9" w:rsidRDefault="00F340B2" w:rsidP="001E16D9"/>
    <w:p w14:paraId="086EEA27" w14:textId="77777777" w:rsidR="00F340B2" w:rsidRPr="00FA62B9" w:rsidRDefault="00202F43" w:rsidP="001E16D9">
      <w:r w:rsidRPr="00FA62B9">
        <w:t>Bez zdarzeń nadzwyczajnych, dyżur zakończony bez uwag.</w:t>
      </w:r>
    </w:p>
    <w:p w14:paraId="086EEA28" w14:textId="77777777" w:rsidR="00F340B2" w:rsidRPr="00FA62B9" w:rsidRDefault="00F340B2" w:rsidP="001E16D9"/>
    <w:p w14:paraId="086EEA29" w14:textId="6EADAE8C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58EF49C6" wp14:editId="6EEE0F09">
            <wp:extent cx="1095375" cy="565454"/>
            <wp:effectExtent l="0" t="0" r="0" b="6350"/>
            <wp:docPr id="995213216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A2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16.03.2024</w:t>
      </w:r>
    </w:p>
    <w:p w14:paraId="086EEA2B" w14:textId="70DF42C4" w:rsidR="00F340B2" w:rsidRPr="00FA62B9" w:rsidRDefault="00202F43" w:rsidP="001E16D9">
      <w:r w:rsidRPr="00FA62B9">
        <w:t>___</w:t>
      </w:r>
    </w:p>
    <w:p w14:paraId="29F9CC2E" w14:textId="77777777" w:rsidR="00061E89" w:rsidRPr="00FA62B9" w:rsidRDefault="00061E89">
      <w:r w:rsidRPr="00FA62B9">
        <w:br w:type="page"/>
      </w:r>
    </w:p>
    <w:p w14:paraId="086EEA2C" w14:textId="04CB3B44" w:rsidR="00F340B2" w:rsidRPr="00FA62B9" w:rsidRDefault="00202F43" w:rsidP="001E16D9">
      <w:r w:rsidRPr="00FA62B9">
        <w:lastRenderedPageBreak/>
        <w:t>17 marca 2024 r., niedziela</w:t>
      </w:r>
    </w:p>
    <w:p w14:paraId="50742145" w14:textId="77777777" w:rsidR="00442479" w:rsidRPr="00FA62B9" w:rsidRDefault="00442479" w:rsidP="00442479">
      <w:r w:rsidRPr="00FA62B9">
        <w:t>Dyżurni: Paweł Kojs i Arkadiusz Nowak</w:t>
      </w:r>
    </w:p>
    <w:p w14:paraId="086EEA2D" w14:textId="5331235E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A2E" w14:textId="77777777" w:rsidR="00F340B2" w:rsidRPr="00FA62B9" w:rsidRDefault="00F340B2" w:rsidP="001E16D9"/>
    <w:p w14:paraId="086EEA2F" w14:textId="433DAD9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+1.5°C), kontrola systemu wodociągowego (zawory, węże, pompy). System sprawny, bez wycieków.</w:t>
      </w:r>
    </w:p>
    <w:p w14:paraId="086EEA30" w14:textId="77777777" w:rsidR="00F340B2" w:rsidRPr="00FA62B9" w:rsidRDefault="00F340B2" w:rsidP="001E16D9"/>
    <w:p w14:paraId="7AB4502C" w14:textId="77777777" w:rsidR="001800D7" w:rsidRPr="00FA62B9" w:rsidRDefault="00674658" w:rsidP="001E16D9">
      <w:r w:rsidRPr="00FA62B9">
        <w:t xml:space="preserve">Sprzedaż </w:t>
      </w:r>
      <w:r w:rsidR="002C298C" w:rsidRPr="00FA62B9">
        <w:t>9 danieli firmie Margot. Wybranie, złapanie do odłowni, zakolczykowanie i załadowanie na przyczepę</w:t>
      </w:r>
      <w:r w:rsidR="001800D7" w:rsidRPr="00FA62B9">
        <w:t xml:space="preserve">. </w:t>
      </w:r>
    </w:p>
    <w:p w14:paraId="086EEA31" w14:textId="1B298F49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A32" w14:textId="77777777" w:rsidR="00F340B2" w:rsidRPr="00FA62B9" w:rsidRDefault="00F340B2" w:rsidP="001E16D9"/>
    <w:p w14:paraId="086EEA33" w14:textId="5137C8AC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A34" w14:textId="77777777" w:rsidR="00F340B2" w:rsidRPr="00FA62B9" w:rsidRDefault="00F340B2" w:rsidP="001E16D9"/>
    <w:p w14:paraId="086EEA35" w14:textId="2CC806C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A36" w14:textId="77777777" w:rsidR="00F340B2" w:rsidRPr="00FA62B9" w:rsidRDefault="00F340B2" w:rsidP="001E16D9"/>
    <w:p w14:paraId="086EEA37" w14:textId="77777777" w:rsidR="00F340B2" w:rsidRPr="00FA62B9" w:rsidRDefault="00202F43" w:rsidP="001E16D9">
      <w:r w:rsidRPr="00FA62B9">
        <w:rPr>
          <w:i/>
          <w:iCs/>
        </w:rPr>
        <w:t>Warunki meteorologiczne: temperatura min -1°C, max 4°C, średnia 1.5°C; brak opadów.</w:t>
      </w:r>
    </w:p>
    <w:p w14:paraId="086EEA38" w14:textId="77777777" w:rsidR="00F340B2" w:rsidRPr="00FA62B9" w:rsidRDefault="00F340B2" w:rsidP="001E16D9"/>
    <w:p w14:paraId="086EEA39" w14:textId="77777777" w:rsidR="00F340B2" w:rsidRPr="00FA62B9" w:rsidRDefault="00202F43" w:rsidP="001E16D9">
      <w:r w:rsidRPr="00FA62B9">
        <w:t>Bez zdarzeń nadzwyczajnych, dyżur zakończony bez uwag.</w:t>
      </w:r>
    </w:p>
    <w:p w14:paraId="086EEA3A" w14:textId="77777777" w:rsidR="00F340B2" w:rsidRPr="00FA62B9" w:rsidRDefault="00F340B2" w:rsidP="001E16D9"/>
    <w:p w14:paraId="086EEA3B" w14:textId="7213691C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37CF3F91" wp14:editId="24C678CA">
            <wp:extent cx="1095375" cy="565454"/>
            <wp:effectExtent l="0" t="0" r="0" b="6350"/>
            <wp:docPr id="338942440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6DB45D11" wp14:editId="3B6345CB">
            <wp:extent cx="1943100" cy="469618"/>
            <wp:effectExtent l="0" t="0" r="0" b="6985"/>
            <wp:docPr id="959263941" name="Obraz 959263941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A3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17.03.2024</w:t>
      </w:r>
    </w:p>
    <w:p w14:paraId="086EEA3D" w14:textId="21E227EF" w:rsidR="00F340B2" w:rsidRPr="00FA62B9" w:rsidRDefault="00202F43" w:rsidP="001E16D9">
      <w:r w:rsidRPr="00FA62B9">
        <w:t>___</w:t>
      </w:r>
    </w:p>
    <w:p w14:paraId="6B9BEE5F" w14:textId="77777777" w:rsidR="00061E89" w:rsidRPr="00FA62B9" w:rsidRDefault="00061E89">
      <w:r w:rsidRPr="00FA62B9">
        <w:br w:type="page"/>
      </w:r>
    </w:p>
    <w:p w14:paraId="086EEA3E" w14:textId="000CC416" w:rsidR="00F340B2" w:rsidRPr="00FA62B9" w:rsidRDefault="00202F43" w:rsidP="001E16D9">
      <w:r w:rsidRPr="00FA62B9">
        <w:lastRenderedPageBreak/>
        <w:t>18 marca 2024 r., poniedziałek</w:t>
      </w:r>
    </w:p>
    <w:p w14:paraId="0E50B765" w14:textId="77777777" w:rsidR="00C21B66" w:rsidRPr="00FA62B9" w:rsidRDefault="00C21B66" w:rsidP="00C21B66">
      <w:r w:rsidRPr="00FA62B9">
        <w:t>Dyżurni oddający: Paweł Kojs i Arkadiusz Nowak</w:t>
      </w:r>
    </w:p>
    <w:p w14:paraId="49986639" w14:textId="4350E87B" w:rsidR="00C21B66" w:rsidRPr="00FA62B9" w:rsidRDefault="00C21B66" w:rsidP="00C21B66">
      <w:r w:rsidRPr="00FA62B9">
        <w:t>Dyżurni przyjmujący: Anna Kosoń</w:t>
      </w:r>
      <w:r w:rsidR="0027734E" w:rsidRPr="00FA62B9">
        <w:t>. Michał Krawiec</w:t>
      </w:r>
      <w:r w:rsidR="00BE316D" w:rsidRPr="00FA62B9">
        <w:t xml:space="preserve"> i Lucjan Świder</w:t>
      </w:r>
    </w:p>
    <w:p w14:paraId="086EEA3F" w14:textId="66B4F151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EA40" w14:textId="77777777" w:rsidR="00F340B2" w:rsidRPr="00FA62B9" w:rsidRDefault="00F340B2" w:rsidP="001E16D9"/>
    <w:p w14:paraId="086EEA41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A42" w14:textId="77777777" w:rsidR="00F340B2" w:rsidRPr="00FA62B9" w:rsidRDefault="00F340B2" w:rsidP="001E16D9"/>
    <w:p w14:paraId="086EEA43" w14:textId="61BAC34B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A44" w14:textId="77777777" w:rsidR="00F340B2" w:rsidRPr="00FA62B9" w:rsidRDefault="00F340B2" w:rsidP="001E16D9"/>
    <w:p w14:paraId="086EEA45" w14:textId="2A70979B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A46" w14:textId="77777777" w:rsidR="00F340B2" w:rsidRPr="00FA62B9" w:rsidRDefault="00F340B2" w:rsidP="001E16D9"/>
    <w:p w14:paraId="086EEA47" w14:textId="281DA25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+1.5°C), kontrola systemu wodociągowego (zawory, węże, pompy). System sprawny, bez wycieków.</w:t>
      </w:r>
    </w:p>
    <w:p w14:paraId="086EEA48" w14:textId="77777777" w:rsidR="00F340B2" w:rsidRPr="00FA62B9" w:rsidRDefault="00F340B2" w:rsidP="001E16D9"/>
    <w:p w14:paraId="086EEA4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A4A" w14:textId="77777777" w:rsidR="00F340B2" w:rsidRPr="00FA62B9" w:rsidRDefault="00F340B2" w:rsidP="001E16D9"/>
    <w:p w14:paraId="086EEA4B" w14:textId="36F2A81C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A4C" w14:textId="77777777" w:rsidR="00F340B2" w:rsidRPr="00FA62B9" w:rsidRDefault="00F340B2" w:rsidP="001E16D9"/>
    <w:p w14:paraId="086EEA4D" w14:textId="39DE21C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A4E" w14:textId="77777777" w:rsidR="00F340B2" w:rsidRPr="00FA62B9" w:rsidRDefault="00F340B2" w:rsidP="001E16D9"/>
    <w:p w14:paraId="086EEA4F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-1°C, max 4°C, średnia 1.5°C; opady deszczu 3.0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A50" w14:textId="77777777" w:rsidR="00F340B2" w:rsidRPr="00FA62B9" w:rsidRDefault="00F340B2" w:rsidP="001E16D9"/>
    <w:p w14:paraId="086EEA51" w14:textId="77777777" w:rsidR="00F340B2" w:rsidRPr="00FA62B9" w:rsidRDefault="00202F43" w:rsidP="001E16D9">
      <w:r w:rsidRPr="00FA62B9">
        <w:t>Bez zdarzeń nadzwyczajnych, dyżur zakończony bez uwag.</w:t>
      </w:r>
    </w:p>
    <w:p w14:paraId="086EEA52" w14:textId="77777777" w:rsidR="00F340B2" w:rsidRPr="00FA62B9" w:rsidRDefault="00F340B2" w:rsidP="001E16D9"/>
    <w:p w14:paraId="086EEA53" w14:textId="6ED5B671" w:rsidR="00F340B2" w:rsidRPr="00FA62B9" w:rsidRDefault="00B9574E" w:rsidP="001E16D9">
      <w:r w:rsidRPr="00FA62B9">
        <w:rPr>
          <w:i/>
          <w:iCs/>
        </w:rPr>
        <w:t>Dyżurny: Anna Kosoń</w:t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17C4FA86" wp14:editId="7ACBA8B0">
            <wp:extent cx="1943100" cy="469618"/>
            <wp:effectExtent l="0" t="0" r="0" b="6985"/>
            <wp:docPr id="959263940" name="Obraz 959263940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A5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18.03.2024</w:t>
      </w:r>
    </w:p>
    <w:p w14:paraId="086EEA55" w14:textId="5AF1C39D" w:rsidR="00F340B2" w:rsidRPr="00FA62B9" w:rsidRDefault="00202F43" w:rsidP="001E16D9">
      <w:r w:rsidRPr="00FA62B9">
        <w:t>___</w:t>
      </w:r>
    </w:p>
    <w:p w14:paraId="484A1DB1" w14:textId="77777777" w:rsidR="00061E89" w:rsidRPr="00FA62B9" w:rsidRDefault="00061E89">
      <w:r w:rsidRPr="00FA62B9">
        <w:br w:type="page"/>
      </w:r>
    </w:p>
    <w:p w14:paraId="086EEA56" w14:textId="74A63636" w:rsidR="00F340B2" w:rsidRPr="00FA62B9" w:rsidRDefault="00202F43" w:rsidP="001E16D9">
      <w:r w:rsidRPr="00FA62B9">
        <w:lastRenderedPageBreak/>
        <w:t>19 marca 2024 r., wtorek</w:t>
      </w:r>
    </w:p>
    <w:p w14:paraId="77A9B7D3" w14:textId="350EE56F" w:rsidR="00777814" w:rsidRPr="00FA62B9" w:rsidRDefault="00777814" w:rsidP="00777814">
      <w:r w:rsidRPr="00FA62B9">
        <w:t>Dyżurni: Anna Kosoń, Michał Krawiec</w:t>
      </w:r>
      <w:r w:rsidR="00BE316D" w:rsidRPr="00FA62B9">
        <w:t xml:space="preserve"> i Lucjan Świder</w:t>
      </w:r>
    </w:p>
    <w:p w14:paraId="086EEA57" w14:textId="5A5D1B1A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A58" w14:textId="77777777" w:rsidR="00F340B2" w:rsidRPr="00FA62B9" w:rsidRDefault="00F340B2" w:rsidP="001E16D9"/>
    <w:p w14:paraId="086EEA59" w14:textId="10CF371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+1°C), kontrola systemu wodociągowego (zawory, węże, pompy). System sprawny, bez wycieków.</w:t>
      </w:r>
    </w:p>
    <w:p w14:paraId="086EEA5A" w14:textId="77777777" w:rsidR="00F340B2" w:rsidRPr="00FA62B9" w:rsidRDefault="00F340B2" w:rsidP="001E16D9"/>
    <w:p w14:paraId="086EEA5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A5C" w14:textId="77777777" w:rsidR="00F340B2" w:rsidRPr="00FA62B9" w:rsidRDefault="00F340B2" w:rsidP="001E16D9"/>
    <w:p w14:paraId="086EEA5D" w14:textId="11440E32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A5E" w14:textId="77777777" w:rsidR="00F340B2" w:rsidRPr="00FA62B9" w:rsidRDefault="00F340B2" w:rsidP="001E16D9"/>
    <w:p w14:paraId="086EEA5F" w14:textId="449B5AFD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A60" w14:textId="77777777" w:rsidR="00F340B2" w:rsidRPr="00FA62B9" w:rsidRDefault="00F340B2" w:rsidP="001E16D9"/>
    <w:p w14:paraId="086EEA61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-2°C, max 4°C, średnia 1°C;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A62" w14:textId="77777777" w:rsidR="00F340B2" w:rsidRPr="00FA62B9" w:rsidRDefault="00F340B2" w:rsidP="001E16D9"/>
    <w:p w14:paraId="086EEA63" w14:textId="77777777" w:rsidR="00F340B2" w:rsidRPr="00FA62B9" w:rsidRDefault="00202F43" w:rsidP="001E16D9">
      <w:r w:rsidRPr="00FA62B9">
        <w:t>Bez zdarzeń nadzwyczajnych, dyżur zakończony bez uwag.</w:t>
      </w:r>
    </w:p>
    <w:p w14:paraId="086EEA64" w14:textId="77777777" w:rsidR="00F340B2" w:rsidRPr="00FA62B9" w:rsidRDefault="00F340B2" w:rsidP="001E16D9"/>
    <w:p w14:paraId="086EEA65" w14:textId="07EA3867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A6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19.03.2024</w:t>
      </w:r>
    </w:p>
    <w:p w14:paraId="086EEA67" w14:textId="0C07B0FD" w:rsidR="00F340B2" w:rsidRPr="00FA62B9" w:rsidRDefault="00202F43" w:rsidP="001E16D9">
      <w:r w:rsidRPr="00FA62B9">
        <w:t>___</w:t>
      </w:r>
    </w:p>
    <w:p w14:paraId="3819C09E" w14:textId="77777777" w:rsidR="00061E89" w:rsidRPr="00FA62B9" w:rsidRDefault="00061E89">
      <w:r w:rsidRPr="00FA62B9">
        <w:br w:type="page"/>
      </w:r>
    </w:p>
    <w:p w14:paraId="086EEA68" w14:textId="17FD631E" w:rsidR="00F340B2" w:rsidRPr="00FA62B9" w:rsidRDefault="00202F43" w:rsidP="001E16D9">
      <w:r w:rsidRPr="00FA62B9">
        <w:lastRenderedPageBreak/>
        <w:t>20 marca 2024 r., środa</w:t>
      </w:r>
    </w:p>
    <w:p w14:paraId="12586855" w14:textId="266D8D24" w:rsidR="00BE316D" w:rsidRPr="00FA62B9" w:rsidRDefault="00BE316D" w:rsidP="00BE316D">
      <w:r w:rsidRPr="00FA62B9">
        <w:t>Dyżurni: Anna Kosoń, Michał Krawiec i Lucjan Świder</w:t>
      </w:r>
    </w:p>
    <w:p w14:paraId="086EEA69" w14:textId="2342AD60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A6A" w14:textId="77777777" w:rsidR="00F340B2" w:rsidRPr="00FA62B9" w:rsidRDefault="00F340B2" w:rsidP="001E16D9"/>
    <w:p w14:paraId="086EEA6B" w14:textId="2FCC8A5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+1°C), kontrola systemu wodociągowego (zawory, węże, pompy). System sprawny, bez wycieków.</w:t>
      </w:r>
    </w:p>
    <w:p w14:paraId="086EEA6C" w14:textId="77777777" w:rsidR="00F340B2" w:rsidRPr="00FA62B9" w:rsidRDefault="00F340B2" w:rsidP="001E16D9"/>
    <w:p w14:paraId="086EEA6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A6E" w14:textId="77777777" w:rsidR="00F340B2" w:rsidRPr="00FA62B9" w:rsidRDefault="00F340B2" w:rsidP="001E16D9"/>
    <w:p w14:paraId="086EEA6F" w14:textId="49AD29FB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A70" w14:textId="77777777" w:rsidR="00F340B2" w:rsidRPr="00FA62B9" w:rsidRDefault="00F340B2" w:rsidP="001E16D9"/>
    <w:p w14:paraId="086EEA71" w14:textId="3879F52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A72" w14:textId="77777777" w:rsidR="00F340B2" w:rsidRPr="00FA62B9" w:rsidRDefault="00F340B2" w:rsidP="001E16D9"/>
    <w:p w14:paraId="086EEA73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-2°C, max 4°C, średnia 1°C;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A74" w14:textId="77777777" w:rsidR="00F340B2" w:rsidRPr="00FA62B9" w:rsidRDefault="00F340B2" w:rsidP="001E16D9"/>
    <w:p w14:paraId="086EEA75" w14:textId="77777777" w:rsidR="00F340B2" w:rsidRPr="00FA62B9" w:rsidRDefault="00202F43" w:rsidP="001E16D9">
      <w:r w:rsidRPr="00FA62B9">
        <w:t>Bez zdarzeń nadzwyczajnych, dyżur zakończony bez uwag.</w:t>
      </w:r>
    </w:p>
    <w:p w14:paraId="086EEA76" w14:textId="77777777" w:rsidR="00F340B2" w:rsidRPr="00FA62B9" w:rsidRDefault="00F340B2" w:rsidP="001E16D9"/>
    <w:p w14:paraId="086EEA77" w14:textId="1E1D8466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A78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20.03.2024</w:t>
      </w:r>
    </w:p>
    <w:p w14:paraId="086EEA79" w14:textId="074603BA" w:rsidR="00F340B2" w:rsidRPr="00FA62B9" w:rsidRDefault="00202F43" w:rsidP="001E16D9">
      <w:r w:rsidRPr="00FA62B9">
        <w:t>___</w:t>
      </w:r>
    </w:p>
    <w:p w14:paraId="339332DE" w14:textId="77777777" w:rsidR="00061E89" w:rsidRPr="00FA62B9" w:rsidRDefault="00061E89">
      <w:r w:rsidRPr="00FA62B9">
        <w:br w:type="page"/>
      </w:r>
    </w:p>
    <w:p w14:paraId="086EEA7A" w14:textId="1333D161" w:rsidR="00F340B2" w:rsidRPr="00FA62B9" w:rsidRDefault="00202F43" w:rsidP="001E16D9">
      <w:r w:rsidRPr="00FA62B9">
        <w:lastRenderedPageBreak/>
        <w:t>21 marca 2024 r., czwartek</w:t>
      </w:r>
    </w:p>
    <w:p w14:paraId="490BD6CF" w14:textId="491E86AD" w:rsidR="00777814" w:rsidRPr="00FA62B9" w:rsidRDefault="00777814" w:rsidP="00777814">
      <w:r w:rsidRPr="00FA62B9">
        <w:t>Dyżurni: Anna Kosoń, Michał Krawiec</w:t>
      </w:r>
      <w:r w:rsidR="00BE316D" w:rsidRPr="00FA62B9">
        <w:t xml:space="preserve"> i Lucjan Świder</w:t>
      </w:r>
    </w:p>
    <w:p w14:paraId="086EEA7B" w14:textId="7733AB40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A7C" w14:textId="77777777" w:rsidR="00F340B2" w:rsidRPr="00FA62B9" w:rsidRDefault="00F340B2" w:rsidP="001E16D9"/>
    <w:p w14:paraId="086EEA7D" w14:textId="3C2FDF2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+1°C), kontrola systemu wodociągowego (zawory, węże, pompy). System sprawny, bez wycieków.</w:t>
      </w:r>
    </w:p>
    <w:p w14:paraId="086EEA7E" w14:textId="77777777" w:rsidR="00F340B2" w:rsidRPr="00FA62B9" w:rsidRDefault="00F340B2" w:rsidP="001E16D9"/>
    <w:p w14:paraId="086EEA7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A80" w14:textId="77777777" w:rsidR="00F340B2" w:rsidRPr="00FA62B9" w:rsidRDefault="00F340B2" w:rsidP="001E16D9"/>
    <w:p w14:paraId="086EEA81" w14:textId="1F9EDB94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A82" w14:textId="77777777" w:rsidR="00F340B2" w:rsidRPr="00FA62B9" w:rsidRDefault="00F340B2" w:rsidP="001E16D9"/>
    <w:p w14:paraId="086EEA83" w14:textId="4635FB5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A84" w14:textId="77777777" w:rsidR="00F340B2" w:rsidRPr="00FA62B9" w:rsidRDefault="00F340B2" w:rsidP="001E16D9"/>
    <w:p w14:paraId="086EEA85" w14:textId="77777777" w:rsidR="00F340B2" w:rsidRPr="00FA62B9" w:rsidRDefault="00202F43" w:rsidP="001E16D9">
      <w:r w:rsidRPr="00FA62B9">
        <w:rPr>
          <w:i/>
          <w:iCs/>
        </w:rPr>
        <w:t>Warunki meteorologiczne: temperatura min -3°C, max 5°C, średnia 1°C; brak opadów.</w:t>
      </w:r>
    </w:p>
    <w:p w14:paraId="086EEA86" w14:textId="77777777" w:rsidR="00F340B2" w:rsidRPr="00FA62B9" w:rsidRDefault="00F340B2" w:rsidP="001E16D9"/>
    <w:p w14:paraId="086EEA87" w14:textId="77777777" w:rsidR="00F340B2" w:rsidRPr="00FA62B9" w:rsidRDefault="00202F43" w:rsidP="001E16D9">
      <w:r w:rsidRPr="00FA62B9">
        <w:t>Bez zdarzeń nadzwyczajnych, dyżur zakończony bez uwag.</w:t>
      </w:r>
    </w:p>
    <w:p w14:paraId="086EEA88" w14:textId="77777777" w:rsidR="00F340B2" w:rsidRPr="00FA62B9" w:rsidRDefault="00F340B2" w:rsidP="001E16D9"/>
    <w:p w14:paraId="086EEA89" w14:textId="2409BE47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A8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21.03.2024</w:t>
      </w:r>
    </w:p>
    <w:p w14:paraId="086EEA8B" w14:textId="2D2D9AC7" w:rsidR="00F340B2" w:rsidRPr="00FA62B9" w:rsidRDefault="00202F43" w:rsidP="001E16D9">
      <w:r w:rsidRPr="00FA62B9">
        <w:t>___</w:t>
      </w:r>
    </w:p>
    <w:p w14:paraId="279763D0" w14:textId="77777777" w:rsidR="00061E89" w:rsidRPr="00FA62B9" w:rsidRDefault="00061E89">
      <w:r w:rsidRPr="00FA62B9">
        <w:br w:type="page"/>
      </w:r>
    </w:p>
    <w:p w14:paraId="086EEA8C" w14:textId="0DEDCE42" w:rsidR="00F340B2" w:rsidRPr="00FA62B9" w:rsidRDefault="00202F43" w:rsidP="001E16D9">
      <w:r w:rsidRPr="00FA62B9">
        <w:lastRenderedPageBreak/>
        <w:t>22 marca 2024 r., piątek</w:t>
      </w:r>
    </w:p>
    <w:p w14:paraId="662351C0" w14:textId="1AF60BFC" w:rsidR="008528B0" w:rsidRPr="00FA62B9" w:rsidRDefault="008528B0" w:rsidP="008528B0">
      <w:r w:rsidRPr="00FA62B9">
        <w:t>Dyżurni oddający: Anna Kosoń i Michał Krawiec</w:t>
      </w:r>
      <w:r w:rsidR="00BE316D" w:rsidRPr="00FA62B9">
        <w:t xml:space="preserve"> i Lucjan Świder</w:t>
      </w:r>
    </w:p>
    <w:p w14:paraId="67E39B19" w14:textId="77777777" w:rsidR="002D25F8" w:rsidRPr="00FA62B9" w:rsidRDefault="008429EB" w:rsidP="001E16D9">
      <w:r w:rsidRPr="00FA62B9">
        <w:t xml:space="preserve">Dyżurni </w:t>
      </w:r>
      <w:r w:rsidR="002D25F8" w:rsidRPr="00FA62B9">
        <w:t>przyjmujący: Paweł Kojs i Piotr Zakrzewski</w:t>
      </w:r>
    </w:p>
    <w:p w14:paraId="086EEA8D" w14:textId="4F5E18A0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A8E" w14:textId="77777777" w:rsidR="00F340B2" w:rsidRPr="00FA62B9" w:rsidRDefault="00F340B2" w:rsidP="001E16D9"/>
    <w:p w14:paraId="086EEA8F" w14:textId="52B3A0D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+1°C), kontrola systemu wodociągowego (zawory, węże, pompy). System sprawny, bez wycieków.</w:t>
      </w:r>
    </w:p>
    <w:p w14:paraId="086EEA90" w14:textId="77777777" w:rsidR="00F340B2" w:rsidRPr="00FA62B9" w:rsidRDefault="00F340B2" w:rsidP="001E16D9"/>
    <w:p w14:paraId="086EEA91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A92" w14:textId="77777777" w:rsidR="00F340B2" w:rsidRPr="00FA62B9" w:rsidRDefault="00F340B2" w:rsidP="001E16D9"/>
    <w:p w14:paraId="086EEA93" w14:textId="516E5F4E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A94" w14:textId="77777777" w:rsidR="00F340B2" w:rsidRPr="00FA62B9" w:rsidRDefault="00F340B2" w:rsidP="001E16D9"/>
    <w:p w14:paraId="086EEA95" w14:textId="0539F28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A96" w14:textId="77777777" w:rsidR="00F340B2" w:rsidRPr="00FA62B9" w:rsidRDefault="00F340B2" w:rsidP="001E16D9"/>
    <w:p w14:paraId="086EEA97" w14:textId="77777777" w:rsidR="00F340B2" w:rsidRPr="00FA62B9" w:rsidRDefault="00202F43" w:rsidP="001E16D9">
      <w:r w:rsidRPr="00FA62B9">
        <w:t>Czynności tygodniowe: Przygotowanie sprzętu do sezonu zimowego. Kontrola zapasów pasz (bufor minimum 2 tygodnie). Przygotowanie magazynów.</w:t>
      </w:r>
    </w:p>
    <w:p w14:paraId="086EEA98" w14:textId="77777777" w:rsidR="00F340B2" w:rsidRPr="00FA62B9" w:rsidRDefault="00F340B2" w:rsidP="001E16D9"/>
    <w:p w14:paraId="086EEA99" w14:textId="67DA3FC3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EA9A" w14:textId="77777777" w:rsidR="00F340B2" w:rsidRPr="00FA62B9" w:rsidRDefault="00F340B2" w:rsidP="001E16D9"/>
    <w:p w14:paraId="086EEA9B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-3°C, max 5°C, średnia 1°C; opady deszczu 4.0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A9C" w14:textId="77777777" w:rsidR="00F340B2" w:rsidRPr="00FA62B9" w:rsidRDefault="00F340B2" w:rsidP="001E16D9"/>
    <w:p w14:paraId="086EEA9D" w14:textId="77777777" w:rsidR="00F340B2" w:rsidRPr="00FA62B9" w:rsidRDefault="00202F43" w:rsidP="001E16D9">
      <w:r w:rsidRPr="00FA62B9">
        <w:t>Bez zdarzeń nadzwyczajnych, dyżur zakończony bez uwag.</w:t>
      </w:r>
    </w:p>
    <w:p w14:paraId="086EEA9E" w14:textId="77777777" w:rsidR="00F340B2" w:rsidRPr="00FA62B9" w:rsidRDefault="00F340B2" w:rsidP="001E16D9"/>
    <w:p w14:paraId="086EEA9F" w14:textId="49978495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46AB48D2" wp14:editId="341567B2">
            <wp:extent cx="1095375" cy="565454"/>
            <wp:effectExtent l="0" t="0" r="0" b="6350"/>
            <wp:docPr id="1744274917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AA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22.03.2024</w:t>
      </w:r>
    </w:p>
    <w:p w14:paraId="086EEAA1" w14:textId="4F31C2DA" w:rsidR="00F340B2" w:rsidRPr="00FA62B9" w:rsidRDefault="00202F43" w:rsidP="001E16D9">
      <w:r w:rsidRPr="00FA62B9">
        <w:t>___</w:t>
      </w:r>
    </w:p>
    <w:p w14:paraId="092B0D4A" w14:textId="77777777" w:rsidR="00061E89" w:rsidRPr="00FA62B9" w:rsidRDefault="00061E89">
      <w:r w:rsidRPr="00FA62B9">
        <w:br w:type="page"/>
      </w:r>
    </w:p>
    <w:p w14:paraId="086EEAA2" w14:textId="3B3E9DFB" w:rsidR="00F340B2" w:rsidRPr="00FA62B9" w:rsidRDefault="00202F43" w:rsidP="001E16D9">
      <w:r w:rsidRPr="00FA62B9">
        <w:lastRenderedPageBreak/>
        <w:t>23 marca 2024 r., sobota</w:t>
      </w:r>
    </w:p>
    <w:p w14:paraId="29AB5AB9" w14:textId="5BB3E4E3" w:rsidR="002D25F8" w:rsidRPr="00FA62B9" w:rsidRDefault="002D25F8" w:rsidP="002D25F8">
      <w:r w:rsidRPr="00FA62B9">
        <w:t>Dyżurni: Paweł Kojs i Piotr Zakrzewski</w:t>
      </w:r>
    </w:p>
    <w:p w14:paraId="086EEAA3" w14:textId="40675454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AA4" w14:textId="77777777" w:rsidR="00F340B2" w:rsidRPr="00FA62B9" w:rsidRDefault="00F340B2" w:rsidP="001E16D9"/>
    <w:p w14:paraId="086EEAA5" w14:textId="29D70C6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+1.5°C), kontrola systemu wodociągowego (zawory, węże, pompy). System sprawny, bez wycieków.</w:t>
      </w:r>
    </w:p>
    <w:p w14:paraId="086EEAA6" w14:textId="77777777" w:rsidR="00F340B2" w:rsidRPr="00FA62B9" w:rsidRDefault="00F340B2" w:rsidP="001E16D9"/>
    <w:p w14:paraId="086EEAA7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AA8" w14:textId="77777777" w:rsidR="00F340B2" w:rsidRPr="00FA62B9" w:rsidRDefault="00F340B2" w:rsidP="001E16D9"/>
    <w:p w14:paraId="086EEAA9" w14:textId="64D4A0C3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AAA" w14:textId="77777777" w:rsidR="00F340B2" w:rsidRPr="00FA62B9" w:rsidRDefault="00F340B2" w:rsidP="001E16D9"/>
    <w:p w14:paraId="086EEAAB" w14:textId="4B8E213A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AAC" w14:textId="77777777" w:rsidR="00F340B2" w:rsidRPr="00FA62B9" w:rsidRDefault="00F340B2" w:rsidP="001E16D9"/>
    <w:p w14:paraId="086EEAAD" w14:textId="77777777" w:rsidR="00F340B2" w:rsidRPr="00FA62B9" w:rsidRDefault="00202F43" w:rsidP="001E16D9">
      <w:r w:rsidRPr="00FA62B9">
        <w:rPr>
          <w:i/>
          <w:iCs/>
        </w:rPr>
        <w:t>Warunki meteorologiczne: temperatura min -3°C, max 6°C, średnia 1.5°C; brak opadów.</w:t>
      </w:r>
    </w:p>
    <w:p w14:paraId="086EEAAE" w14:textId="77777777" w:rsidR="00F340B2" w:rsidRPr="00FA62B9" w:rsidRDefault="00F340B2" w:rsidP="001E16D9"/>
    <w:p w14:paraId="086EEAAF" w14:textId="77777777" w:rsidR="00F340B2" w:rsidRPr="00FA62B9" w:rsidRDefault="00202F43" w:rsidP="001E16D9">
      <w:r w:rsidRPr="00FA62B9">
        <w:t>Bez zdarzeń nadzwyczajnych, dyżur zakończony bez uwag.</w:t>
      </w:r>
    </w:p>
    <w:p w14:paraId="086EEAB0" w14:textId="77777777" w:rsidR="00F340B2" w:rsidRPr="00FA62B9" w:rsidRDefault="00F340B2" w:rsidP="001E16D9"/>
    <w:p w14:paraId="086EEAB1" w14:textId="430D0D1F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0BA30DBC" wp14:editId="0952A2F7">
            <wp:extent cx="1095375" cy="565454"/>
            <wp:effectExtent l="0" t="0" r="0" b="6350"/>
            <wp:docPr id="2143845198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AB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23.03.2024</w:t>
      </w:r>
    </w:p>
    <w:p w14:paraId="086EEAB3" w14:textId="03BF3364" w:rsidR="00F340B2" w:rsidRPr="00FA62B9" w:rsidRDefault="00202F43" w:rsidP="001E16D9">
      <w:r w:rsidRPr="00FA62B9">
        <w:t>___</w:t>
      </w:r>
    </w:p>
    <w:p w14:paraId="19793F62" w14:textId="77777777" w:rsidR="00061E89" w:rsidRPr="00FA62B9" w:rsidRDefault="00061E89">
      <w:r w:rsidRPr="00FA62B9">
        <w:br w:type="page"/>
      </w:r>
    </w:p>
    <w:p w14:paraId="086EEAB4" w14:textId="6F7DB6F1" w:rsidR="00F340B2" w:rsidRPr="00FA62B9" w:rsidRDefault="00202F43" w:rsidP="001E16D9">
      <w:r w:rsidRPr="00FA62B9">
        <w:lastRenderedPageBreak/>
        <w:t>24 marca 2024 r., niedziela</w:t>
      </w:r>
    </w:p>
    <w:p w14:paraId="5C770291" w14:textId="77777777" w:rsidR="002D25F8" w:rsidRPr="00FA62B9" w:rsidRDefault="002D25F8" w:rsidP="002D25F8">
      <w:r w:rsidRPr="00FA62B9">
        <w:t>Dyżurni: Paweł Kojs i Piotr Zakrzewski</w:t>
      </w:r>
    </w:p>
    <w:p w14:paraId="086EEAB5" w14:textId="3D6E17A4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AB6" w14:textId="77777777" w:rsidR="00F340B2" w:rsidRPr="00FA62B9" w:rsidRDefault="00F340B2" w:rsidP="001E16D9"/>
    <w:p w14:paraId="086EEAB7" w14:textId="5636151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+2°C), kontrola systemu wodociągowego (zawory, węże, pompy). System sprawny, bez wycieków.</w:t>
      </w:r>
    </w:p>
    <w:p w14:paraId="086EEAB8" w14:textId="77777777" w:rsidR="00F340B2" w:rsidRPr="00FA62B9" w:rsidRDefault="00F340B2" w:rsidP="001E16D9"/>
    <w:p w14:paraId="086EEAB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ABA" w14:textId="77777777" w:rsidR="00F340B2" w:rsidRPr="00FA62B9" w:rsidRDefault="00F340B2" w:rsidP="001E16D9"/>
    <w:p w14:paraId="086EEABB" w14:textId="29E1BB47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ABC" w14:textId="77777777" w:rsidR="00F340B2" w:rsidRPr="00FA62B9" w:rsidRDefault="00F340B2" w:rsidP="001E16D9"/>
    <w:p w14:paraId="086EEABD" w14:textId="04EC81E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ABE" w14:textId="77777777" w:rsidR="00F340B2" w:rsidRPr="00FA62B9" w:rsidRDefault="00F340B2" w:rsidP="001E16D9"/>
    <w:p w14:paraId="086EEABF" w14:textId="77777777" w:rsidR="00F340B2" w:rsidRPr="00FA62B9" w:rsidRDefault="00202F43" w:rsidP="001E16D9">
      <w:r w:rsidRPr="00FA62B9">
        <w:rPr>
          <w:i/>
          <w:iCs/>
        </w:rPr>
        <w:t>Warunki meteorologiczne: temperatura min -3°C, max 7°C, średnia 2°C; brak opadów.</w:t>
      </w:r>
    </w:p>
    <w:p w14:paraId="086EEAC0" w14:textId="77777777" w:rsidR="00F340B2" w:rsidRPr="00FA62B9" w:rsidRDefault="00F340B2" w:rsidP="001E16D9"/>
    <w:p w14:paraId="086EEAC1" w14:textId="77777777" w:rsidR="00F340B2" w:rsidRPr="00FA62B9" w:rsidRDefault="00202F43" w:rsidP="001E16D9">
      <w:r w:rsidRPr="00FA62B9">
        <w:t>Bez zdarzeń nadzwyczajnych, dyżur zakończony bez uwag.</w:t>
      </w:r>
    </w:p>
    <w:p w14:paraId="086EEAC2" w14:textId="77777777" w:rsidR="00F340B2" w:rsidRPr="00FA62B9" w:rsidRDefault="00F340B2" w:rsidP="001E16D9"/>
    <w:p w14:paraId="086EEAC3" w14:textId="592324E5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71C588C8" wp14:editId="421D4998">
            <wp:extent cx="1095375" cy="565454"/>
            <wp:effectExtent l="0" t="0" r="0" b="6350"/>
            <wp:docPr id="1671384880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AC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24.03.2024</w:t>
      </w:r>
    </w:p>
    <w:p w14:paraId="086EEAC5" w14:textId="47E5CEBF" w:rsidR="00F340B2" w:rsidRPr="00FA62B9" w:rsidRDefault="00202F43" w:rsidP="001E16D9">
      <w:r w:rsidRPr="00FA62B9">
        <w:t>___</w:t>
      </w:r>
    </w:p>
    <w:p w14:paraId="6139C966" w14:textId="77777777" w:rsidR="00061E89" w:rsidRPr="00FA62B9" w:rsidRDefault="00061E89">
      <w:r w:rsidRPr="00FA62B9">
        <w:br w:type="page"/>
      </w:r>
    </w:p>
    <w:p w14:paraId="086EEAC6" w14:textId="118D5106" w:rsidR="00F340B2" w:rsidRPr="00FA62B9" w:rsidRDefault="00202F43" w:rsidP="001E16D9">
      <w:r w:rsidRPr="00FA62B9">
        <w:lastRenderedPageBreak/>
        <w:t>25 marca 2024 r., poniedziałek</w:t>
      </w:r>
    </w:p>
    <w:p w14:paraId="07C9063C" w14:textId="47CC6B0E" w:rsidR="00C21B66" w:rsidRPr="00FA62B9" w:rsidRDefault="00C21B66" w:rsidP="00C21B66">
      <w:r w:rsidRPr="00FA62B9">
        <w:t xml:space="preserve">Dyżurni oddający: Paweł Kojs i </w:t>
      </w:r>
      <w:r w:rsidR="00F57D6E" w:rsidRPr="00FA62B9">
        <w:t>Piotr Zakrzewski</w:t>
      </w:r>
      <w:r w:rsidR="00BE316D" w:rsidRPr="00FA62B9">
        <w:t xml:space="preserve"> i Lucjan Świder</w:t>
      </w:r>
    </w:p>
    <w:p w14:paraId="4600F24E" w14:textId="029D3FE7" w:rsidR="00C21B66" w:rsidRPr="00FA62B9" w:rsidRDefault="00C21B66" w:rsidP="00C21B66">
      <w:r w:rsidRPr="00FA62B9">
        <w:t>Dyżurni przyjmujący: Anna Kosoń</w:t>
      </w:r>
      <w:r w:rsidR="00F45B9E" w:rsidRPr="00FA62B9">
        <w:t xml:space="preserve"> i Michał Krawiec</w:t>
      </w:r>
    </w:p>
    <w:p w14:paraId="086EEAC7" w14:textId="60D25E45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EAC8" w14:textId="77777777" w:rsidR="00F340B2" w:rsidRPr="00FA62B9" w:rsidRDefault="00F340B2" w:rsidP="001E16D9"/>
    <w:p w14:paraId="086EEAC9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ACA" w14:textId="77777777" w:rsidR="00F340B2" w:rsidRPr="00FA62B9" w:rsidRDefault="00F340B2" w:rsidP="001E16D9"/>
    <w:p w14:paraId="086EEACB" w14:textId="223EC35F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ACC" w14:textId="77777777" w:rsidR="00F340B2" w:rsidRPr="00FA62B9" w:rsidRDefault="00F340B2" w:rsidP="001E16D9"/>
    <w:p w14:paraId="086EEACD" w14:textId="2F5D38EB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ACE" w14:textId="77777777" w:rsidR="00F340B2" w:rsidRPr="00FA62B9" w:rsidRDefault="00F340B2" w:rsidP="001E16D9"/>
    <w:p w14:paraId="086EEACF" w14:textId="3ECAB71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+2°C), kontrola systemu wodociągowego (zawory, węże, pompy). System sprawny, bez wycieków.</w:t>
      </w:r>
    </w:p>
    <w:p w14:paraId="086EEAD0" w14:textId="77777777" w:rsidR="00F340B2" w:rsidRPr="00FA62B9" w:rsidRDefault="00F340B2" w:rsidP="001E16D9"/>
    <w:p w14:paraId="086EEAD1" w14:textId="2A65CCD5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AD2" w14:textId="77777777" w:rsidR="00F340B2" w:rsidRPr="00FA62B9" w:rsidRDefault="00F340B2" w:rsidP="001E16D9"/>
    <w:p w14:paraId="086EEAD3" w14:textId="5A425478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AD4" w14:textId="77777777" w:rsidR="00F340B2" w:rsidRPr="00FA62B9" w:rsidRDefault="00F340B2" w:rsidP="001E16D9"/>
    <w:p w14:paraId="086EEAD5" w14:textId="24FF13A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AD6" w14:textId="77777777" w:rsidR="00F340B2" w:rsidRPr="00FA62B9" w:rsidRDefault="00F340B2" w:rsidP="001E16D9"/>
    <w:p w14:paraId="086EEAD7" w14:textId="77777777" w:rsidR="00F340B2" w:rsidRPr="00FA62B9" w:rsidRDefault="00202F43" w:rsidP="001E16D9">
      <w:r w:rsidRPr="00FA62B9">
        <w:rPr>
          <w:i/>
          <w:iCs/>
        </w:rPr>
        <w:t>Warunki meteorologiczne: temperatura min -3°C, max 7°C, średnia 2°C; brak opadów.</w:t>
      </w:r>
    </w:p>
    <w:p w14:paraId="086EEAD8" w14:textId="77777777" w:rsidR="00F340B2" w:rsidRPr="00FA62B9" w:rsidRDefault="00F340B2" w:rsidP="001E16D9"/>
    <w:p w14:paraId="086EEAD9" w14:textId="77777777" w:rsidR="00F340B2" w:rsidRPr="00FA62B9" w:rsidRDefault="00202F43" w:rsidP="001E16D9">
      <w:r w:rsidRPr="00FA62B9">
        <w:t>Bez zdarzeń nadzwyczajnych, dyżur zakończony bez uwag.</w:t>
      </w:r>
    </w:p>
    <w:p w14:paraId="086EEADA" w14:textId="77777777" w:rsidR="00F340B2" w:rsidRPr="00FA62B9" w:rsidRDefault="00F340B2" w:rsidP="001E16D9"/>
    <w:p w14:paraId="086EEADB" w14:textId="56395D29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AD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25.03.2024</w:t>
      </w:r>
    </w:p>
    <w:p w14:paraId="086EEADD" w14:textId="35C08314" w:rsidR="00F340B2" w:rsidRPr="00FA62B9" w:rsidRDefault="00202F43" w:rsidP="001E16D9">
      <w:r w:rsidRPr="00FA62B9">
        <w:t>___</w:t>
      </w:r>
    </w:p>
    <w:p w14:paraId="32ED888B" w14:textId="77777777" w:rsidR="00061E89" w:rsidRPr="00FA62B9" w:rsidRDefault="00061E89">
      <w:r w:rsidRPr="00FA62B9">
        <w:br w:type="page"/>
      </w:r>
    </w:p>
    <w:p w14:paraId="086EEADE" w14:textId="31909BA0" w:rsidR="00F340B2" w:rsidRPr="00FA62B9" w:rsidRDefault="00202F43" w:rsidP="001E16D9">
      <w:r w:rsidRPr="00FA62B9">
        <w:lastRenderedPageBreak/>
        <w:t>26 marca 2024 r., wtorek</w:t>
      </w:r>
    </w:p>
    <w:p w14:paraId="296D045F" w14:textId="4CE6AD72" w:rsidR="00F45B9E" w:rsidRPr="00FA62B9" w:rsidRDefault="00F45B9E" w:rsidP="00F45B9E">
      <w:r w:rsidRPr="00FA62B9">
        <w:t>Dyżurni: Anna Kosoń i Michał Krawiec</w:t>
      </w:r>
      <w:r w:rsidR="00BE316D" w:rsidRPr="00FA62B9">
        <w:t xml:space="preserve"> i Lucjan Świder</w:t>
      </w:r>
    </w:p>
    <w:p w14:paraId="086EEADF" w14:textId="66248A9C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AE0" w14:textId="77777777" w:rsidR="00F340B2" w:rsidRPr="00FA62B9" w:rsidRDefault="00F340B2" w:rsidP="001E16D9"/>
    <w:p w14:paraId="086EEAE1" w14:textId="77904CA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+2.5°C), kontrola systemu wodociągowego (zawory, węże, pompy). System sprawny, bez wycieków.</w:t>
      </w:r>
    </w:p>
    <w:p w14:paraId="086EEAE2" w14:textId="77777777" w:rsidR="00F340B2" w:rsidRPr="00FA62B9" w:rsidRDefault="00F340B2" w:rsidP="001E16D9"/>
    <w:p w14:paraId="086EEAE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AE4" w14:textId="77777777" w:rsidR="00F340B2" w:rsidRPr="00FA62B9" w:rsidRDefault="00F340B2" w:rsidP="001E16D9"/>
    <w:p w14:paraId="086EEAE5" w14:textId="7BCBC6A6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AE6" w14:textId="77777777" w:rsidR="00F340B2" w:rsidRPr="00FA62B9" w:rsidRDefault="00F340B2" w:rsidP="001E16D9"/>
    <w:p w14:paraId="086EEAE7" w14:textId="3726EC2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AE8" w14:textId="77777777" w:rsidR="00F340B2" w:rsidRPr="00FA62B9" w:rsidRDefault="00F340B2" w:rsidP="001E16D9"/>
    <w:p w14:paraId="086EEAE9" w14:textId="77777777" w:rsidR="00F340B2" w:rsidRPr="00FA62B9" w:rsidRDefault="00202F43" w:rsidP="001E16D9">
      <w:r w:rsidRPr="00FA62B9">
        <w:rPr>
          <w:i/>
          <w:iCs/>
        </w:rPr>
        <w:t>Warunki meteorologiczne: temperatura min -3°C, max 8°C, średnia 2.5°C; brak opadów.</w:t>
      </w:r>
    </w:p>
    <w:p w14:paraId="086EEAEA" w14:textId="77777777" w:rsidR="00F340B2" w:rsidRPr="00FA62B9" w:rsidRDefault="00F340B2" w:rsidP="001E16D9"/>
    <w:p w14:paraId="086EEAEB" w14:textId="77777777" w:rsidR="00F340B2" w:rsidRPr="00FA62B9" w:rsidRDefault="00202F43" w:rsidP="001E16D9">
      <w:r w:rsidRPr="00FA62B9">
        <w:t>Bez zdarzeń nadzwyczajnych, dyżur zakończony bez uwag.</w:t>
      </w:r>
    </w:p>
    <w:p w14:paraId="086EEAEC" w14:textId="77777777" w:rsidR="00F340B2" w:rsidRPr="00FA62B9" w:rsidRDefault="00F340B2" w:rsidP="001E16D9"/>
    <w:p w14:paraId="086EEAED" w14:textId="35715D86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AE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26.03.2024</w:t>
      </w:r>
    </w:p>
    <w:p w14:paraId="086EEAEF" w14:textId="6297EC30" w:rsidR="00F340B2" w:rsidRPr="00FA62B9" w:rsidRDefault="00202F43" w:rsidP="001E16D9">
      <w:r w:rsidRPr="00FA62B9">
        <w:t>___</w:t>
      </w:r>
    </w:p>
    <w:p w14:paraId="454E92BA" w14:textId="77777777" w:rsidR="00061E89" w:rsidRPr="00FA62B9" w:rsidRDefault="00061E89">
      <w:r w:rsidRPr="00FA62B9">
        <w:br w:type="page"/>
      </w:r>
    </w:p>
    <w:p w14:paraId="086EEAF0" w14:textId="6CCADB20" w:rsidR="00F340B2" w:rsidRPr="00FA62B9" w:rsidRDefault="00202F43" w:rsidP="001E16D9">
      <w:r w:rsidRPr="00FA62B9">
        <w:lastRenderedPageBreak/>
        <w:t>27 marca 2024 r., środa</w:t>
      </w:r>
    </w:p>
    <w:p w14:paraId="13962A33" w14:textId="625C4D22" w:rsidR="00F45B9E" w:rsidRPr="00FA62B9" w:rsidRDefault="00F45B9E" w:rsidP="00F45B9E">
      <w:r w:rsidRPr="00FA62B9">
        <w:t>Dyżurni: Anna Kosoń i Michał Krawiec</w:t>
      </w:r>
      <w:r w:rsidR="00BE316D" w:rsidRPr="00FA62B9">
        <w:t xml:space="preserve"> i Lucjan Świder</w:t>
      </w:r>
    </w:p>
    <w:p w14:paraId="086EEAF1" w14:textId="7D6BDD3F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AF2" w14:textId="77777777" w:rsidR="00F340B2" w:rsidRPr="00FA62B9" w:rsidRDefault="00F340B2" w:rsidP="001E16D9"/>
    <w:p w14:paraId="086EEAF3" w14:textId="3BA5D28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+3.5°C), kontrola systemu wodociągowego (zawory, węże, pompy). System sprawny, bez wycieków.</w:t>
      </w:r>
    </w:p>
    <w:p w14:paraId="086EEAF4" w14:textId="77777777" w:rsidR="00F340B2" w:rsidRPr="00FA62B9" w:rsidRDefault="00F340B2" w:rsidP="001E16D9"/>
    <w:p w14:paraId="086EEAF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AF6" w14:textId="77777777" w:rsidR="00F340B2" w:rsidRPr="00FA62B9" w:rsidRDefault="00F340B2" w:rsidP="001E16D9"/>
    <w:p w14:paraId="086EEAF7" w14:textId="3AAA1DBC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AF8" w14:textId="77777777" w:rsidR="00F340B2" w:rsidRPr="00FA62B9" w:rsidRDefault="00F340B2" w:rsidP="001E16D9"/>
    <w:p w14:paraId="086EEAF9" w14:textId="6CAF044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AFA" w14:textId="77777777" w:rsidR="00F340B2" w:rsidRPr="00FA62B9" w:rsidRDefault="00F340B2" w:rsidP="001E16D9"/>
    <w:p w14:paraId="086EEAFB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-2°C, max 9°C, średnia 3.5°C;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AFC" w14:textId="77777777" w:rsidR="00F340B2" w:rsidRPr="00FA62B9" w:rsidRDefault="00F340B2" w:rsidP="001E16D9"/>
    <w:p w14:paraId="086EEAFD" w14:textId="77777777" w:rsidR="00F340B2" w:rsidRPr="00FA62B9" w:rsidRDefault="00202F43" w:rsidP="001E16D9">
      <w:r w:rsidRPr="00FA62B9">
        <w:t>Bez zdarzeń nadzwyczajnych, dyżur zakończony bez uwag.</w:t>
      </w:r>
    </w:p>
    <w:p w14:paraId="086EEAFE" w14:textId="77777777" w:rsidR="00F340B2" w:rsidRPr="00FA62B9" w:rsidRDefault="00F340B2" w:rsidP="001E16D9"/>
    <w:p w14:paraId="086EEAFF" w14:textId="794CD1D7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B0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27.03.2024</w:t>
      </w:r>
    </w:p>
    <w:p w14:paraId="086EEB01" w14:textId="0FFDC148" w:rsidR="00F340B2" w:rsidRPr="00FA62B9" w:rsidRDefault="00202F43" w:rsidP="001E16D9">
      <w:r w:rsidRPr="00FA62B9">
        <w:t>___</w:t>
      </w:r>
    </w:p>
    <w:p w14:paraId="59CB4ECB" w14:textId="77777777" w:rsidR="00061E89" w:rsidRPr="00FA62B9" w:rsidRDefault="00061E89">
      <w:r w:rsidRPr="00FA62B9">
        <w:br w:type="page"/>
      </w:r>
    </w:p>
    <w:p w14:paraId="086EEB02" w14:textId="1C15CE54" w:rsidR="00F340B2" w:rsidRPr="00FA62B9" w:rsidRDefault="00202F43" w:rsidP="001E16D9">
      <w:r w:rsidRPr="00FA62B9">
        <w:lastRenderedPageBreak/>
        <w:t>28 marca 2024 r., czwartek</w:t>
      </w:r>
    </w:p>
    <w:p w14:paraId="0E5ADCA5" w14:textId="311F8E18" w:rsidR="00F45B9E" w:rsidRPr="00FA62B9" w:rsidRDefault="00F45B9E" w:rsidP="00F45B9E">
      <w:r w:rsidRPr="00FA62B9">
        <w:t>Dyżurni: Anna Kosoń</w:t>
      </w:r>
      <w:r w:rsidR="009C4796" w:rsidRPr="00FA62B9">
        <w:t>, Paweł Kojs</w:t>
      </w:r>
      <w:r w:rsidR="00BE316D" w:rsidRPr="00FA62B9">
        <w:t xml:space="preserve"> i Lucjan Świder</w:t>
      </w:r>
    </w:p>
    <w:p w14:paraId="086EEB03" w14:textId="4452C77D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B04" w14:textId="77777777" w:rsidR="00F340B2" w:rsidRPr="00FA62B9" w:rsidRDefault="00F340B2" w:rsidP="001E16D9"/>
    <w:p w14:paraId="086EEB05" w14:textId="4F8648D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+4°C), kontrola systemu wodociągowego (zawory, węże, pompy). System sprawny, bez wycieków.</w:t>
      </w:r>
    </w:p>
    <w:p w14:paraId="086EEB06" w14:textId="77777777" w:rsidR="00F340B2" w:rsidRPr="00FA62B9" w:rsidRDefault="00F340B2" w:rsidP="001E16D9"/>
    <w:p w14:paraId="086EEB07" w14:textId="413639F9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Rozwinięcie fladry.</w:t>
      </w:r>
    </w:p>
    <w:p w14:paraId="086EEB08" w14:textId="77777777" w:rsidR="00F340B2" w:rsidRPr="00FA62B9" w:rsidRDefault="00F340B2" w:rsidP="001E16D9"/>
    <w:p w14:paraId="086EEB09" w14:textId="6FE90A63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B0A" w14:textId="77777777" w:rsidR="00F340B2" w:rsidRPr="00FA62B9" w:rsidRDefault="00F340B2" w:rsidP="001E16D9"/>
    <w:p w14:paraId="086EEB0B" w14:textId="1335DC14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B0C" w14:textId="77777777" w:rsidR="00F340B2" w:rsidRPr="00FA62B9" w:rsidRDefault="00F340B2" w:rsidP="001E16D9"/>
    <w:p w14:paraId="086EEB0D" w14:textId="77777777" w:rsidR="00F340B2" w:rsidRPr="00FA62B9" w:rsidRDefault="00202F43" w:rsidP="001E16D9">
      <w:r w:rsidRPr="00FA62B9">
        <w:rPr>
          <w:i/>
          <w:iCs/>
        </w:rPr>
        <w:t>Warunki meteorologiczne: temperatura min -2°C, max 10°C, średnia 4°C; brak opadów.</w:t>
      </w:r>
    </w:p>
    <w:p w14:paraId="086EEB0E" w14:textId="77777777" w:rsidR="00F340B2" w:rsidRPr="00FA62B9" w:rsidRDefault="00F340B2" w:rsidP="001E16D9"/>
    <w:p w14:paraId="086EEB0F" w14:textId="77777777" w:rsidR="00F340B2" w:rsidRPr="00FA62B9" w:rsidRDefault="00202F43" w:rsidP="001E16D9">
      <w:r w:rsidRPr="00FA62B9">
        <w:t>Bez zdarzeń nadzwyczajnych, dyżur zakończony bez uwag.</w:t>
      </w:r>
    </w:p>
    <w:p w14:paraId="086EEB10" w14:textId="77777777" w:rsidR="00F340B2" w:rsidRPr="00FA62B9" w:rsidRDefault="00F340B2" w:rsidP="001E16D9"/>
    <w:p w14:paraId="086EEB11" w14:textId="14ECA473" w:rsidR="00F340B2" w:rsidRPr="00FA62B9" w:rsidRDefault="00B9574E" w:rsidP="001E16D9">
      <w:r w:rsidRPr="00FA62B9">
        <w:rPr>
          <w:i/>
          <w:iCs/>
        </w:rPr>
        <w:t xml:space="preserve">Dyżurny: </w:t>
      </w:r>
      <w:r w:rsidR="00C90C3F" w:rsidRPr="00FA62B9">
        <w:rPr>
          <w:i/>
          <w:iCs/>
        </w:rPr>
        <w:t>Paweł Kojs</w:t>
      </w:r>
      <w:r w:rsidR="00C90C3F" w:rsidRPr="00FA62B9">
        <w:rPr>
          <w:noProof/>
        </w:rPr>
        <w:drawing>
          <wp:inline distT="0" distB="0" distL="0" distR="0" wp14:anchorId="76E78FBA" wp14:editId="2C81CDE7">
            <wp:extent cx="1095375" cy="565454"/>
            <wp:effectExtent l="0" t="0" r="0" b="6350"/>
            <wp:docPr id="1103842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B1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28.03.2024</w:t>
      </w:r>
    </w:p>
    <w:p w14:paraId="086EEB13" w14:textId="68A9BFBE" w:rsidR="00F340B2" w:rsidRPr="00FA62B9" w:rsidRDefault="00202F43" w:rsidP="001E16D9">
      <w:r w:rsidRPr="00FA62B9">
        <w:t>___</w:t>
      </w:r>
    </w:p>
    <w:p w14:paraId="62BA3F85" w14:textId="77777777" w:rsidR="00061E89" w:rsidRPr="00FA62B9" w:rsidRDefault="00061E89">
      <w:r w:rsidRPr="00FA62B9">
        <w:br w:type="page"/>
      </w:r>
    </w:p>
    <w:p w14:paraId="086EEB14" w14:textId="1AB07005" w:rsidR="00F340B2" w:rsidRPr="00FA62B9" w:rsidRDefault="00202F43" w:rsidP="001E16D9">
      <w:r w:rsidRPr="00FA62B9">
        <w:lastRenderedPageBreak/>
        <w:t>29 marca 2024 r., piątek</w:t>
      </w:r>
    </w:p>
    <w:p w14:paraId="5AE248D6" w14:textId="35D6F782" w:rsidR="008528B0" w:rsidRPr="00FA62B9" w:rsidRDefault="008528B0" w:rsidP="008528B0">
      <w:r w:rsidRPr="00FA62B9">
        <w:t xml:space="preserve">Dyżurni oddający: </w:t>
      </w:r>
      <w:r w:rsidR="009C4796" w:rsidRPr="00FA62B9">
        <w:t>Paweł Kojs</w:t>
      </w:r>
      <w:r w:rsidR="001E2CBE" w:rsidRPr="00FA62B9">
        <w:t xml:space="preserve"> </w:t>
      </w:r>
      <w:bookmarkStart w:id="26" w:name="_Hlk213851874"/>
      <w:r w:rsidR="001E2CBE" w:rsidRPr="00FA62B9">
        <w:t>i Lucjan Świder</w:t>
      </w:r>
      <w:bookmarkEnd w:id="26"/>
    </w:p>
    <w:p w14:paraId="7A4C22DD" w14:textId="760C2827" w:rsidR="0018705F" w:rsidRPr="00FA62B9" w:rsidRDefault="00F45B9E" w:rsidP="0018705F">
      <w:r w:rsidRPr="00FA62B9">
        <w:t xml:space="preserve">Dyżurni przyjmujący: </w:t>
      </w:r>
      <w:r w:rsidR="0018705F" w:rsidRPr="00FA62B9">
        <w:t>Arkadiusz Nowak</w:t>
      </w:r>
      <w:r w:rsidR="00CA7822" w:rsidRPr="00FA62B9">
        <w:t xml:space="preserve"> i</w:t>
      </w:r>
      <w:r w:rsidR="00851659" w:rsidRPr="00FA62B9">
        <w:t xml:space="preserve"> Maciej Jabłoński</w:t>
      </w:r>
    </w:p>
    <w:p w14:paraId="12CF3355" w14:textId="55E27F01" w:rsidR="00F45B9E" w:rsidRPr="00FA62B9" w:rsidRDefault="00F45B9E" w:rsidP="001E16D9"/>
    <w:p w14:paraId="086EEB15" w14:textId="054713CC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B16" w14:textId="77777777" w:rsidR="00F340B2" w:rsidRPr="00FA62B9" w:rsidRDefault="00F340B2" w:rsidP="001E16D9"/>
    <w:p w14:paraId="086EEB17" w14:textId="7816FA4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+5°C), kontrola systemu wodociągowego (zawory, węże, pompy). System sprawny, bez wycieków.</w:t>
      </w:r>
    </w:p>
    <w:p w14:paraId="086EEB18" w14:textId="77777777" w:rsidR="00F340B2" w:rsidRPr="00FA62B9" w:rsidRDefault="00F340B2" w:rsidP="001E16D9"/>
    <w:p w14:paraId="086EEB1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B1A" w14:textId="77777777" w:rsidR="00F340B2" w:rsidRPr="00FA62B9" w:rsidRDefault="00F340B2" w:rsidP="001E16D9"/>
    <w:p w14:paraId="086EEB1B" w14:textId="0A7FF177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B1C" w14:textId="77777777" w:rsidR="00F340B2" w:rsidRPr="00FA62B9" w:rsidRDefault="00F340B2" w:rsidP="001E16D9"/>
    <w:p w14:paraId="086EEB1D" w14:textId="43A2324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B1E" w14:textId="77777777" w:rsidR="00F340B2" w:rsidRPr="00FA62B9" w:rsidRDefault="00F340B2" w:rsidP="001E16D9"/>
    <w:p w14:paraId="086EEB1F" w14:textId="77777777" w:rsidR="00F340B2" w:rsidRPr="00FA62B9" w:rsidRDefault="00202F43" w:rsidP="001E16D9">
      <w:r w:rsidRPr="00FA62B9">
        <w:t>Czynności tygodniowe: Przygotowanie sprzętu do sezonu zimowego. Kontrola zapasów pasz (bufor minimum 2 tygodnie). Przygotowanie magazynów.</w:t>
      </w:r>
    </w:p>
    <w:p w14:paraId="086EEB20" w14:textId="77777777" w:rsidR="00F340B2" w:rsidRPr="00FA62B9" w:rsidRDefault="00F340B2" w:rsidP="001E16D9"/>
    <w:p w14:paraId="086EEB21" w14:textId="00913544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EB22" w14:textId="77777777" w:rsidR="00F340B2" w:rsidRPr="00FA62B9" w:rsidRDefault="00F340B2" w:rsidP="001E16D9"/>
    <w:p w14:paraId="086EEB23" w14:textId="77777777" w:rsidR="00F340B2" w:rsidRPr="00FA62B9" w:rsidRDefault="00202F43" w:rsidP="001E16D9">
      <w:r w:rsidRPr="00FA62B9">
        <w:rPr>
          <w:i/>
          <w:iCs/>
        </w:rPr>
        <w:t>Warunki meteorologiczne: temperatura min -1°C, max 11°C, średnia 5°C; brak opadów.</w:t>
      </w:r>
    </w:p>
    <w:p w14:paraId="086EEB24" w14:textId="77777777" w:rsidR="00F340B2" w:rsidRPr="00FA62B9" w:rsidRDefault="00F340B2" w:rsidP="001E16D9"/>
    <w:p w14:paraId="086EEB25" w14:textId="77777777" w:rsidR="00F340B2" w:rsidRPr="00FA62B9" w:rsidRDefault="00202F43" w:rsidP="001E16D9">
      <w:r w:rsidRPr="00FA62B9">
        <w:t>Bez zdarzeń nadzwyczajnych, dyżur zakończony bez uwag.</w:t>
      </w:r>
    </w:p>
    <w:p w14:paraId="086EEB26" w14:textId="77777777" w:rsidR="00F340B2" w:rsidRPr="00FA62B9" w:rsidRDefault="00F340B2" w:rsidP="001E16D9"/>
    <w:p w14:paraId="086EEB27" w14:textId="0E23C824" w:rsidR="00F340B2" w:rsidRPr="00FA62B9" w:rsidRDefault="00B9574E" w:rsidP="001E16D9">
      <w:r w:rsidRPr="00FA62B9">
        <w:rPr>
          <w:i/>
          <w:iCs/>
        </w:rPr>
        <w:t xml:space="preserve">Dyżurny: </w:t>
      </w:r>
      <w:r w:rsidR="002962FE" w:rsidRPr="00FA62B9">
        <w:rPr>
          <w:i/>
          <w:iCs/>
        </w:rPr>
        <w:t>Maciej Jabłoński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0DC1BF22" wp14:editId="5CCE3BB7">
            <wp:extent cx="1943100" cy="469618"/>
            <wp:effectExtent l="0" t="0" r="0" b="6985"/>
            <wp:docPr id="959263939" name="Obraz 959263939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B28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29.03.2024</w:t>
      </w:r>
    </w:p>
    <w:p w14:paraId="086EEB29" w14:textId="466651BA" w:rsidR="00F340B2" w:rsidRPr="00FA62B9" w:rsidRDefault="00202F43" w:rsidP="001E16D9">
      <w:r w:rsidRPr="00FA62B9">
        <w:t>___</w:t>
      </w:r>
    </w:p>
    <w:p w14:paraId="0320577E" w14:textId="77777777" w:rsidR="00061E89" w:rsidRPr="00FA62B9" w:rsidRDefault="00061E89">
      <w:r w:rsidRPr="00FA62B9">
        <w:br w:type="page"/>
      </w:r>
    </w:p>
    <w:p w14:paraId="086EEB2A" w14:textId="1597A293" w:rsidR="00F340B2" w:rsidRPr="00FA62B9" w:rsidRDefault="00202F43" w:rsidP="001E16D9">
      <w:r w:rsidRPr="00FA62B9">
        <w:lastRenderedPageBreak/>
        <w:t>30 marca 2024 r., sobota</w:t>
      </w:r>
    </w:p>
    <w:p w14:paraId="183E539E" w14:textId="06627D15" w:rsidR="0018705F" w:rsidRPr="00FA62B9" w:rsidRDefault="0018705F" w:rsidP="0018705F">
      <w:r w:rsidRPr="00FA62B9">
        <w:t>Dyżurni: Arkadiusz Nowak</w:t>
      </w:r>
      <w:r w:rsidR="00106200" w:rsidRPr="00FA62B9">
        <w:t>, Maciej Jabłoński</w:t>
      </w:r>
    </w:p>
    <w:p w14:paraId="086EEB2B" w14:textId="26FCD7EE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B2C" w14:textId="77777777" w:rsidR="00F340B2" w:rsidRPr="00FA62B9" w:rsidRDefault="00F340B2" w:rsidP="001E16D9"/>
    <w:p w14:paraId="086EEB2D" w14:textId="49B1E6F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+5°C), kontrola systemu wodociągowego (zawory, węże, pompy). System sprawny, bez wycieków.</w:t>
      </w:r>
    </w:p>
    <w:p w14:paraId="086EEB2E" w14:textId="77777777" w:rsidR="00F340B2" w:rsidRPr="00FA62B9" w:rsidRDefault="00F340B2" w:rsidP="001E16D9"/>
    <w:p w14:paraId="086EEB2F" w14:textId="2FD0C852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Rozwinięcie fladry.</w:t>
      </w:r>
    </w:p>
    <w:p w14:paraId="086EEB30" w14:textId="77777777" w:rsidR="00F340B2" w:rsidRPr="00FA62B9" w:rsidRDefault="00F340B2" w:rsidP="001E16D9"/>
    <w:p w14:paraId="086EEB31" w14:textId="68E9DF19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B32" w14:textId="77777777" w:rsidR="00F340B2" w:rsidRPr="00FA62B9" w:rsidRDefault="00F340B2" w:rsidP="001E16D9"/>
    <w:p w14:paraId="086EEB33" w14:textId="3D4464F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B34" w14:textId="77777777" w:rsidR="00F340B2" w:rsidRPr="00FA62B9" w:rsidRDefault="00F340B2" w:rsidP="001E16D9"/>
    <w:p w14:paraId="086EEB35" w14:textId="77777777" w:rsidR="00F340B2" w:rsidRPr="00FA62B9" w:rsidRDefault="00202F43" w:rsidP="001E16D9">
      <w:r w:rsidRPr="00FA62B9">
        <w:rPr>
          <w:i/>
          <w:iCs/>
        </w:rPr>
        <w:t>Warunki meteorologiczne: temperatura min -1°C, max 11°C, średnia 5°C; brak opadów.</w:t>
      </w:r>
    </w:p>
    <w:p w14:paraId="086EEB36" w14:textId="77777777" w:rsidR="00F340B2" w:rsidRPr="00FA62B9" w:rsidRDefault="00F340B2" w:rsidP="001E16D9"/>
    <w:p w14:paraId="086EEB37" w14:textId="77777777" w:rsidR="00F340B2" w:rsidRPr="00FA62B9" w:rsidRDefault="00202F43" w:rsidP="001E16D9">
      <w:r w:rsidRPr="00FA62B9">
        <w:t>Bez zdarzeń nadzwyczajnych, dyżur zakończony bez uwag.</w:t>
      </w:r>
    </w:p>
    <w:p w14:paraId="086EEB38" w14:textId="77777777" w:rsidR="00F340B2" w:rsidRPr="00FA62B9" w:rsidRDefault="00F340B2" w:rsidP="001E16D9"/>
    <w:p w14:paraId="086EEB39" w14:textId="2104232B" w:rsidR="00F340B2" w:rsidRPr="00FA62B9" w:rsidRDefault="00B9574E" w:rsidP="001E16D9">
      <w:r w:rsidRPr="00FA62B9">
        <w:rPr>
          <w:i/>
          <w:iCs/>
        </w:rPr>
        <w:t xml:space="preserve">Dyżurny: </w:t>
      </w:r>
      <w:r w:rsidR="00C31789" w:rsidRPr="00FA62B9">
        <w:rPr>
          <w:i/>
          <w:iCs/>
        </w:rPr>
        <w:t xml:space="preserve">Maciej Jabłoński  </w:t>
      </w:r>
      <w:r w:rsidRPr="00FA62B9">
        <w:rPr>
          <w:i/>
          <w:iCs/>
        </w:rPr>
        <w:t xml:space="preserve"> </w:t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36C5ED7B" wp14:editId="62345EC0">
            <wp:extent cx="1943100" cy="469618"/>
            <wp:effectExtent l="0" t="0" r="0" b="6985"/>
            <wp:docPr id="959263938" name="Obraz 959263938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B3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30.03.2024</w:t>
      </w:r>
    </w:p>
    <w:p w14:paraId="086EEB3B" w14:textId="112C4BD3" w:rsidR="00F340B2" w:rsidRPr="00FA62B9" w:rsidRDefault="00202F43" w:rsidP="001E16D9">
      <w:r w:rsidRPr="00FA62B9">
        <w:t>___</w:t>
      </w:r>
    </w:p>
    <w:p w14:paraId="4EFEF83D" w14:textId="77777777" w:rsidR="00061E89" w:rsidRPr="00FA62B9" w:rsidRDefault="00061E89">
      <w:r w:rsidRPr="00FA62B9">
        <w:br w:type="page"/>
      </w:r>
    </w:p>
    <w:p w14:paraId="086EEB3C" w14:textId="4BF4F7B0" w:rsidR="00F340B2" w:rsidRPr="00FA62B9" w:rsidRDefault="00202F43" w:rsidP="001E16D9">
      <w:r w:rsidRPr="00FA62B9">
        <w:lastRenderedPageBreak/>
        <w:t>31 marca 2024 r., niedziela</w:t>
      </w:r>
    </w:p>
    <w:p w14:paraId="11F19605" w14:textId="7C5EDC01" w:rsidR="0018705F" w:rsidRPr="00FA62B9" w:rsidRDefault="0018705F" w:rsidP="0018705F">
      <w:r w:rsidRPr="00FA62B9">
        <w:t>Dyżurni: Arkadiusz Nowak</w:t>
      </w:r>
      <w:r w:rsidR="00106200" w:rsidRPr="00FA62B9">
        <w:t>, Maciej Jabłoński</w:t>
      </w:r>
    </w:p>
    <w:p w14:paraId="086EEB3D" w14:textId="5D3759AC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EB3E" w14:textId="77777777" w:rsidR="00F340B2" w:rsidRPr="00FA62B9" w:rsidRDefault="00F340B2" w:rsidP="001E16D9"/>
    <w:p w14:paraId="086EEB3F" w14:textId="1AF7AA2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+6°C), kontrola systemu wodociągowego (zawory, węże, pompy). System sprawny, bez wycieków.</w:t>
      </w:r>
    </w:p>
    <w:p w14:paraId="086EEB40" w14:textId="77777777" w:rsidR="00F340B2" w:rsidRPr="00FA62B9" w:rsidRDefault="00F340B2" w:rsidP="001E16D9"/>
    <w:p w14:paraId="086EEB41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B42" w14:textId="77777777" w:rsidR="00F340B2" w:rsidRPr="00FA62B9" w:rsidRDefault="00F340B2" w:rsidP="001E16D9"/>
    <w:p w14:paraId="086EEB43" w14:textId="71F1B7A5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B44" w14:textId="77777777" w:rsidR="00F340B2" w:rsidRPr="00FA62B9" w:rsidRDefault="00F340B2" w:rsidP="001E16D9"/>
    <w:p w14:paraId="086EEB45" w14:textId="122DDDE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B46" w14:textId="77777777" w:rsidR="00F340B2" w:rsidRPr="00FA62B9" w:rsidRDefault="00F340B2" w:rsidP="001E16D9"/>
    <w:p w14:paraId="086EEB47" w14:textId="77777777" w:rsidR="00F340B2" w:rsidRPr="00FA62B9" w:rsidRDefault="00202F43" w:rsidP="001E16D9">
      <w:r w:rsidRPr="00FA62B9">
        <w:rPr>
          <w:i/>
          <w:iCs/>
        </w:rPr>
        <w:t>Warunki meteorologiczne: temperatura min 0°C, max 12°C, średnia 6°C; brak opadów.</w:t>
      </w:r>
    </w:p>
    <w:p w14:paraId="086EEB48" w14:textId="77777777" w:rsidR="00F340B2" w:rsidRPr="00FA62B9" w:rsidRDefault="00F340B2" w:rsidP="001E16D9"/>
    <w:p w14:paraId="086EEB49" w14:textId="40953816" w:rsidR="00F340B2" w:rsidRPr="00FA62B9" w:rsidRDefault="008B3E42" w:rsidP="001E16D9">
      <w:r w:rsidRPr="00FA62B9">
        <w:t xml:space="preserve">Zdarzenie </w:t>
      </w:r>
      <w:r w:rsidR="00117280" w:rsidRPr="00FA62B9">
        <w:t xml:space="preserve">zgłoszone stara łania </w:t>
      </w:r>
      <w:r w:rsidR="006E0B25" w:rsidRPr="00FA62B9">
        <w:t xml:space="preserve">bardzo osłabiona siedzi cały dzień pod płotem, zgłoszenie sąsiedzkie, </w:t>
      </w:r>
      <w:r w:rsidR="004738EB" w:rsidRPr="00FA62B9">
        <w:t>łania była obserwowana cały dzień, podano jej wodę. Z biegiem czasu łania stawała się coraz słabsza</w:t>
      </w:r>
      <w:r w:rsidR="00D21597" w:rsidRPr="00FA62B9">
        <w:t xml:space="preserve"> i na interwencję wezwano weterynarz.</w:t>
      </w:r>
      <w:r w:rsidR="0097409B" w:rsidRPr="00FA62B9">
        <w:t xml:space="preserve"> Sąsiedzi wezwali również policję. Policjanci po </w:t>
      </w:r>
      <w:r w:rsidR="00B04713" w:rsidRPr="00FA62B9">
        <w:t>o</w:t>
      </w:r>
      <w:r w:rsidR="0097409B" w:rsidRPr="00FA62B9">
        <w:t xml:space="preserve">pisaniu </w:t>
      </w:r>
      <w:r w:rsidR="00B04713" w:rsidRPr="00FA62B9">
        <w:t>sprawy oddalili się jednak następnie wrócili w celu zabezpieczenia dowodów</w:t>
      </w:r>
      <w:r w:rsidR="00FC3DC2" w:rsidRPr="00FA62B9">
        <w:t>. Poprosili o wskazanie weterynarza sądowego, który mógłby zbadać przyczynę upadku łani</w:t>
      </w:r>
      <w:r w:rsidR="00D36444" w:rsidRPr="00FA62B9">
        <w:t xml:space="preserve"> w celu ewentualnego stwierdzenia czy nie doszło do zaniedbań. </w:t>
      </w:r>
      <w:r w:rsidR="00D21597" w:rsidRPr="00FA62B9">
        <w:t xml:space="preserve">W tym czasie sąsiedzi poinformowali </w:t>
      </w:r>
      <w:proofErr w:type="spellStart"/>
      <w:r w:rsidR="00D21597" w:rsidRPr="00FA62B9">
        <w:t>influenserkę</w:t>
      </w:r>
      <w:proofErr w:type="spellEnd"/>
      <w:r w:rsidR="00D21597" w:rsidRPr="00FA62B9">
        <w:t xml:space="preserve"> p Woźniak</w:t>
      </w:r>
      <w:r w:rsidR="00210993" w:rsidRPr="00FA62B9">
        <w:t xml:space="preserve"> –</w:t>
      </w:r>
      <w:r w:rsidR="00D21597" w:rsidRPr="00FA62B9">
        <w:t xml:space="preserve"> Starak</w:t>
      </w:r>
      <w:r w:rsidR="00210993" w:rsidRPr="00FA62B9">
        <w:t xml:space="preserve">. Poinformowano nas, że zaniedbania zdrowia tej łani nam nie podarują i sprawą zajmie się telewizja. Jak można sądzić TVN (afiliacja p. Starak). Łania w nocy została uśpiona i </w:t>
      </w:r>
      <w:r w:rsidR="0097409B" w:rsidRPr="00FA62B9">
        <w:t>przewieziona</w:t>
      </w:r>
      <w:r w:rsidR="00210993" w:rsidRPr="00FA62B9">
        <w:t xml:space="preserve"> do chłodni</w:t>
      </w:r>
      <w:r w:rsidR="0097409B" w:rsidRPr="00FA62B9">
        <w:t xml:space="preserve">. </w:t>
      </w:r>
    </w:p>
    <w:p w14:paraId="086EEB4A" w14:textId="77777777" w:rsidR="00F340B2" w:rsidRPr="00FA62B9" w:rsidRDefault="00F340B2" w:rsidP="001E16D9"/>
    <w:p w14:paraId="086EEB4B" w14:textId="7A75B0D0" w:rsidR="00F340B2" w:rsidRPr="00FA62B9" w:rsidRDefault="00B9574E" w:rsidP="001E16D9">
      <w:r w:rsidRPr="00FA62B9">
        <w:rPr>
          <w:i/>
          <w:iCs/>
        </w:rPr>
        <w:t xml:space="preserve">Dyżurny: </w:t>
      </w:r>
      <w:r w:rsidR="00C31789" w:rsidRPr="00FA62B9">
        <w:rPr>
          <w:i/>
          <w:iCs/>
        </w:rPr>
        <w:t>Maciej Jabłoński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100D1AB8" wp14:editId="61C6C1C2">
            <wp:extent cx="1943100" cy="469618"/>
            <wp:effectExtent l="0" t="0" r="0" b="6985"/>
            <wp:docPr id="959263937" name="Obraz 959263937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B4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31.03.2024</w:t>
      </w:r>
    </w:p>
    <w:p w14:paraId="086EEB4D" w14:textId="61826F53" w:rsidR="00F340B2" w:rsidRPr="00FA62B9" w:rsidRDefault="00202F43" w:rsidP="001E16D9">
      <w:r w:rsidRPr="00FA62B9">
        <w:t>___</w:t>
      </w:r>
    </w:p>
    <w:p w14:paraId="0A3A5AD9" w14:textId="77777777" w:rsidR="004622FF" w:rsidRPr="00FA62B9" w:rsidRDefault="004622FF">
      <w:pPr>
        <w:rPr>
          <w:sz w:val="32"/>
          <w:szCs w:val="32"/>
        </w:rPr>
      </w:pPr>
      <w:r w:rsidRPr="00FA62B9">
        <w:rPr>
          <w:sz w:val="32"/>
          <w:szCs w:val="32"/>
        </w:rPr>
        <w:br w:type="page"/>
      </w:r>
    </w:p>
    <w:p w14:paraId="086EEB4E" w14:textId="2E017D8D" w:rsidR="00F340B2" w:rsidRPr="00FA62B9" w:rsidRDefault="00202F43" w:rsidP="001E16D9">
      <w:r w:rsidRPr="00FA62B9">
        <w:rPr>
          <w:sz w:val="32"/>
          <w:szCs w:val="32"/>
        </w:rPr>
        <w:lastRenderedPageBreak/>
        <w:t>KWIECIEŃ</w:t>
      </w:r>
    </w:p>
    <w:p w14:paraId="086EEB4F" w14:textId="3FA7BFBB" w:rsidR="00F340B2" w:rsidRPr="00FA62B9" w:rsidRDefault="00202F43" w:rsidP="001E16D9">
      <w:r w:rsidRPr="00FA62B9">
        <w:t>1 kwietnia 2024 r., poniedziałek</w:t>
      </w:r>
    </w:p>
    <w:p w14:paraId="50357092" w14:textId="7C9B9BD1" w:rsidR="00C21B66" w:rsidRPr="00FA62B9" w:rsidRDefault="00C21B66" w:rsidP="00C21B66">
      <w:r w:rsidRPr="00FA62B9">
        <w:t xml:space="preserve">Dyżurni oddający: </w:t>
      </w:r>
      <w:r w:rsidR="005D350A" w:rsidRPr="00FA62B9">
        <w:t>Maciej Jabłoński</w:t>
      </w:r>
      <w:r w:rsidRPr="00FA62B9">
        <w:t xml:space="preserve"> i Arkadiusz Nowak</w:t>
      </w:r>
      <w:r w:rsidR="002962FE" w:rsidRPr="00FA62B9">
        <w:t>,</w:t>
      </w:r>
      <w:r w:rsidR="00AF262F" w:rsidRPr="00FA62B9">
        <w:t xml:space="preserve"> </w:t>
      </w:r>
    </w:p>
    <w:p w14:paraId="2D2C731F" w14:textId="61B2E188" w:rsidR="00C21B66" w:rsidRPr="00FA62B9" w:rsidRDefault="00C21B66" w:rsidP="00C21B66">
      <w:r w:rsidRPr="00FA62B9">
        <w:t xml:space="preserve">Dyżurni przyjmujący: </w:t>
      </w:r>
      <w:r w:rsidR="006F7EB7" w:rsidRPr="00FA62B9">
        <w:t>Anna Kosoń i Michał Krawiec</w:t>
      </w:r>
      <w:r w:rsidR="008E1D57" w:rsidRPr="00FA62B9">
        <w:t xml:space="preserve"> i Lucjan Świder</w:t>
      </w:r>
      <w:r w:rsidR="002962FE" w:rsidRPr="00FA62B9">
        <w:t>, Paweł Kojs</w:t>
      </w:r>
    </w:p>
    <w:p w14:paraId="086EEB50" w14:textId="5F7DA803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EB51" w14:textId="77777777" w:rsidR="00F340B2" w:rsidRPr="00FA62B9" w:rsidRDefault="00F340B2" w:rsidP="001E16D9"/>
    <w:p w14:paraId="086EEB52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B53" w14:textId="77777777" w:rsidR="00F340B2" w:rsidRPr="00FA62B9" w:rsidRDefault="00F340B2" w:rsidP="001E16D9"/>
    <w:p w14:paraId="086EEB54" w14:textId="2C4E8B94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B55" w14:textId="77777777" w:rsidR="00F340B2" w:rsidRPr="00FA62B9" w:rsidRDefault="00F340B2" w:rsidP="001E16D9"/>
    <w:p w14:paraId="086EEB56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B57" w14:textId="77777777" w:rsidR="00F340B2" w:rsidRPr="00FA62B9" w:rsidRDefault="00F340B2" w:rsidP="001E16D9"/>
    <w:p w14:paraId="086EEB58" w14:textId="08B78FF1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+10°C), kontrola systemu wodociągowego (zawory, węże, pompy). System sprawny, bez wycieków.</w:t>
      </w:r>
    </w:p>
    <w:p w14:paraId="086EEB59" w14:textId="77777777" w:rsidR="00F340B2" w:rsidRPr="00FA62B9" w:rsidRDefault="00F340B2" w:rsidP="001E16D9"/>
    <w:p w14:paraId="086EEB5A" w14:textId="44201E87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B5B" w14:textId="77777777" w:rsidR="00F340B2" w:rsidRPr="00FA62B9" w:rsidRDefault="00F340B2" w:rsidP="001E16D9"/>
    <w:p w14:paraId="086EEB5C" w14:textId="01C6E010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B5D" w14:textId="77777777" w:rsidR="00F340B2" w:rsidRPr="00FA62B9" w:rsidRDefault="00F340B2" w:rsidP="001E16D9"/>
    <w:p w14:paraId="086EEB5E" w14:textId="214591E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B5F" w14:textId="77777777" w:rsidR="00F340B2" w:rsidRPr="00FA62B9" w:rsidRDefault="00F340B2" w:rsidP="001E16D9"/>
    <w:p w14:paraId="086EEB60" w14:textId="77777777" w:rsidR="00F340B2" w:rsidRPr="00FA62B9" w:rsidRDefault="00202F43" w:rsidP="001E16D9">
      <w:r w:rsidRPr="00FA62B9">
        <w:rPr>
          <w:i/>
          <w:iCs/>
        </w:rPr>
        <w:t>Warunki meteorologiczne: temperatura min 3°C, max 17°C, średnia 10°C; brak opadów.</w:t>
      </w:r>
    </w:p>
    <w:p w14:paraId="086EEB61" w14:textId="77777777" w:rsidR="00F340B2" w:rsidRPr="00FA62B9" w:rsidRDefault="00F340B2" w:rsidP="001E16D9"/>
    <w:p w14:paraId="086EEB62" w14:textId="2C0A5EF6" w:rsidR="00F340B2" w:rsidRPr="00FA62B9" w:rsidRDefault="00202F43" w:rsidP="001E16D9">
      <w:r w:rsidRPr="00FA62B9">
        <w:t>Bez zdarzeń nadzwyczajnych, dyżur zakończony bez uwag.</w:t>
      </w:r>
      <w:r w:rsidR="00436E68" w:rsidRPr="00FA62B9">
        <w:t xml:space="preserve"> Kontynuacja sprawy uśpionej łani.</w:t>
      </w:r>
    </w:p>
    <w:p w14:paraId="086EEB63" w14:textId="77777777" w:rsidR="00F340B2" w:rsidRPr="00FA62B9" w:rsidRDefault="00F340B2" w:rsidP="001E16D9"/>
    <w:p w14:paraId="086EEB64" w14:textId="269552ED" w:rsidR="00F340B2" w:rsidRPr="00FA62B9" w:rsidRDefault="00B9574E" w:rsidP="001E16D9">
      <w:r w:rsidRPr="00FA62B9">
        <w:rPr>
          <w:i/>
          <w:iCs/>
        </w:rPr>
        <w:t>Dyżurny: Anna Kosoń</w:t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499B1308" wp14:editId="5D35F7F1">
            <wp:extent cx="1943100" cy="469618"/>
            <wp:effectExtent l="0" t="0" r="0" b="6985"/>
            <wp:docPr id="959263936" name="Obraz 959263936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B6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01.04.2024</w:t>
      </w:r>
    </w:p>
    <w:p w14:paraId="086EEB66" w14:textId="70A185EC" w:rsidR="00F340B2" w:rsidRPr="00FA62B9" w:rsidRDefault="00202F43" w:rsidP="001E16D9">
      <w:r w:rsidRPr="00FA62B9">
        <w:t>___</w:t>
      </w:r>
    </w:p>
    <w:p w14:paraId="277776EA" w14:textId="77777777" w:rsidR="00061E89" w:rsidRPr="00FA62B9" w:rsidRDefault="00061E89">
      <w:r w:rsidRPr="00FA62B9">
        <w:br w:type="page"/>
      </w:r>
    </w:p>
    <w:p w14:paraId="086EEB67" w14:textId="231A7267" w:rsidR="00F340B2" w:rsidRPr="00FA62B9" w:rsidRDefault="00202F43" w:rsidP="001E16D9">
      <w:r w:rsidRPr="00FA62B9">
        <w:lastRenderedPageBreak/>
        <w:t>2 kwietnia 2024 r., wtorek</w:t>
      </w:r>
    </w:p>
    <w:p w14:paraId="6F3535AF" w14:textId="0E9AB0DC" w:rsidR="006F7EB7" w:rsidRPr="00FA62B9" w:rsidRDefault="006F7EB7" w:rsidP="001E16D9">
      <w:r w:rsidRPr="00FA62B9">
        <w:t xml:space="preserve">Dyżurni: Anna Kosoń i Michał Krawiec </w:t>
      </w:r>
      <w:r w:rsidR="008E1D57" w:rsidRPr="00FA62B9">
        <w:t>i Lucjan Świder</w:t>
      </w:r>
      <w:r w:rsidR="002962FE" w:rsidRPr="00FA62B9">
        <w:t>, Paweł Kojs</w:t>
      </w:r>
    </w:p>
    <w:p w14:paraId="086EEB68" w14:textId="16D11C3E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B69" w14:textId="77777777" w:rsidR="00F340B2" w:rsidRPr="00FA62B9" w:rsidRDefault="00F340B2" w:rsidP="001E16D9"/>
    <w:p w14:paraId="086EEB6A" w14:textId="485CB3E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+10.5°C), kontrola systemu wodociągowego (zawory, węże, pompy). System sprawny, bez wycieków.</w:t>
      </w:r>
    </w:p>
    <w:p w14:paraId="086EEB6B" w14:textId="77777777" w:rsidR="00F340B2" w:rsidRPr="00FA62B9" w:rsidRDefault="00F340B2" w:rsidP="001E16D9"/>
    <w:p w14:paraId="086EEB6C" w14:textId="11141EF2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Rozwinięcie fladry.</w:t>
      </w:r>
    </w:p>
    <w:p w14:paraId="086EEB6D" w14:textId="77777777" w:rsidR="00F340B2" w:rsidRPr="00FA62B9" w:rsidRDefault="00F340B2" w:rsidP="001E16D9"/>
    <w:p w14:paraId="086EEB6E" w14:textId="1A2D0D6C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B6F" w14:textId="77777777" w:rsidR="00F340B2" w:rsidRPr="00FA62B9" w:rsidRDefault="00F340B2" w:rsidP="001E16D9"/>
    <w:p w14:paraId="086EEB70" w14:textId="4D435B2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B71" w14:textId="77777777" w:rsidR="00F340B2" w:rsidRPr="00FA62B9" w:rsidRDefault="00F340B2" w:rsidP="001E16D9"/>
    <w:p w14:paraId="086EEB72" w14:textId="77777777" w:rsidR="00F340B2" w:rsidRPr="00FA62B9" w:rsidRDefault="00202F43" w:rsidP="001E16D9">
      <w:r w:rsidRPr="00FA62B9">
        <w:rPr>
          <w:i/>
          <w:iCs/>
        </w:rPr>
        <w:t>Warunki meteorologiczne: temperatura min 4°C, max 17°C, średnia 10.5°C; brak opadów.</w:t>
      </w:r>
    </w:p>
    <w:p w14:paraId="086EEB73" w14:textId="77777777" w:rsidR="00F340B2" w:rsidRPr="00FA62B9" w:rsidRDefault="00F340B2" w:rsidP="001E16D9"/>
    <w:p w14:paraId="178B7F73" w14:textId="77777777" w:rsidR="00436E68" w:rsidRPr="00FA62B9" w:rsidRDefault="00202F43" w:rsidP="001E16D9">
      <w:r w:rsidRPr="00FA62B9">
        <w:t>Bez zdarzeń nadzwyczajnych, dyżur zakończony bez uwag.</w:t>
      </w:r>
      <w:r w:rsidR="00436E68" w:rsidRPr="00FA62B9">
        <w:t xml:space="preserve"> . Kontynuacja sprawy uśpionej łani.</w:t>
      </w:r>
    </w:p>
    <w:p w14:paraId="086EEB74" w14:textId="5DA52B0E" w:rsidR="00F340B2" w:rsidRPr="00FA62B9" w:rsidRDefault="00F340B2" w:rsidP="001E16D9"/>
    <w:p w14:paraId="086EEB75" w14:textId="77777777" w:rsidR="00F340B2" w:rsidRPr="00FA62B9" w:rsidRDefault="00F340B2" w:rsidP="001E16D9"/>
    <w:p w14:paraId="086EEB76" w14:textId="7F9BB3BB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B77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02.04.2024</w:t>
      </w:r>
    </w:p>
    <w:p w14:paraId="086EEB78" w14:textId="3DE57043" w:rsidR="00F340B2" w:rsidRPr="00FA62B9" w:rsidRDefault="00202F43" w:rsidP="001E16D9">
      <w:r w:rsidRPr="00FA62B9">
        <w:t>___</w:t>
      </w:r>
    </w:p>
    <w:p w14:paraId="1FA98668" w14:textId="77777777" w:rsidR="00061E89" w:rsidRPr="00FA62B9" w:rsidRDefault="00061E89">
      <w:r w:rsidRPr="00FA62B9">
        <w:br w:type="page"/>
      </w:r>
    </w:p>
    <w:p w14:paraId="086EEB79" w14:textId="500F383B" w:rsidR="00F340B2" w:rsidRPr="00FA62B9" w:rsidRDefault="00202F43" w:rsidP="001E16D9">
      <w:r w:rsidRPr="00FA62B9">
        <w:lastRenderedPageBreak/>
        <w:t>3 kwietnia 2024 r., środa</w:t>
      </w:r>
    </w:p>
    <w:p w14:paraId="5DD36E41" w14:textId="63FF1080" w:rsidR="00B52679" w:rsidRPr="00FA62B9" w:rsidRDefault="00B52679" w:rsidP="00B52679">
      <w:r w:rsidRPr="00FA62B9">
        <w:t xml:space="preserve">Dyżurni: Anna Kosoń i Michał Krawiec </w:t>
      </w:r>
      <w:r w:rsidR="008E1D57" w:rsidRPr="00FA62B9">
        <w:t>i Lucjan Świder</w:t>
      </w:r>
    </w:p>
    <w:p w14:paraId="086EEB7A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B7B" w14:textId="77777777" w:rsidR="00F340B2" w:rsidRPr="00FA62B9" w:rsidRDefault="00F340B2" w:rsidP="001E16D9"/>
    <w:p w14:paraId="086EEB7C" w14:textId="4BB8751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+11°C), kontrola systemu wodociągowego (zawory, węże, pompy). System sprawny, bez wycieków.</w:t>
      </w:r>
    </w:p>
    <w:p w14:paraId="086EEB7D" w14:textId="77777777" w:rsidR="00F340B2" w:rsidRPr="00FA62B9" w:rsidRDefault="00F340B2" w:rsidP="001E16D9"/>
    <w:p w14:paraId="086EEB7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B7F" w14:textId="77777777" w:rsidR="00F340B2" w:rsidRPr="00FA62B9" w:rsidRDefault="00F340B2" w:rsidP="001E16D9"/>
    <w:p w14:paraId="086EEB80" w14:textId="422CA076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 xml:space="preserve">. </w:t>
      </w:r>
      <w:r w:rsidR="00DF00CF" w:rsidRPr="00FA62B9">
        <w:t xml:space="preserve"> Konserwacja paśników i karmników. Drobne remonty nawierzchni dróg wewnętrznych.</w:t>
      </w:r>
    </w:p>
    <w:p w14:paraId="086EEB81" w14:textId="77777777" w:rsidR="00F340B2" w:rsidRPr="00FA62B9" w:rsidRDefault="00F340B2" w:rsidP="001E16D9"/>
    <w:p w14:paraId="086EEB82" w14:textId="1B56645F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B83" w14:textId="77777777" w:rsidR="00F340B2" w:rsidRPr="00FA62B9" w:rsidRDefault="00F340B2" w:rsidP="001E16D9"/>
    <w:p w14:paraId="086EEB84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4°C, max 18°C, średnia 11°C;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B85" w14:textId="77777777" w:rsidR="00F340B2" w:rsidRPr="00FA62B9" w:rsidRDefault="00F340B2" w:rsidP="001E16D9"/>
    <w:p w14:paraId="7BE811FB" w14:textId="77777777" w:rsidR="00436E68" w:rsidRPr="00FA62B9" w:rsidRDefault="00202F43" w:rsidP="001E16D9">
      <w:r w:rsidRPr="00FA62B9">
        <w:t>Bez zdarzeń nadzwyczajnych, dyżur zakończony bez uwag.</w:t>
      </w:r>
      <w:r w:rsidR="00436E68" w:rsidRPr="00FA62B9">
        <w:t xml:space="preserve"> . Kontynuacja sprawy uśpionej łani.</w:t>
      </w:r>
    </w:p>
    <w:p w14:paraId="086EEB86" w14:textId="1106D3E8" w:rsidR="00F340B2" w:rsidRPr="00FA62B9" w:rsidRDefault="00F340B2" w:rsidP="001E16D9"/>
    <w:p w14:paraId="086EEB87" w14:textId="77777777" w:rsidR="00F340B2" w:rsidRPr="00FA62B9" w:rsidRDefault="00F340B2" w:rsidP="001E16D9"/>
    <w:p w14:paraId="086EEB88" w14:textId="26107D07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B8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03.04.2024</w:t>
      </w:r>
    </w:p>
    <w:p w14:paraId="086EEB8A" w14:textId="4F930AC7" w:rsidR="00F340B2" w:rsidRPr="00FA62B9" w:rsidRDefault="00202F43" w:rsidP="001E16D9">
      <w:r w:rsidRPr="00FA62B9">
        <w:t>___</w:t>
      </w:r>
    </w:p>
    <w:p w14:paraId="77BE2070" w14:textId="77777777" w:rsidR="00061E89" w:rsidRPr="00FA62B9" w:rsidRDefault="00061E89">
      <w:r w:rsidRPr="00FA62B9">
        <w:br w:type="page"/>
      </w:r>
    </w:p>
    <w:p w14:paraId="086EEB8B" w14:textId="693F3FFA" w:rsidR="00F340B2" w:rsidRPr="00FA62B9" w:rsidRDefault="00202F43" w:rsidP="001E16D9">
      <w:r w:rsidRPr="00FA62B9">
        <w:lastRenderedPageBreak/>
        <w:t>4 kwietnia 2024 r., czwartek</w:t>
      </w:r>
    </w:p>
    <w:p w14:paraId="25E27F8D" w14:textId="5CE54E70" w:rsidR="00B52679" w:rsidRPr="00FA62B9" w:rsidRDefault="00B52679" w:rsidP="00B52679">
      <w:r w:rsidRPr="00FA62B9">
        <w:t xml:space="preserve">Dyżurni: Anna Kosoń i Michał Krawiec </w:t>
      </w:r>
      <w:r w:rsidR="008E1D57" w:rsidRPr="00FA62B9">
        <w:t>i Lucjan Świder</w:t>
      </w:r>
    </w:p>
    <w:p w14:paraId="086EEB8C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B8D" w14:textId="77777777" w:rsidR="00F340B2" w:rsidRPr="00FA62B9" w:rsidRDefault="00F340B2" w:rsidP="001E16D9"/>
    <w:p w14:paraId="086EEB8E" w14:textId="58BC2DB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+11.5°C), kontrola systemu wodociągowego (zawory, węże, pompy). System sprawny, bez wycieków.</w:t>
      </w:r>
    </w:p>
    <w:p w14:paraId="086EEB8F" w14:textId="77777777" w:rsidR="00F340B2" w:rsidRPr="00FA62B9" w:rsidRDefault="00F340B2" w:rsidP="001E16D9"/>
    <w:p w14:paraId="086EEB90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B91" w14:textId="77777777" w:rsidR="00F340B2" w:rsidRPr="00FA62B9" w:rsidRDefault="00F340B2" w:rsidP="001E16D9"/>
    <w:p w14:paraId="086EEB92" w14:textId="419F3BB3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 xml:space="preserve">. </w:t>
      </w:r>
      <w:r w:rsidR="00DF00CF" w:rsidRPr="00FA62B9">
        <w:t xml:space="preserve"> Konserwacja paśników i karmników. Drobne remonty nawierzchni dróg wewnętrznych.</w:t>
      </w:r>
    </w:p>
    <w:p w14:paraId="086EEB93" w14:textId="77777777" w:rsidR="00F340B2" w:rsidRPr="00FA62B9" w:rsidRDefault="00F340B2" w:rsidP="001E16D9"/>
    <w:p w14:paraId="086EEB94" w14:textId="51CA084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B95" w14:textId="77777777" w:rsidR="00F340B2" w:rsidRPr="00FA62B9" w:rsidRDefault="00F340B2" w:rsidP="001E16D9"/>
    <w:p w14:paraId="086EEB96" w14:textId="77777777" w:rsidR="00F340B2" w:rsidRPr="00FA62B9" w:rsidRDefault="00202F43" w:rsidP="001E16D9">
      <w:r w:rsidRPr="00FA62B9">
        <w:rPr>
          <w:i/>
          <w:iCs/>
        </w:rPr>
        <w:t>Warunki meteorologiczne: temperatura min 5°C, max 18°C, średnia 11.5°C; brak opadów.</w:t>
      </w:r>
    </w:p>
    <w:p w14:paraId="086EEB97" w14:textId="77777777" w:rsidR="00F340B2" w:rsidRPr="00FA62B9" w:rsidRDefault="00F340B2" w:rsidP="001E16D9"/>
    <w:p w14:paraId="49DAAC9F" w14:textId="2B30A65A" w:rsidR="008014FC" w:rsidRPr="00FA62B9" w:rsidRDefault="00202F43" w:rsidP="001E16D9">
      <w:r w:rsidRPr="00FA62B9">
        <w:t>Bez zdarzeń nadzwyczajnych, dyżur zakończony bez uwag.</w:t>
      </w:r>
      <w:r w:rsidR="008014FC" w:rsidRPr="00FA62B9">
        <w:t xml:space="preserve"> . Kontynuacja sprawy uśpionej łani.</w:t>
      </w:r>
    </w:p>
    <w:p w14:paraId="086EEB98" w14:textId="651D2C12" w:rsidR="00F340B2" w:rsidRPr="00FA62B9" w:rsidRDefault="00F340B2" w:rsidP="001E16D9"/>
    <w:p w14:paraId="086EEB99" w14:textId="77777777" w:rsidR="00F340B2" w:rsidRPr="00FA62B9" w:rsidRDefault="00F340B2" w:rsidP="001E16D9"/>
    <w:p w14:paraId="086EEB9A" w14:textId="571141D8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B9B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04.04.2024</w:t>
      </w:r>
    </w:p>
    <w:p w14:paraId="086EEB9C" w14:textId="495C2980" w:rsidR="00F340B2" w:rsidRPr="00FA62B9" w:rsidRDefault="00202F43" w:rsidP="001E16D9">
      <w:r w:rsidRPr="00FA62B9">
        <w:t>___</w:t>
      </w:r>
    </w:p>
    <w:p w14:paraId="75F1D893" w14:textId="77777777" w:rsidR="00061E89" w:rsidRPr="00FA62B9" w:rsidRDefault="00061E89">
      <w:r w:rsidRPr="00FA62B9">
        <w:br w:type="page"/>
      </w:r>
    </w:p>
    <w:p w14:paraId="086EEB9D" w14:textId="6BA67DB6" w:rsidR="00F340B2" w:rsidRPr="00FA62B9" w:rsidRDefault="00202F43" w:rsidP="001E16D9">
      <w:r w:rsidRPr="00FA62B9">
        <w:lastRenderedPageBreak/>
        <w:t>5 kwietnia 2024 r., piątek</w:t>
      </w:r>
    </w:p>
    <w:p w14:paraId="547C9A1C" w14:textId="63916BE6" w:rsidR="000035F9" w:rsidRPr="00FA62B9" w:rsidRDefault="000035F9" w:rsidP="000035F9">
      <w:r w:rsidRPr="00FA62B9">
        <w:t>Dyżurni oddający: Anna Kosoń i Michał Krawiec</w:t>
      </w:r>
      <w:r w:rsidR="008E1D57" w:rsidRPr="00FA62B9">
        <w:t xml:space="preserve"> i Lucjan Świder</w:t>
      </w:r>
    </w:p>
    <w:p w14:paraId="1956AE66" w14:textId="77777777" w:rsidR="003073DC" w:rsidRPr="00FA62B9" w:rsidRDefault="003073DC" w:rsidP="003073DC">
      <w:r w:rsidRPr="00FA62B9">
        <w:t>Dyżurni: Paweł Kojs i Arkadiusz Nowak</w:t>
      </w:r>
    </w:p>
    <w:p w14:paraId="086EEB9E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B9F" w14:textId="77777777" w:rsidR="00F340B2" w:rsidRPr="00FA62B9" w:rsidRDefault="00F340B2" w:rsidP="001E16D9"/>
    <w:p w14:paraId="086EEBA0" w14:textId="0B4282D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+11°C), kontrola systemu wodociągowego (zawory, węże, pompy). System sprawny, bez wycieków.</w:t>
      </w:r>
    </w:p>
    <w:p w14:paraId="086EEBA1" w14:textId="77777777" w:rsidR="00F340B2" w:rsidRPr="00FA62B9" w:rsidRDefault="00F340B2" w:rsidP="001E16D9"/>
    <w:p w14:paraId="086EEBA2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BA3" w14:textId="77777777" w:rsidR="00F340B2" w:rsidRPr="00FA62B9" w:rsidRDefault="00F340B2" w:rsidP="001E16D9"/>
    <w:p w14:paraId="086EEBA4" w14:textId="28AFBCBC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BA5" w14:textId="77777777" w:rsidR="00F340B2" w:rsidRPr="00FA62B9" w:rsidRDefault="00F340B2" w:rsidP="001E16D9"/>
    <w:p w14:paraId="086EEBA6" w14:textId="5CF6A9D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BA7" w14:textId="77777777" w:rsidR="00F340B2" w:rsidRPr="00FA62B9" w:rsidRDefault="00F340B2" w:rsidP="001E16D9"/>
    <w:p w14:paraId="086EEBA8" w14:textId="77777777" w:rsidR="00F340B2" w:rsidRPr="00FA62B9" w:rsidRDefault="00202F43" w:rsidP="001E16D9">
      <w:r w:rsidRPr="00FA62B9">
        <w:t>Czynności tygodniowe: Przegląd sprzętu po zimie. Kontrola stanu ogrodzeń po okresie zimowym. Przygotowanie pastwisk do sezonu.</w:t>
      </w:r>
    </w:p>
    <w:p w14:paraId="086EEBA9" w14:textId="77777777" w:rsidR="00F340B2" w:rsidRPr="00FA62B9" w:rsidRDefault="00F340B2" w:rsidP="001E16D9"/>
    <w:p w14:paraId="086EEBAA" w14:textId="0122D73B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EBAB" w14:textId="77777777" w:rsidR="00F340B2" w:rsidRPr="00FA62B9" w:rsidRDefault="00F340B2" w:rsidP="001E16D9"/>
    <w:p w14:paraId="086EEBAC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5°C, max 17°C, średnia 11°C;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BAD" w14:textId="77777777" w:rsidR="00F340B2" w:rsidRPr="00FA62B9" w:rsidRDefault="00F340B2" w:rsidP="001E16D9"/>
    <w:p w14:paraId="086EEBAE" w14:textId="77777777" w:rsidR="00F340B2" w:rsidRPr="00FA62B9" w:rsidRDefault="00202F43" w:rsidP="001E16D9">
      <w:r w:rsidRPr="00FA62B9">
        <w:t>Bez zdarzeń nadzwyczajnych, dyżur zakończony bez uwag.</w:t>
      </w:r>
    </w:p>
    <w:p w14:paraId="086EEBAF" w14:textId="77777777" w:rsidR="00F340B2" w:rsidRPr="00FA62B9" w:rsidRDefault="00F340B2" w:rsidP="001E16D9"/>
    <w:p w14:paraId="086EEBB0" w14:textId="11A388FD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4622FF" w:rsidRPr="00FA62B9">
        <w:rPr>
          <w:noProof/>
        </w:rPr>
        <w:drawing>
          <wp:inline distT="0" distB="0" distL="0" distR="0" wp14:anchorId="75A80CE2" wp14:editId="4B03271F">
            <wp:extent cx="1095375" cy="565454"/>
            <wp:effectExtent l="0" t="0" r="0" b="6350"/>
            <wp:docPr id="681833579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49CB12DF" wp14:editId="0E9FE15D">
            <wp:extent cx="1943100" cy="469618"/>
            <wp:effectExtent l="0" t="0" r="0" b="6985"/>
            <wp:docPr id="63" name="Obraz 63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BB1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05.04.2024</w:t>
      </w:r>
    </w:p>
    <w:p w14:paraId="086EEBB2" w14:textId="095B65E7" w:rsidR="00F340B2" w:rsidRPr="00FA62B9" w:rsidRDefault="00202F43" w:rsidP="001E16D9">
      <w:r w:rsidRPr="00FA62B9">
        <w:t>___</w:t>
      </w:r>
    </w:p>
    <w:p w14:paraId="33B1C551" w14:textId="77777777" w:rsidR="00061E89" w:rsidRPr="00FA62B9" w:rsidRDefault="00061E89">
      <w:r w:rsidRPr="00FA62B9">
        <w:br w:type="page"/>
      </w:r>
    </w:p>
    <w:p w14:paraId="086EEBB3" w14:textId="2F04A26B" w:rsidR="00F340B2" w:rsidRPr="00FA62B9" w:rsidRDefault="00202F43" w:rsidP="001E16D9">
      <w:r w:rsidRPr="00FA62B9">
        <w:lastRenderedPageBreak/>
        <w:t>6 kwietnia 2024 r., sobota</w:t>
      </w:r>
    </w:p>
    <w:p w14:paraId="510A5F26" w14:textId="77777777" w:rsidR="003073DC" w:rsidRPr="00FA62B9" w:rsidRDefault="003073DC" w:rsidP="003073DC">
      <w:r w:rsidRPr="00FA62B9">
        <w:t>Dyżurni: Paweł Kojs i Arkadiusz Nowak</w:t>
      </w:r>
    </w:p>
    <w:p w14:paraId="086EEBB4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BB5" w14:textId="77777777" w:rsidR="00F340B2" w:rsidRPr="00FA62B9" w:rsidRDefault="00F340B2" w:rsidP="001E16D9"/>
    <w:p w14:paraId="086EEBB6" w14:textId="29C7221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+11.5°C), kontrola systemu wodociągowego (zawory, węże, pompy). System sprawny, bez wycieków.</w:t>
      </w:r>
    </w:p>
    <w:p w14:paraId="086EEBB7" w14:textId="77777777" w:rsidR="00F340B2" w:rsidRPr="00FA62B9" w:rsidRDefault="00F340B2" w:rsidP="001E16D9"/>
    <w:p w14:paraId="086EEBB8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BB9" w14:textId="77777777" w:rsidR="00F340B2" w:rsidRPr="00FA62B9" w:rsidRDefault="00F340B2" w:rsidP="001E16D9"/>
    <w:p w14:paraId="086EEBBA" w14:textId="681E9629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BBB" w14:textId="77777777" w:rsidR="00F340B2" w:rsidRPr="00FA62B9" w:rsidRDefault="00F340B2" w:rsidP="001E16D9"/>
    <w:p w14:paraId="086EEBBC" w14:textId="63CF28A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BBD" w14:textId="77777777" w:rsidR="00F340B2" w:rsidRPr="00FA62B9" w:rsidRDefault="00F340B2" w:rsidP="001E16D9"/>
    <w:p w14:paraId="086EEBBE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6°C, max 17°C, średnia 11.5°C; opady deszczu 3.0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BBF" w14:textId="77777777" w:rsidR="00F340B2" w:rsidRPr="00FA62B9" w:rsidRDefault="00F340B2" w:rsidP="001E16D9"/>
    <w:p w14:paraId="086EEBC0" w14:textId="77777777" w:rsidR="00F340B2" w:rsidRPr="00FA62B9" w:rsidRDefault="00202F43" w:rsidP="001E16D9">
      <w:r w:rsidRPr="00FA62B9">
        <w:t>Bez zdarzeń nadzwyczajnych, dyżur zakończony bez uwag.</w:t>
      </w:r>
    </w:p>
    <w:p w14:paraId="086EEBC1" w14:textId="77777777" w:rsidR="00F340B2" w:rsidRPr="00FA62B9" w:rsidRDefault="00F340B2" w:rsidP="001E16D9"/>
    <w:p w14:paraId="086EEBC2" w14:textId="19500329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E69DA" w:rsidRPr="00FA62B9">
        <w:rPr>
          <w:noProof/>
        </w:rPr>
        <w:drawing>
          <wp:inline distT="0" distB="0" distL="0" distR="0" wp14:anchorId="7A4DF047" wp14:editId="1B07BE6B">
            <wp:extent cx="1095375" cy="565454"/>
            <wp:effectExtent l="0" t="0" r="0" b="6350"/>
            <wp:docPr id="587897058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2D95FC09" wp14:editId="6DF2AB53">
            <wp:extent cx="1943100" cy="469618"/>
            <wp:effectExtent l="0" t="0" r="0" b="6985"/>
            <wp:docPr id="62" name="Obraz 62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BC3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06.04.2024</w:t>
      </w:r>
    </w:p>
    <w:p w14:paraId="086EEBC4" w14:textId="67BB1B0E" w:rsidR="00F340B2" w:rsidRPr="00FA62B9" w:rsidRDefault="00202F43" w:rsidP="001E16D9">
      <w:r w:rsidRPr="00FA62B9">
        <w:t>___</w:t>
      </w:r>
    </w:p>
    <w:p w14:paraId="6B83E7FE" w14:textId="77777777" w:rsidR="00061E89" w:rsidRPr="00FA62B9" w:rsidRDefault="00061E89">
      <w:r w:rsidRPr="00FA62B9">
        <w:br w:type="page"/>
      </w:r>
    </w:p>
    <w:p w14:paraId="086EEBC5" w14:textId="70DBC1BA" w:rsidR="00F340B2" w:rsidRPr="00FA62B9" w:rsidRDefault="00202F43" w:rsidP="001E16D9">
      <w:r w:rsidRPr="00FA62B9">
        <w:lastRenderedPageBreak/>
        <w:t>7 kwietnia 2024 r., niedziela</w:t>
      </w:r>
    </w:p>
    <w:p w14:paraId="7C7C5AA1" w14:textId="77777777" w:rsidR="003122B0" w:rsidRPr="00FA62B9" w:rsidRDefault="003122B0" w:rsidP="003122B0">
      <w:r w:rsidRPr="00FA62B9">
        <w:t>Dyżurni: Paweł Kojs i Arkadiusz Nowak</w:t>
      </w:r>
    </w:p>
    <w:p w14:paraId="086EEBC6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BC7" w14:textId="77777777" w:rsidR="00F340B2" w:rsidRPr="00FA62B9" w:rsidRDefault="00F340B2" w:rsidP="001E16D9"/>
    <w:p w14:paraId="086EEBC8" w14:textId="31841F2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+11°C), kontrola systemu wodociągowego (zawory, węże, pompy). System sprawny, bez wycieków.</w:t>
      </w:r>
    </w:p>
    <w:p w14:paraId="086EEBC9" w14:textId="77777777" w:rsidR="00F340B2" w:rsidRPr="00FA62B9" w:rsidRDefault="00F340B2" w:rsidP="001E16D9"/>
    <w:p w14:paraId="086EEBCA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BCB" w14:textId="77777777" w:rsidR="00F340B2" w:rsidRPr="00FA62B9" w:rsidRDefault="00F340B2" w:rsidP="001E16D9"/>
    <w:p w14:paraId="086EEBCC" w14:textId="3D4CAD76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BCD" w14:textId="77777777" w:rsidR="00F340B2" w:rsidRPr="00FA62B9" w:rsidRDefault="00F340B2" w:rsidP="001E16D9"/>
    <w:p w14:paraId="086EEBCE" w14:textId="217295E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BCF" w14:textId="77777777" w:rsidR="00F340B2" w:rsidRPr="00FA62B9" w:rsidRDefault="00F340B2" w:rsidP="001E16D9"/>
    <w:p w14:paraId="086EEBD0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6°C, max 16°C, średnia 11°C; opady deszczu 6.0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BD1" w14:textId="77777777" w:rsidR="00F340B2" w:rsidRPr="00FA62B9" w:rsidRDefault="00F340B2" w:rsidP="001E16D9"/>
    <w:p w14:paraId="086EEBD2" w14:textId="77777777" w:rsidR="00F340B2" w:rsidRPr="00FA62B9" w:rsidRDefault="00202F43" w:rsidP="001E16D9">
      <w:r w:rsidRPr="00FA62B9">
        <w:t>Bez zdarzeń nadzwyczajnych, dyżur zakończony bez uwag.</w:t>
      </w:r>
    </w:p>
    <w:p w14:paraId="086EEBD3" w14:textId="77777777" w:rsidR="00F340B2" w:rsidRPr="00FA62B9" w:rsidRDefault="00F340B2" w:rsidP="001E16D9"/>
    <w:p w14:paraId="086EEBD4" w14:textId="1B60D2F9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E69DA" w:rsidRPr="00FA62B9">
        <w:rPr>
          <w:noProof/>
        </w:rPr>
        <w:drawing>
          <wp:inline distT="0" distB="0" distL="0" distR="0" wp14:anchorId="0EA8B64A" wp14:editId="7965FED5">
            <wp:extent cx="1095375" cy="565454"/>
            <wp:effectExtent l="0" t="0" r="0" b="6350"/>
            <wp:docPr id="1336517094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6C8A60BD" wp14:editId="13AE1B0A">
            <wp:extent cx="1943100" cy="469618"/>
            <wp:effectExtent l="0" t="0" r="0" b="6985"/>
            <wp:docPr id="61" name="Obraz 61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BD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07.04.2024</w:t>
      </w:r>
    </w:p>
    <w:p w14:paraId="086EEBD6" w14:textId="6E136F4B" w:rsidR="00F340B2" w:rsidRPr="00FA62B9" w:rsidRDefault="00202F43" w:rsidP="001E16D9">
      <w:r w:rsidRPr="00FA62B9">
        <w:t>___</w:t>
      </w:r>
    </w:p>
    <w:p w14:paraId="29254818" w14:textId="77777777" w:rsidR="00061E89" w:rsidRPr="00FA62B9" w:rsidRDefault="00061E89">
      <w:r w:rsidRPr="00FA62B9">
        <w:br w:type="page"/>
      </w:r>
    </w:p>
    <w:p w14:paraId="086EEBD7" w14:textId="2C15D711" w:rsidR="00F340B2" w:rsidRPr="00FA62B9" w:rsidRDefault="00202F43" w:rsidP="001E16D9">
      <w:r w:rsidRPr="00FA62B9">
        <w:lastRenderedPageBreak/>
        <w:t>8 kwietnia 2024 r., poniedziałek</w:t>
      </w:r>
    </w:p>
    <w:p w14:paraId="1E54A1FB" w14:textId="78B58DDE" w:rsidR="00C21B66" w:rsidRPr="00FA62B9" w:rsidRDefault="00C21B66" w:rsidP="00C21B66">
      <w:r w:rsidRPr="00FA62B9">
        <w:t>Dyżurni oddający: Paweł Kojs i Arkadiusz Nowak</w:t>
      </w:r>
      <w:r w:rsidR="00AF262F" w:rsidRPr="00FA62B9">
        <w:t xml:space="preserve">, </w:t>
      </w:r>
    </w:p>
    <w:p w14:paraId="0F3B24D3" w14:textId="1EE8BBFE" w:rsidR="00A41A1D" w:rsidRPr="00FA62B9" w:rsidRDefault="00C21B66" w:rsidP="00A41A1D">
      <w:r w:rsidRPr="00FA62B9">
        <w:t>Dyżurni przyjmujący</w:t>
      </w:r>
      <w:r w:rsidR="00A41A1D" w:rsidRPr="00FA62B9">
        <w:t xml:space="preserve">: Anna Kosoń i Michał Krawiec </w:t>
      </w:r>
      <w:r w:rsidR="008E1D57" w:rsidRPr="00FA62B9">
        <w:t>i Lucjan Świder</w:t>
      </w:r>
    </w:p>
    <w:p w14:paraId="2FD6E317" w14:textId="6B006753" w:rsidR="00C21B66" w:rsidRPr="00FA62B9" w:rsidRDefault="00C21B66" w:rsidP="00C21B66"/>
    <w:p w14:paraId="086EEBD8" w14:textId="7D72356D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EBD9" w14:textId="77777777" w:rsidR="00F340B2" w:rsidRPr="00FA62B9" w:rsidRDefault="00F340B2" w:rsidP="001E16D9"/>
    <w:p w14:paraId="086EEBDA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BDB" w14:textId="77777777" w:rsidR="00F340B2" w:rsidRPr="00FA62B9" w:rsidRDefault="00F340B2" w:rsidP="001E16D9"/>
    <w:p w14:paraId="086EEBDC" w14:textId="25937596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BDD" w14:textId="77777777" w:rsidR="00F340B2" w:rsidRPr="00FA62B9" w:rsidRDefault="00F340B2" w:rsidP="001E16D9"/>
    <w:p w14:paraId="086EEBDE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BDF" w14:textId="77777777" w:rsidR="00F340B2" w:rsidRPr="00FA62B9" w:rsidRDefault="00F340B2" w:rsidP="001E16D9"/>
    <w:p w14:paraId="086EEBE0" w14:textId="381EA6EF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+11°C), kontrola systemu wodociągowego (zawory, węże, pompy). System sprawny, bez wycieków.</w:t>
      </w:r>
    </w:p>
    <w:p w14:paraId="086EEBE1" w14:textId="77777777" w:rsidR="00F340B2" w:rsidRPr="00FA62B9" w:rsidRDefault="00F340B2" w:rsidP="001E16D9"/>
    <w:p w14:paraId="086EEBE2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BE3" w14:textId="77777777" w:rsidR="00F340B2" w:rsidRPr="00FA62B9" w:rsidRDefault="00F340B2" w:rsidP="001E16D9"/>
    <w:p w14:paraId="086EEBE4" w14:textId="28BFB97F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BE5" w14:textId="77777777" w:rsidR="00F340B2" w:rsidRPr="00FA62B9" w:rsidRDefault="00F340B2" w:rsidP="001E16D9"/>
    <w:p w14:paraId="086EEBE6" w14:textId="73CC3EDF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BE7" w14:textId="77777777" w:rsidR="00F340B2" w:rsidRPr="00FA62B9" w:rsidRDefault="00F340B2" w:rsidP="001E16D9"/>
    <w:p w14:paraId="086EEBE8" w14:textId="77777777" w:rsidR="00F340B2" w:rsidRPr="00FA62B9" w:rsidRDefault="00202F43" w:rsidP="001E16D9">
      <w:r w:rsidRPr="00FA62B9">
        <w:rPr>
          <w:i/>
          <w:iCs/>
        </w:rPr>
        <w:t>Warunki meteorologiczne: temperatura min 6°C, max 16°C, średnia 11°C; brak opadów.</w:t>
      </w:r>
    </w:p>
    <w:p w14:paraId="086EEBE9" w14:textId="77777777" w:rsidR="00F340B2" w:rsidRPr="00FA62B9" w:rsidRDefault="00F340B2" w:rsidP="001E16D9"/>
    <w:p w14:paraId="086EEBEA" w14:textId="77777777" w:rsidR="00F340B2" w:rsidRPr="00FA62B9" w:rsidRDefault="00202F43" w:rsidP="001E16D9">
      <w:r w:rsidRPr="00FA62B9">
        <w:t>Bez zdarzeń nadzwyczajnych, dyżur zakończony bez uwag.</w:t>
      </w:r>
    </w:p>
    <w:p w14:paraId="086EEBEB" w14:textId="77777777" w:rsidR="00F340B2" w:rsidRPr="00FA62B9" w:rsidRDefault="00F340B2" w:rsidP="001E16D9"/>
    <w:p w14:paraId="086EEBEC" w14:textId="146C9284" w:rsidR="00F340B2" w:rsidRPr="00FA62B9" w:rsidRDefault="00B9574E" w:rsidP="001E16D9">
      <w:r w:rsidRPr="00FA62B9">
        <w:rPr>
          <w:i/>
          <w:iCs/>
        </w:rPr>
        <w:t>Dyżurny: Anna Kosoń</w:t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243D9ADC" wp14:editId="6A6AB9A5">
            <wp:extent cx="1943100" cy="469618"/>
            <wp:effectExtent l="0" t="0" r="0" b="6985"/>
            <wp:docPr id="60" name="Obraz 60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BED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08.04.2024</w:t>
      </w:r>
    </w:p>
    <w:p w14:paraId="086EEBEE" w14:textId="69F788B0" w:rsidR="00F340B2" w:rsidRPr="00FA62B9" w:rsidRDefault="00202F43" w:rsidP="001E16D9">
      <w:r w:rsidRPr="00FA62B9">
        <w:t>___</w:t>
      </w:r>
    </w:p>
    <w:p w14:paraId="7F463A38" w14:textId="77777777" w:rsidR="00061E89" w:rsidRPr="00FA62B9" w:rsidRDefault="00061E89">
      <w:r w:rsidRPr="00FA62B9">
        <w:br w:type="page"/>
      </w:r>
    </w:p>
    <w:p w14:paraId="086EEBEF" w14:textId="15874D5A" w:rsidR="00F340B2" w:rsidRPr="00FA62B9" w:rsidRDefault="00202F43" w:rsidP="001E16D9">
      <w:r w:rsidRPr="00FA62B9">
        <w:lastRenderedPageBreak/>
        <w:t>9 kwietnia 2024 r., wtorek</w:t>
      </w:r>
    </w:p>
    <w:p w14:paraId="10258C78" w14:textId="64B22EA1" w:rsidR="00A41A1D" w:rsidRPr="00FA62B9" w:rsidRDefault="00A41A1D" w:rsidP="00A41A1D">
      <w:r w:rsidRPr="00FA62B9">
        <w:t xml:space="preserve">Dyżurni: Anna Kosoń i Michał Krawiec </w:t>
      </w:r>
      <w:r w:rsidR="008E1D57" w:rsidRPr="00FA62B9">
        <w:t>i Lucjan Świder</w:t>
      </w:r>
    </w:p>
    <w:p w14:paraId="086EEBF0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BF1" w14:textId="77777777" w:rsidR="00F340B2" w:rsidRPr="00FA62B9" w:rsidRDefault="00F340B2" w:rsidP="001E16D9"/>
    <w:p w14:paraId="086EEBF2" w14:textId="3D30402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+10.5°C), kontrola systemu wodociągowego (zawory, węże, pompy). System sprawny, bez wycieków.</w:t>
      </w:r>
    </w:p>
    <w:p w14:paraId="086EEBF3" w14:textId="77777777" w:rsidR="00F340B2" w:rsidRPr="00FA62B9" w:rsidRDefault="00F340B2" w:rsidP="001E16D9"/>
    <w:p w14:paraId="1A4F3F3C" w14:textId="77777777" w:rsidR="006821A7" w:rsidRPr="00FA62B9" w:rsidRDefault="00B0027F" w:rsidP="001E16D9">
      <w:r w:rsidRPr="00FA62B9">
        <w:t xml:space="preserve">Sprzedaż 10 danieli Karolowi Chmielowskiemu. </w:t>
      </w:r>
      <w:r w:rsidR="006821A7" w:rsidRPr="00FA62B9">
        <w:t xml:space="preserve">Odłowienie i zakolczykowanie oraz załadowanie na przyczepę. </w:t>
      </w:r>
    </w:p>
    <w:p w14:paraId="086EEBF4" w14:textId="1C6E1A9D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 xml:space="preserve">Wykonanie drobnych napraw, usuniecie podkopów lisów i borsuków. </w:t>
      </w:r>
    </w:p>
    <w:p w14:paraId="086EEBF5" w14:textId="77777777" w:rsidR="00F340B2" w:rsidRPr="00FA62B9" w:rsidRDefault="00F340B2" w:rsidP="001E16D9"/>
    <w:p w14:paraId="086EEBF6" w14:textId="0D6DF8CA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BF7" w14:textId="77777777" w:rsidR="00F340B2" w:rsidRPr="00FA62B9" w:rsidRDefault="00F340B2" w:rsidP="001E16D9"/>
    <w:p w14:paraId="086EEBF8" w14:textId="52EE7FA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BF9" w14:textId="77777777" w:rsidR="00F340B2" w:rsidRPr="00FA62B9" w:rsidRDefault="00F340B2" w:rsidP="001E16D9"/>
    <w:p w14:paraId="086EEBFA" w14:textId="77777777" w:rsidR="00F340B2" w:rsidRPr="00FA62B9" w:rsidRDefault="00202F43" w:rsidP="001E16D9">
      <w:r w:rsidRPr="00FA62B9">
        <w:rPr>
          <w:i/>
          <w:iCs/>
        </w:rPr>
        <w:t>Warunki meteorologiczne: temperatura min 6°C, max 15°C, średnia 10.5°C; brak opadów.</w:t>
      </w:r>
    </w:p>
    <w:p w14:paraId="086EEBFB" w14:textId="77777777" w:rsidR="00F340B2" w:rsidRPr="00FA62B9" w:rsidRDefault="00F340B2" w:rsidP="001E16D9"/>
    <w:p w14:paraId="086EEBFC" w14:textId="77777777" w:rsidR="00F340B2" w:rsidRPr="00FA62B9" w:rsidRDefault="00202F43" w:rsidP="001E16D9">
      <w:r w:rsidRPr="00FA62B9">
        <w:t>Bez zdarzeń nadzwyczajnych, dyżur zakończony bez uwag.</w:t>
      </w:r>
    </w:p>
    <w:p w14:paraId="086EEBFD" w14:textId="77777777" w:rsidR="00F340B2" w:rsidRPr="00FA62B9" w:rsidRDefault="00F340B2" w:rsidP="001E16D9"/>
    <w:p w14:paraId="086EEBFE" w14:textId="5843B93A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BFF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09.04.2024</w:t>
      </w:r>
    </w:p>
    <w:p w14:paraId="086EEC00" w14:textId="7BEEF4E5" w:rsidR="00F340B2" w:rsidRPr="00FA62B9" w:rsidRDefault="00202F43" w:rsidP="001E16D9">
      <w:r w:rsidRPr="00FA62B9">
        <w:t>___</w:t>
      </w:r>
    </w:p>
    <w:p w14:paraId="7CA225F3" w14:textId="77777777" w:rsidR="00061E89" w:rsidRPr="00FA62B9" w:rsidRDefault="00061E89">
      <w:r w:rsidRPr="00FA62B9">
        <w:br w:type="page"/>
      </w:r>
    </w:p>
    <w:p w14:paraId="086EEC01" w14:textId="49727272" w:rsidR="00F340B2" w:rsidRPr="00FA62B9" w:rsidRDefault="00202F43" w:rsidP="001E16D9">
      <w:r w:rsidRPr="00FA62B9">
        <w:lastRenderedPageBreak/>
        <w:t>10 kwietnia 2024 r., środa</w:t>
      </w:r>
    </w:p>
    <w:p w14:paraId="5BC411B2" w14:textId="6180D00B" w:rsidR="00A41A1D" w:rsidRPr="00FA62B9" w:rsidRDefault="00A41A1D" w:rsidP="00A41A1D">
      <w:r w:rsidRPr="00FA62B9">
        <w:t xml:space="preserve">Dyżurni: Anna Kosoń i Michał Krawiec </w:t>
      </w:r>
      <w:r w:rsidR="008E1D57" w:rsidRPr="00FA62B9">
        <w:t>i Lucjan Świder</w:t>
      </w:r>
    </w:p>
    <w:p w14:paraId="086EEC02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C03" w14:textId="77777777" w:rsidR="00F340B2" w:rsidRPr="00FA62B9" w:rsidRDefault="00F340B2" w:rsidP="001E16D9"/>
    <w:p w14:paraId="086EEC04" w14:textId="0F3559E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+10°C), kontrola systemu wodociągowego (zawory, węże, pompy). System sprawny, bez wycieków.</w:t>
      </w:r>
    </w:p>
    <w:p w14:paraId="086EEC05" w14:textId="77777777" w:rsidR="00F340B2" w:rsidRPr="00FA62B9" w:rsidRDefault="00F340B2" w:rsidP="001E16D9"/>
    <w:p w14:paraId="086EEC06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C07" w14:textId="77777777" w:rsidR="00F340B2" w:rsidRPr="00FA62B9" w:rsidRDefault="00F340B2" w:rsidP="001E16D9"/>
    <w:p w14:paraId="086EEC08" w14:textId="763238D4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C09" w14:textId="77777777" w:rsidR="00F340B2" w:rsidRPr="00FA62B9" w:rsidRDefault="00F340B2" w:rsidP="001E16D9"/>
    <w:p w14:paraId="086EEC0A" w14:textId="7EAA9CAF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C0B" w14:textId="77777777" w:rsidR="00F340B2" w:rsidRPr="00FA62B9" w:rsidRDefault="00F340B2" w:rsidP="001E16D9"/>
    <w:p w14:paraId="086EEC0C" w14:textId="77777777" w:rsidR="00F340B2" w:rsidRPr="00FA62B9" w:rsidRDefault="00202F43" w:rsidP="001E16D9">
      <w:r w:rsidRPr="00FA62B9">
        <w:rPr>
          <w:i/>
          <w:iCs/>
        </w:rPr>
        <w:t>Warunki meteorologiczne: temperatura min 6°C, max 14°C, średnia 10°C; brak opadów.</w:t>
      </w:r>
    </w:p>
    <w:p w14:paraId="086EEC0D" w14:textId="77777777" w:rsidR="00F340B2" w:rsidRPr="00FA62B9" w:rsidRDefault="00F340B2" w:rsidP="001E16D9"/>
    <w:p w14:paraId="086EEC0E" w14:textId="77777777" w:rsidR="00F340B2" w:rsidRPr="00FA62B9" w:rsidRDefault="00202F43" w:rsidP="001E16D9">
      <w:r w:rsidRPr="00FA62B9">
        <w:t>Bez zdarzeń nadzwyczajnych, dyżur zakończony bez uwag.</w:t>
      </w:r>
    </w:p>
    <w:p w14:paraId="086EEC0F" w14:textId="77777777" w:rsidR="00F340B2" w:rsidRPr="00FA62B9" w:rsidRDefault="00F340B2" w:rsidP="001E16D9"/>
    <w:p w14:paraId="086EEC10" w14:textId="1935EBF5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C11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10.04.2024</w:t>
      </w:r>
    </w:p>
    <w:p w14:paraId="086EEC12" w14:textId="40138BD2" w:rsidR="00F340B2" w:rsidRPr="00FA62B9" w:rsidRDefault="00202F43" w:rsidP="001E16D9">
      <w:r w:rsidRPr="00FA62B9">
        <w:t>___</w:t>
      </w:r>
    </w:p>
    <w:p w14:paraId="43FD8353" w14:textId="77777777" w:rsidR="00061E89" w:rsidRPr="00FA62B9" w:rsidRDefault="00061E89">
      <w:r w:rsidRPr="00FA62B9">
        <w:br w:type="page"/>
      </w:r>
    </w:p>
    <w:p w14:paraId="086EEC13" w14:textId="7C2B92CC" w:rsidR="00F340B2" w:rsidRPr="00FA62B9" w:rsidRDefault="00202F43" w:rsidP="001E16D9">
      <w:r w:rsidRPr="00FA62B9">
        <w:lastRenderedPageBreak/>
        <w:t>11 kwietnia 2024 r., czwartek</w:t>
      </w:r>
    </w:p>
    <w:p w14:paraId="52FAEC3E" w14:textId="712480EA" w:rsidR="00A41A1D" w:rsidRPr="00FA62B9" w:rsidRDefault="00A41A1D" w:rsidP="00A41A1D">
      <w:r w:rsidRPr="00FA62B9">
        <w:t xml:space="preserve">Dyżurni: </w:t>
      </w:r>
      <w:r w:rsidR="001F4368" w:rsidRPr="00FA62B9">
        <w:t>Piotr Zakrzewski</w:t>
      </w:r>
      <w:r w:rsidR="0067571A" w:rsidRPr="00FA62B9">
        <w:t xml:space="preserve">, </w:t>
      </w:r>
      <w:r w:rsidRPr="00FA62B9">
        <w:t xml:space="preserve">Anna Kosoń </w:t>
      </w:r>
      <w:r w:rsidR="008E1D57" w:rsidRPr="00FA62B9">
        <w:t>i Lucjan Świder</w:t>
      </w:r>
    </w:p>
    <w:p w14:paraId="086EEC14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C15" w14:textId="77777777" w:rsidR="00F340B2" w:rsidRPr="00FA62B9" w:rsidRDefault="00F340B2" w:rsidP="001E16D9"/>
    <w:p w14:paraId="086EEC16" w14:textId="4780BCE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+9°C), kontrola systemu wodociągowego (zawory, węże, pompy). System sprawny, bez wycieków.</w:t>
      </w:r>
    </w:p>
    <w:p w14:paraId="086EEC17" w14:textId="77777777" w:rsidR="00F340B2" w:rsidRPr="00FA62B9" w:rsidRDefault="00F340B2" w:rsidP="001E16D9"/>
    <w:p w14:paraId="086EEC18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C19" w14:textId="77777777" w:rsidR="00F340B2" w:rsidRPr="00FA62B9" w:rsidRDefault="00F340B2" w:rsidP="001E16D9"/>
    <w:p w14:paraId="086EEC1A" w14:textId="573661A6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C1B" w14:textId="77777777" w:rsidR="00F340B2" w:rsidRPr="00FA62B9" w:rsidRDefault="00F340B2" w:rsidP="001E16D9"/>
    <w:p w14:paraId="086EEC1C" w14:textId="19D83FD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C1D" w14:textId="77777777" w:rsidR="00F340B2" w:rsidRPr="00FA62B9" w:rsidRDefault="00F340B2" w:rsidP="001E16D9"/>
    <w:p w14:paraId="086EEC1E" w14:textId="77777777" w:rsidR="00F340B2" w:rsidRPr="00FA62B9" w:rsidRDefault="00202F43" w:rsidP="001E16D9">
      <w:r w:rsidRPr="00FA62B9">
        <w:rPr>
          <w:i/>
          <w:iCs/>
        </w:rPr>
        <w:t>Warunki meteorologiczne: temperatura min 5°C, max 13°C, średnia 9°C; brak opadów.</w:t>
      </w:r>
    </w:p>
    <w:p w14:paraId="086EEC1F" w14:textId="77777777" w:rsidR="00F340B2" w:rsidRPr="00FA62B9" w:rsidRDefault="00F340B2" w:rsidP="001E16D9"/>
    <w:p w14:paraId="086EEC20" w14:textId="77777777" w:rsidR="00F340B2" w:rsidRPr="00FA62B9" w:rsidRDefault="00202F43" w:rsidP="001E16D9">
      <w:r w:rsidRPr="00FA62B9">
        <w:t>Bez zdarzeń nadzwyczajnych, dyżur zakończony bez uwag.</w:t>
      </w:r>
    </w:p>
    <w:p w14:paraId="086EEC21" w14:textId="77777777" w:rsidR="00F340B2" w:rsidRPr="00FA62B9" w:rsidRDefault="00F340B2" w:rsidP="001E16D9"/>
    <w:p w14:paraId="086EEC22" w14:textId="48E7DEEA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C23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11.04.2024</w:t>
      </w:r>
    </w:p>
    <w:p w14:paraId="086EEC24" w14:textId="287838AB" w:rsidR="00F340B2" w:rsidRPr="00FA62B9" w:rsidRDefault="00202F43" w:rsidP="001E16D9">
      <w:r w:rsidRPr="00FA62B9">
        <w:t>___</w:t>
      </w:r>
    </w:p>
    <w:p w14:paraId="3D91C5AC" w14:textId="77777777" w:rsidR="007E7E9C" w:rsidRPr="00FA62B9" w:rsidRDefault="007E7E9C">
      <w:r w:rsidRPr="00FA62B9">
        <w:br w:type="page"/>
      </w:r>
    </w:p>
    <w:p w14:paraId="086EEC25" w14:textId="66298FCE" w:rsidR="00F340B2" w:rsidRPr="00FA62B9" w:rsidRDefault="00202F43" w:rsidP="001E16D9">
      <w:r w:rsidRPr="00FA62B9">
        <w:lastRenderedPageBreak/>
        <w:t>12 kwietnia 2024 r., piątek</w:t>
      </w:r>
    </w:p>
    <w:p w14:paraId="31626CB4" w14:textId="4842AA1E" w:rsidR="000035F9" w:rsidRPr="00FA62B9" w:rsidRDefault="000035F9" w:rsidP="000035F9">
      <w:r w:rsidRPr="00FA62B9">
        <w:t xml:space="preserve">Dyżurni oddający: </w:t>
      </w:r>
      <w:r w:rsidR="0067571A" w:rsidRPr="00FA62B9">
        <w:t xml:space="preserve">Piotr Zakrzewski, </w:t>
      </w:r>
      <w:r w:rsidRPr="00FA62B9">
        <w:t xml:space="preserve">Anna Kosoń </w:t>
      </w:r>
      <w:r w:rsidR="008E1D57" w:rsidRPr="00FA62B9">
        <w:t>i Lucjan Świder</w:t>
      </w:r>
    </w:p>
    <w:p w14:paraId="3DFB6518" w14:textId="72B32203" w:rsidR="009066EF" w:rsidRPr="00FA62B9" w:rsidRDefault="009066EF" w:rsidP="001E16D9">
      <w:r w:rsidRPr="00FA62B9">
        <w:t>Dyżurni przyjmujący: Paweł Kojs i Piotr Zakrzewski</w:t>
      </w:r>
    </w:p>
    <w:p w14:paraId="086EEC26" w14:textId="706229C6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C27" w14:textId="77777777" w:rsidR="00F340B2" w:rsidRPr="00FA62B9" w:rsidRDefault="00F340B2" w:rsidP="001E16D9"/>
    <w:p w14:paraId="086EEC28" w14:textId="74EFB4D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+8°C), kontrola systemu wodociągowego (zawory, węże, pompy). System sprawny, bez wycieków.</w:t>
      </w:r>
    </w:p>
    <w:p w14:paraId="086EEC29" w14:textId="77777777" w:rsidR="00F340B2" w:rsidRPr="00FA62B9" w:rsidRDefault="00F340B2" w:rsidP="001E16D9"/>
    <w:p w14:paraId="086EEC2A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C2B" w14:textId="77777777" w:rsidR="00F340B2" w:rsidRPr="00FA62B9" w:rsidRDefault="00F340B2" w:rsidP="001E16D9"/>
    <w:p w14:paraId="086EEC2C" w14:textId="7194B1E3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C2D" w14:textId="77777777" w:rsidR="00F340B2" w:rsidRPr="00FA62B9" w:rsidRDefault="00F340B2" w:rsidP="001E16D9"/>
    <w:p w14:paraId="086EEC2E" w14:textId="0F53DB81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C2F" w14:textId="77777777" w:rsidR="00F340B2" w:rsidRPr="00FA62B9" w:rsidRDefault="00F340B2" w:rsidP="001E16D9"/>
    <w:p w14:paraId="086EEC30" w14:textId="77777777" w:rsidR="00F340B2" w:rsidRPr="00FA62B9" w:rsidRDefault="00202F43" w:rsidP="001E16D9">
      <w:r w:rsidRPr="00FA62B9">
        <w:t>Czynności tygodniowe: Przegląd sprzętu po zimie. Kontrola stanu ogrodzeń po okresie zimowym. Przygotowanie pastwisk do sezonu.</w:t>
      </w:r>
    </w:p>
    <w:p w14:paraId="086EEC31" w14:textId="77777777" w:rsidR="00F340B2" w:rsidRPr="00FA62B9" w:rsidRDefault="00F340B2" w:rsidP="001E16D9"/>
    <w:p w14:paraId="086EEC32" w14:textId="76CF1B01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EC33" w14:textId="77777777" w:rsidR="00F340B2" w:rsidRPr="00FA62B9" w:rsidRDefault="00F340B2" w:rsidP="001E16D9"/>
    <w:p w14:paraId="086EEC34" w14:textId="77777777" w:rsidR="00F340B2" w:rsidRPr="00FA62B9" w:rsidRDefault="00202F43" w:rsidP="001E16D9">
      <w:r w:rsidRPr="00FA62B9">
        <w:rPr>
          <w:i/>
          <w:iCs/>
        </w:rPr>
        <w:t>Warunki meteorologiczne: temperatura min 5°C, max 11°C, średnia 8°C; brak opadów.</w:t>
      </w:r>
    </w:p>
    <w:p w14:paraId="086EEC35" w14:textId="77777777" w:rsidR="00F340B2" w:rsidRPr="00FA62B9" w:rsidRDefault="00F340B2" w:rsidP="001E16D9"/>
    <w:p w14:paraId="086EEC36" w14:textId="77777777" w:rsidR="00F340B2" w:rsidRPr="00FA62B9" w:rsidRDefault="00202F43" w:rsidP="001E16D9">
      <w:r w:rsidRPr="00FA62B9">
        <w:t>Bez zdarzeń nadzwyczajnych, dyżur zakończony bez uwag.</w:t>
      </w:r>
    </w:p>
    <w:p w14:paraId="086EEC37" w14:textId="77777777" w:rsidR="00F340B2" w:rsidRPr="00FA62B9" w:rsidRDefault="00F340B2" w:rsidP="001E16D9"/>
    <w:p w14:paraId="086EEC38" w14:textId="2722BE8F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E69DA" w:rsidRPr="00FA62B9">
        <w:rPr>
          <w:noProof/>
        </w:rPr>
        <w:drawing>
          <wp:inline distT="0" distB="0" distL="0" distR="0" wp14:anchorId="3E850602" wp14:editId="104460C8">
            <wp:extent cx="1095375" cy="565454"/>
            <wp:effectExtent l="0" t="0" r="0" b="6350"/>
            <wp:docPr id="1095561252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C3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12.04.2024</w:t>
      </w:r>
    </w:p>
    <w:p w14:paraId="086EEC3A" w14:textId="2BED5BA4" w:rsidR="00F340B2" w:rsidRPr="00FA62B9" w:rsidRDefault="00202F43" w:rsidP="001E16D9">
      <w:r w:rsidRPr="00FA62B9">
        <w:t>___</w:t>
      </w:r>
    </w:p>
    <w:p w14:paraId="6E4B14B0" w14:textId="77777777" w:rsidR="00061E89" w:rsidRPr="00FA62B9" w:rsidRDefault="00061E89">
      <w:r w:rsidRPr="00FA62B9">
        <w:br w:type="page"/>
      </w:r>
    </w:p>
    <w:p w14:paraId="086EEC3B" w14:textId="4B79CC30" w:rsidR="00F340B2" w:rsidRPr="00FA62B9" w:rsidRDefault="00202F43" w:rsidP="001E16D9">
      <w:r w:rsidRPr="00FA62B9">
        <w:lastRenderedPageBreak/>
        <w:t>13 kwietnia 2024 r., sobota</w:t>
      </w:r>
    </w:p>
    <w:p w14:paraId="1956D8CF" w14:textId="2A7560CD" w:rsidR="009066EF" w:rsidRPr="00FA62B9" w:rsidRDefault="009066EF" w:rsidP="009066EF">
      <w:r w:rsidRPr="00FA62B9">
        <w:t>Dyżurni: Paweł Kojs i Piotr Zakrzewski</w:t>
      </w:r>
    </w:p>
    <w:p w14:paraId="086EEC3C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C3D" w14:textId="77777777" w:rsidR="00F340B2" w:rsidRPr="00FA62B9" w:rsidRDefault="00F340B2" w:rsidP="001E16D9"/>
    <w:p w14:paraId="086EEC3E" w14:textId="2D59E40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+8°C), kontrola systemu wodociągowego (zawory, węże, pompy). System sprawny, bez wycieków.</w:t>
      </w:r>
    </w:p>
    <w:p w14:paraId="086EEC3F" w14:textId="77777777" w:rsidR="00F340B2" w:rsidRPr="00FA62B9" w:rsidRDefault="00F340B2" w:rsidP="001E16D9"/>
    <w:p w14:paraId="086EEC40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C41" w14:textId="77777777" w:rsidR="00F340B2" w:rsidRPr="00FA62B9" w:rsidRDefault="00F340B2" w:rsidP="001E16D9"/>
    <w:p w14:paraId="086EEC42" w14:textId="7291E966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 xml:space="preserve">. </w:t>
      </w:r>
      <w:r w:rsidR="00DF00CF" w:rsidRPr="00FA62B9">
        <w:t xml:space="preserve"> Konserwacja paśników i karmników. Drobne remonty nawierzchni dróg wewnętrznych.</w:t>
      </w:r>
    </w:p>
    <w:p w14:paraId="086EEC43" w14:textId="77777777" w:rsidR="00F340B2" w:rsidRPr="00FA62B9" w:rsidRDefault="00F340B2" w:rsidP="001E16D9"/>
    <w:p w14:paraId="086EEC44" w14:textId="1035D67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C45" w14:textId="77777777" w:rsidR="00F340B2" w:rsidRPr="00FA62B9" w:rsidRDefault="00F340B2" w:rsidP="001E16D9"/>
    <w:p w14:paraId="086EEC46" w14:textId="77777777" w:rsidR="00F340B2" w:rsidRPr="00FA62B9" w:rsidRDefault="00202F43" w:rsidP="001E16D9">
      <w:r w:rsidRPr="00FA62B9">
        <w:rPr>
          <w:i/>
          <w:iCs/>
        </w:rPr>
        <w:t>Warunki meteorologiczne: temperatura min 5°C, max 11°C, średnia 8°C; brak opadów.</w:t>
      </w:r>
    </w:p>
    <w:p w14:paraId="086EEC47" w14:textId="77777777" w:rsidR="00F340B2" w:rsidRPr="00FA62B9" w:rsidRDefault="00F340B2" w:rsidP="001E16D9"/>
    <w:p w14:paraId="086EEC48" w14:textId="77777777" w:rsidR="00F340B2" w:rsidRPr="00FA62B9" w:rsidRDefault="00202F43" w:rsidP="001E16D9">
      <w:r w:rsidRPr="00FA62B9">
        <w:t>Bez zdarzeń nadzwyczajnych, dyżur zakończony bez uwag.</w:t>
      </w:r>
    </w:p>
    <w:p w14:paraId="086EEC49" w14:textId="77777777" w:rsidR="00F340B2" w:rsidRPr="00FA62B9" w:rsidRDefault="00F340B2" w:rsidP="001E16D9"/>
    <w:p w14:paraId="086EEC4A" w14:textId="4BE15D65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E69DA" w:rsidRPr="00FA62B9">
        <w:rPr>
          <w:noProof/>
        </w:rPr>
        <w:drawing>
          <wp:inline distT="0" distB="0" distL="0" distR="0" wp14:anchorId="37B94950" wp14:editId="5A3E4605">
            <wp:extent cx="1095375" cy="565454"/>
            <wp:effectExtent l="0" t="0" r="0" b="6350"/>
            <wp:docPr id="44127093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C4B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13.04.2024</w:t>
      </w:r>
    </w:p>
    <w:p w14:paraId="086EEC4C" w14:textId="77AFFD26" w:rsidR="00F340B2" w:rsidRPr="00FA62B9" w:rsidRDefault="00202F43" w:rsidP="001E16D9">
      <w:r w:rsidRPr="00FA62B9">
        <w:t>___</w:t>
      </w:r>
    </w:p>
    <w:p w14:paraId="62499129" w14:textId="77777777" w:rsidR="00061E89" w:rsidRPr="00FA62B9" w:rsidRDefault="00061E89">
      <w:r w:rsidRPr="00FA62B9">
        <w:br w:type="page"/>
      </w:r>
    </w:p>
    <w:p w14:paraId="086EEC4D" w14:textId="40850E13" w:rsidR="00F340B2" w:rsidRPr="00FA62B9" w:rsidRDefault="00202F43" w:rsidP="001E16D9">
      <w:r w:rsidRPr="00FA62B9">
        <w:lastRenderedPageBreak/>
        <w:t>14 kwietnia 2024 r., niedziela</w:t>
      </w:r>
    </w:p>
    <w:p w14:paraId="0F733ACF" w14:textId="77777777" w:rsidR="009066EF" w:rsidRPr="00FA62B9" w:rsidRDefault="009066EF" w:rsidP="009066EF">
      <w:r w:rsidRPr="00FA62B9">
        <w:t>Dyżurni: Paweł Kojs i Piotr Zakrzewski</w:t>
      </w:r>
    </w:p>
    <w:p w14:paraId="086EEC4E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C4F" w14:textId="77777777" w:rsidR="00F340B2" w:rsidRPr="00FA62B9" w:rsidRDefault="00F340B2" w:rsidP="001E16D9"/>
    <w:p w14:paraId="086EEC50" w14:textId="188C813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+7°C), kontrola systemu wodociągowego (zawory, węże, pompy). System sprawny, bez wycieków.</w:t>
      </w:r>
    </w:p>
    <w:p w14:paraId="086EEC51" w14:textId="77777777" w:rsidR="00F340B2" w:rsidRPr="00FA62B9" w:rsidRDefault="00F340B2" w:rsidP="001E16D9"/>
    <w:p w14:paraId="086EEC52" w14:textId="0B6790A7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 xml:space="preserve">Wykonanie drobnych napraw, usuniecie podkopów lisów i borsuków. </w:t>
      </w:r>
    </w:p>
    <w:p w14:paraId="086EEC53" w14:textId="77777777" w:rsidR="00F340B2" w:rsidRPr="00FA62B9" w:rsidRDefault="00F340B2" w:rsidP="001E16D9"/>
    <w:p w14:paraId="086EEC54" w14:textId="2B8BCE84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 xml:space="preserve">. </w:t>
      </w:r>
      <w:r w:rsidR="00DF00CF" w:rsidRPr="00FA62B9">
        <w:t xml:space="preserve"> Konserwacja paśników i karmników. Drobne remonty nawierzchni dróg wewnętrznych.</w:t>
      </w:r>
    </w:p>
    <w:p w14:paraId="086EEC55" w14:textId="77777777" w:rsidR="00F340B2" w:rsidRPr="00FA62B9" w:rsidRDefault="00F340B2" w:rsidP="001E16D9"/>
    <w:p w14:paraId="086EEC56" w14:textId="23EE3A2F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C57" w14:textId="77777777" w:rsidR="00F340B2" w:rsidRPr="00FA62B9" w:rsidRDefault="00F340B2" w:rsidP="001E16D9"/>
    <w:p w14:paraId="086EEC58" w14:textId="77777777" w:rsidR="00F340B2" w:rsidRPr="00FA62B9" w:rsidRDefault="00202F43" w:rsidP="001E16D9">
      <w:r w:rsidRPr="00FA62B9">
        <w:rPr>
          <w:i/>
          <w:iCs/>
        </w:rPr>
        <w:t>Warunki meteorologiczne: temperatura min 4°C, max 10°C, średnia 7°C; brak opadów.</w:t>
      </w:r>
    </w:p>
    <w:p w14:paraId="086EEC59" w14:textId="77777777" w:rsidR="00F340B2" w:rsidRPr="00FA62B9" w:rsidRDefault="00F340B2" w:rsidP="001E16D9"/>
    <w:p w14:paraId="086EEC5A" w14:textId="77777777" w:rsidR="00F340B2" w:rsidRPr="00FA62B9" w:rsidRDefault="00202F43" w:rsidP="001E16D9">
      <w:r w:rsidRPr="00FA62B9">
        <w:t>Bez zdarzeń nadzwyczajnych, dyżur zakończony bez uwag.</w:t>
      </w:r>
    </w:p>
    <w:p w14:paraId="086EEC5B" w14:textId="77777777" w:rsidR="00F340B2" w:rsidRPr="00FA62B9" w:rsidRDefault="00F340B2" w:rsidP="001E16D9"/>
    <w:p w14:paraId="086EEC5C" w14:textId="358F8DBF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E69DA" w:rsidRPr="00FA62B9">
        <w:rPr>
          <w:noProof/>
        </w:rPr>
        <w:drawing>
          <wp:inline distT="0" distB="0" distL="0" distR="0" wp14:anchorId="1A4B6A88" wp14:editId="5A4295E8">
            <wp:extent cx="1095375" cy="565454"/>
            <wp:effectExtent l="0" t="0" r="0" b="6350"/>
            <wp:docPr id="1667506810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C5D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14.04.2024</w:t>
      </w:r>
    </w:p>
    <w:p w14:paraId="086EEC5E" w14:textId="5ADA4489" w:rsidR="00F340B2" w:rsidRPr="00FA62B9" w:rsidRDefault="00202F43" w:rsidP="001E16D9">
      <w:r w:rsidRPr="00FA62B9">
        <w:t>___</w:t>
      </w:r>
    </w:p>
    <w:p w14:paraId="701EE752" w14:textId="77777777" w:rsidR="00061E89" w:rsidRPr="00FA62B9" w:rsidRDefault="00061E89">
      <w:r w:rsidRPr="00FA62B9">
        <w:br w:type="page"/>
      </w:r>
    </w:p>
    <w:p w14:paraId="086EEC5F" w14:textId="1A9B2CC0" w:rsidR="00F340B2" w:rsidRPr="00FA62B9" w:rsidRDefault="00202F43" w:rsidP="001E16D9">
      <w:r w:rsidRPr="00FA62B9">
        <w:lastRenderedPageBreak/>
        <w:t>15 kwietnia 2024 r., poniedziałek</w:t>
      </w:r>
    </w:p>
    <w:p w14:paraId="64C1D05A" w14:textId="6810820B" w:rsidR="00C21B66" w:rsidRPr="00FA62B9" w:rsidRDefault="00C21B66" w:rsidP="00C21B66">
      <w:r w:rsidRPr="00FA62B9">
        <w:t xml:space="preserve">Dyżurni oddający: Paweł Kojs i </w:t>
      </w:r>
      <w:r w:rsidR="009066EF" w:rsidRPr="00FA62B9">
        <w:t>Piotr Zakrzewski</w:t>
      </w:r>
      <w:r w:rsidR="00AF262F" w:rsidRPr="00FA62B9">
        <w:t xml:space="preserve">, </w:t>
      </w:r>
    </w:p>
    <w:p w14:paraId="7A62F571" w14:textId="77A533B1" w:rsidR="00C21B66" w:rsidRPr="00FA62B9" w:rsidRDefault="00C21B66" w:rsidP="004A3F82">
      <w:pPr>
        <w:tabs>
          <w:tab w:val="left" w:pos="4962"/>
        </w:tabs>
      </w:pPr>
      <w:r w:rsidRPr="00FA62B9">
        <w:t>Dyżurni przyjmujący: Anna Kosoń</w:t>
      </w:r>
      <w:r w:rsidR="00B44F62" w:rsidRPr="00FA62B9">
        <w:t xml:space="preserve"> </w:t>
      </w:r>
      <w:r w:rsidR="008E1D57" w:rsidRPr="00FA62B9">
        <w:t xml:space="preserve">i </w:t>
      </w:r>
      <w:del w:id="27" w:author="Reviewer" w:date="2025-11-14T08:35:00Z">
        <w:r w:rsidR="008E1D57" w:rsidRPr="00FA62B9" w:rsidDel="004A3F82">
          <w:delText>Lucjan Świder</w:delText>
        </w:r>
      </w:del>
      <w:ins w:id="28" w:author="Reviewer" w:date="2025-11-14T08:35:00Z">
        <w:r w:rsidR="004A3F82">
          <w:t>Arkadiusz Nowak</w:t>
        </w:r>
      </w:ins>
    </w:p>
    <w:p w14:paraId="086EEC60" w14:textId="0507610A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EC61" w14:textId="77777777" w:rsidR="00F340B2" w:rsidRPr="00FA62B9" w:rsidRDefault="00F340B2" w:rsidP="001E16D9"/>
    <w:p w14:paraId="086EEC62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C63" w14:textId="77777777" w:rsidR="00F340B2" w:rsidRPr="00FA62B9" w:rsidRDefault="00F340B2" w:rsidP="001E16D9"/>
    <w:p w14:paraId="086EEC64" w14:textId="5ABD9B85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C65" w14:textId="77777777" w:rsidR="00F340B2" w:rsidRPr="00FA62B9" w:rsidRDefault="00F340B2" w:rsidP="001E16D9"/>
    <w:p w14:paraId="086EEC66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C67" w14:textId="77777777" w:rsidR="00F340B2" w:rsidRPr="00FA62B9" w:rsidRDefault="00F340B2" w:rsidP="001E16D9"/>
    <w:p w14:paraId="086EEC68" w14:textId="61B48DD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+6°C), kontrola systemu wodociągowego (zawory, węże, pompy). System sprawny, bez wycieków.</w:t>
      </w:r>
    </w:p>
    <w:p w14:paraId="086EEC69" w14:textId="77777777" w:rsidR="00F340B2" w:rsidRPr="00FA62B9" w:rsidRDefault="00F340B2" w:rsidP="001E16D9"/>
    <w:p w14:paraId="086EEC6A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C6B" w14:textId="77777777" w:rsidR="00F340B2" w:rsidRPr="00FA62B9" w:rsidRDefault="00F340B2" w:rsidP="001E16D9"/>
    <w:p w14:paraId="086EEC6C" w14:textId="4C84B2C1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C6D" w14:textId="77777777" w:rsidR="00F340B2" w:rsidRPr="00FA62B9" w:rsidRDefault="00F340B2" w:rsidP="001E16D9"/>
    <w:p w14:paraId="086EEC6E" w14:textId="3CAFFF4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C6F" w14:textId="77777777" w:rsidR="00F340B2" w:rsidRPr="00FA62B9" w:rsidRDefault="00F340B2" w:rsidP="001E16D9"/>
    <w:p w14:paraId="086EEC70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3°C, max 9°C, średnia 6°C;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C71" w14:textId="77777777" w:rsidR="00F340B2" w:rsidRPr="00FA62B9" w:rsidRDefault="00F340B2" w:rsidP="001E16D9"/>
    <w:p w14:paraId="086EEC72" w14:textId="77777777" w:rsidR="00F340B2" w:rsidRPr="00FA62B9" w:rsidRDefault="00202F43" w:rsidP="001E16D9">
      <w:r w:rsidRPr="00FA62B9">
        <w:t>Bez zdarzeń nadzwyczajnych, dyżur zakończony bez uwag.</w:t>
      </w:r>
    </w:p>
    <w:p w14:paraId="086EEC73" w14:textId="77777777" w:rsidR="00F340B2" w:rsidRPr="00FA62B9" w:rsidRDefault="00F340B2" w:rsidP="001E16D9"/>
    <w:p w14:paraId="086EEC74" w14:textId="02843289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C75" w14:textId="17BD1021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15.04.2024</w:t>
      </w:r>
      <w:ins w:id="29" w:author="Reviewer" w:date="2025-11-14T08:36:00Z">
        <w:r w:rsidR="004A3F82" w:rsidRPr="000B5157">
          <w:rPr>
            <w:i/>
            <w:iCs/>
            <w:noProof/>
            <w:sz w:val="20"/>
            <w:szCs w:val="20"/>
          </w:rPr>
          <w:drawing>
            <wp:inline distT="0" distB="0" distL="0" distR="0" wp14:anchorId="4B207B29" wp14:editId="38219E13">
              <wp:extent cx="1943100" cy="469618"/>
              <wp:effectExtent l="0" t="0" r="0" b="6985"/>
              <wp:docPr id="959263961" name="Obraz 959263961" descr="C:\Users\User\Desktop\podpis AN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esktop\podpis AN.jpg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6192" cy="4848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86EEC76" w14:textId="450D5A28" w:rsidR="00F340B2" w:rsidRPr="00FA62B9" w:rsidRDefault="00202F43" w:rsidP="001E16D9">
      <w:r w:rsidRPr="00FA62B9">
        <w:t>___</w:t>
      </w:r>
    </w:p>
    <w:p w14:paraId="26445DA0" w14:textId="77777777" w:rsidR="007E7E9C" w:rsidRPr="00FA62B9" w:rsidRDefault="007E7E9C">
      <w:r w:rsidRPr="00FA62B9">
        <w:br w:type="page"/>
      </w:r>
    </w:p>
    <w:p w14:paraId="086EEC77" w14:textId="4E107706" w:rsidR="00F340B2" w:rsidRPr="00FA62B9" w:rsidRDefault="00202F43" w:rsidP="001E16D9">
      <w:r w:rsidRPr="00FA62B9">
        <w:lastRenderedPageBreak/>
        <w:t>16 kwietnia 2024 r., wtorek</w:t>
      </w:r>
    </w:p>
    <w:p w14:paraId="6D13E8B0" w14:textId="31BD98AF" w:rsidR="00B44F62" w:rsidRPr="00FA62B9" w:rsidRDefault="00B44F62" w:rsidP="004A3F82">
      <w:r w:rsidRPr="00FA62B9">
        <w:t xml:space="preserve">Dyżurni: Anna Kosoń </w:t>
      </w:r>
      <w:r w:rsidR="008E1D57" w:rsidRPr="00FA62B9">
        <w:t xml:space="preserve">i </w:t>
      </w:r>
      <w:del w:id="30" w:author="Reviewer" w:date="2025-11-14T08:35:00Z">
        <w:r w:rsidR="008E1D57" w:rsidRPr="00FA62B9" w:rsidDel="004A3F82">
          <w:delText>Lucjan Świder</w:delText>
        </w:r>
      </w:del>
      <w:ins w:id="31" w:author="Reviewer" w:date="2025-11-14T08:35:00Z">
        <w:r w:rsidR="004A3F82">
          <w:t>Arkadiusz Nowak</w:t>
        </w:r>
      </w:ins>
    </w:p>
    <w:p w14:paraId="086EEC78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C79" w14:textId="77777777" w:rsidR="00F340B2" w:rsidRPr="00FA62B9" w:rsidRDefault="00F340B2" w:rsidP="001E16D9"/>
    <w:p w14:paraId="086EEC7A" w14:textId="77F0EEB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+5.5°C), kontrola systemu wodociągowego (zawory, węże, pompy). System sprawny, bez wycieków.</w:t>
      </w:r>
    </w:p>
    <w:p w14:paraId="086EEC7B" w14:textId="77777777" w:rsidR="00F340B2" w:rsidRPr="00FA62B9" w:rsidRDefault="00F340B2" w:rsidP="001E16D9"/>
    <w:p w14:paraId="086EEC7C" w14:textId="71F07FA5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C7D" w14:textId="77777777" w:rsidR="00F340B2" w:rsidRPr="00FA62B9" w:rsidRDefault="00F340B2" w:rsidP="001E16D9"/>
    <w:p w14:paraId="086EEC7E" w14:textId="07D54648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C7F" w14:textId="77777777" w:rsidR="00F340B2" w:rsidRPr="00FA62B9" w:rsidRDefault="00F340B2" w:rsidP="001E16D9"/>
    <w:p w14:paraId="086EEC80" w14:textId="3FD13C0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C81" w14:textId="77777777" w:rsidR="00F340B2" w:rsidRPr="00FA62B9" w:rsidRDefault="00F340B2" w:rsidP="001E16D9"/>
    <w:p w14:paraId="086EEC82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3°C, max 8°C, średnia 5.5°C; opady deszczu 3.0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C83" w14:textId="77777777" w:rsidR="00F340B2" w:rsidRPr="00FA62B9" w:rsidRDefault="00F340B2" w:rsidP="001E16D9"/>
    <w:p w14:paraId="086EEC84" w14:textId="77777777" w:rsidR="00F340B2" w:rsidRPr="00FA62B9" w:rsidRDefault="00202F43" w:rsidP="001E16D9">
      <w:r w:rsidRPr="00FA62B9">
        <w:t>Bez zdarzeń nadzwyczajnych, dyżur zakończony bez uwag.</w:t>
      </w:r>
    </w:p>
    <w:p w14:paraId="086EEC85" w14:textId="77777777" w:rsidR="00F340B2" w:rsidRPr="00FA62B9" w:rsidRDefault="00F340B2" w:rsidP="001E16D9"/>
    <w:p w14:paraId="086EEC86" w14:textId="2C488CEB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C87" w14:textId="7CBA11FF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16.04.2024</w:t>
      </w:r>
      <w:ins w:id="32" w:author="Reviewer" w:date="2025-11-14T08:36:00Z">
        <w:r w:rsidR="004A3F82" w:rsidRPr="000B5157">
          <w:rPr>
            <w:i/>
            <w:iCs/>
            <w:noProof/>
            <w:sz w:val="20"/>
            <w:szCs w:val="20"/>
          </w:rPr>
          <w:drawing>
            <wp:inline distT="0" distB="0" distL="0" distR="0" wp14:anchorId="09514E57" wp14:editId="0F3705E6">
              <wp:extent cx="1943100" cy="469618"/>
              <wp:effectExtent l="0" t="0" r="0" b="6985"/>
              <wp:docPr id="959263962" name="Obraz 959263962" descr="C:\Users\User\Desktop\podpis AN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esktop\podpis AN.jpg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6192" cy="4848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86EEC88" w14:textId="662C64BF" w:rsidR="00F340B2" w:rsidRPr="00FA62B9" w:rsidRDefault="00202F43" w:rsidP="001E16D9">
      <w:r w:rsidRPr="00FA62B9">
        <w:t>___</w:t>
      </w:r>
    </w:p>
    <w:p w14:paraId="17FC6825" w14:textId="77777777" w:rsidR="00061E89" w:rsidRPr="00FA62B9" w:rsidRDefault="00061E89">
      <w:r w:rsidRPr="00FA62B9">
        <w:br w:type="page"/>
      </w:r>
    </w:p>
    <w:p w14:paraId="086EEC89" w14:textId="65E5895F" w:rsidR="00F340B2" w:rsidRPr="00FA62B9" w:rsidRDefault="00202F43" w:rsidP="001E16D9">
      <w:r w:rsidRPr="00FA62B9">
        <w:lastRenderedPageBreak/>
        <w:t>17 kwietnia 2024 r., środa</w:t>
      </w:r>
    </w:p>
    <w:p w14:paraId="16C85839" w14:textId="099069C7" w:rsidR="00B44F62" w:rsidRPr="00FA62B9" w:rsidRDefault="00B44F62" w:rsidP="004A3F82">
      <w:r w:rsidRPr="00FA62B9">
        <w:t xml:space="preserve">Dyżurni: Anna Kosoń </w:t>
      </w:r>
      <w:r w:rsidR="008E1D57" w:rsidRPr="00FA62B9">
        <w:t xml:space="preserve">i </w:t>
      </w:r>
      <w:del w:id="33" w:author="Reviewer" w:date="2025-11-14T08:35:00Z">
        <w:r w:rsidR="008E1D57" w:rsidRPr="00FA62B9" w:rsidDel="004A3F82">
          <w:delText>Lucjan Świder</w:delText>
        </w:r>
      </w:del>
      <w:ins w:id="34" w:author="Reviewer" w:date="2025-11-14T08:35:00Z">
        <w:r w:rsidR="004A3F82">
          <w:t>Arkadiusz Nowak</w:t>
        </w:r>
      </w:ins>
    </w:p>
    <w:p w14:paraId="086EEC8A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C8B" w14:textId="77777777" w:rsidR="00F340B2" w:rsidRPr="00FA62B9" w:rsidRDefault="00F340B2" w:rsidP="001E16D9"/>
    <w:p w14:paraId="086EEC8C" w14:textId="222D61A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+5°C), kontrola systemu wodociągowego (zawory, węże, pompy). System sprawny, bez wycieków.</w:t>
      </w:r>
    </w:p>
    <w:p w14:paraId="086EEC8D" w14:textId="77777777" w:rsidR="00F340B2" w:rsidRPr="00FA62B9" w:rsidRDefault="00F340B2" w:rsidP="001E16D9"/>
    <w:p w14:paraId="086EEC8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C8F" w14:textId="77777777" w:rsidR="00F340B2" w:rsidRPr="00FA62B9" w:rsidRDefault="00F340B2" w:rsidP="001E16D9"/>
    <w:p w14:paraId="086EEC90" w14:textId="4055B05C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C91" w14:textId="77777777" w:rsidR="00F340B2" w:rsidRPr="00FA62B9" w:rsidRDefault="00F340B2" w:rsidP="001E16D9"/>
    <w:p w14:paraId="086EEC92" w14:textId="5DFBE4E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C93" w14:textId="77777777" w:rsidR="00F340B2" w:rsidRPr="00FA62B9" w:rsidRDefault="00F340B2" w:rsidP="001E16D9"/>
    <w:p w14:paraId="086EEC94" w14:textId="77777777" w:rsidR="00F340B2" w:rsidRPr="00FA62B9" w:rsidRDefault="00202F43" w:rsidP="001E16D9">
      <w:r w:rsidRPr="00FA62B9">
        <w:rPr>
          <w:i/>
          <w:iCs/>
        </w:rPr>
        <w:t>Warunki meteorologiczne: temperatura min 2°C, max 8°C, średnia 5°C; brak opadów.</w:t>
      </w:r>
    </w:p>
    <w:p w14:paraId="086EEC95" w14:textId="77777777" w:rsidR="00F340B2" w:rsidRPr="00FA62B9" w:rsidRDefault="00F340B2" w:rsidP="001E16D9"/>
    <w:p w14:paraId="086EEC96" w14:textId="77777777" w:rsidR="00F340B2" w:rsidRPr="00FA62B9" w:rsidRDefault="00202F43" w:rsidP="001E16D9">
      <w:r w:rsidRPr="00FA62B9">
        <w:t>Bez zdarzeń nadzwyczajnych, dyżur zakończony bez uwag.</w:t>
      </w:r>
    </w:p>
    <w:p w14:paraId="086EEC97" w14:textId="77777777" w:rsidR="00F340B2" w:rsidRPr="00FA62B9" w:rsidRDefault="00F340B2" w:rsidP="001E16D9"/>
    <w:p w14:paraId="086EEC98" w14:textId="5021CE6D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C99" w14:textId="4CE9F510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17.04.2024</w:t>
      </w:r>
      <w:ins w:id="35" w:author="Reviewer" w:date="2025-11-14T08:36:00Z">
        <w:r w:rsidR="004A3F82" w:rsidRPr="000B5157">
          <w:rPr>
            <w:i/>
            <w:iCs/>
            <w:noProof/>
            <w:sz w:val="20"/>
            <w:szCs w:val="20"/>
          </w:rPr>
          <w:drawing>
            <wp:inline distT="0" distB="0" distL="0" distR="0" wp14:anchorId="466B3C9B" wp14:editId="1B00DF53">
              <wp:extent cx="1943100" cy="469618"/>
              <wp:effectExtent l="0" t="0" r="0" b="6985"/>
              <wp:docPr id="959263963" name="Obraz 959263963" descr="C:\Users\User\Desktop\podpis AN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esktop\podpis AN.jpg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6192" cy="4848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86EEC9A" w14:textId="598F1FAA" w:rsidR="00F340B2" w:rsidRPr="00FA62B9" w:rsidRDefault="00202F43" w:rsidP="001E16D9">
      <w:r w:rsidRPr="00FA62B9">
        <w:t>___</w:t>
      </w:r>
    </w:p>
    <w:p w14:paraId="6C7CF038" w14:textId="77777777" w:rsidR="00061E89" w:rsidRPr="00FA62B9" w:rsidRDefault="00061E89">
      <w:r w:rsidRPr="00FA62B9">
        <w:br w:type="page"/>
      </w:r>
    </w:p>
    <w:p w14:paraId="086EEC9B" w14:textId="5FCE9248" w:rsidR="00F340B2" w:rsidRPr="00FA62B9" w:rsidRDefault="00202F43" w:rsidP="001E16D9">
      <w:r w:rsidRPr="00FA62B9">
        <w:lastRenderedPageBreak/>
        <w:t>18 kwietnia 2024 r., czwartek</w:t>
      </w:r>
    </w:p>
    <w:p w14:paraId="0EEDE79C" w14:textId="0DCA4039" w:rsidR="00B44F62" w:rsidRPr="00FA62B9" w:rsidRDefault="00B44F62" w:rsidP="004A3F82">
      <w:r w:rsidRPr="00FA62B9">
        <w:t xml:space="preserve">Dyżurni: Anna Kosoń </w:t>
      </w:r>
      <w:r w:rsidR="008E1D57" w:rsidRPr="00FA62B9">
        <w:t xml:space="preserve">i </w:t>
      </w:r>
      <w:del w:id="36" w:author="Reviewer" w:date="2025-11-14T08:35:00Z">
        <w:r w:rsidR="008E1D57" w:rsidRPr="00FA62B9" w:rsidDel="004A3F82">
          <w:delText>Lucjan Świder</w:delText>
        </w:r>
      </w:del>
      <w:ins w:id="37" w:author="Reviewer" w:date="2025-11-14T08:35:00Z">
        <w:r w:rsidR="004A3F82">
          <w:t>Arkadiusz Nowak</w:t>
        </w:r>
      </w:ins>
    </w:p>
    <w:p w14:paraId="086EEC9C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C9D" w14:textId="77777777" w:rsidR="00F340B2" w:rsidRPr="00FA62B9" w:rsidRDefault="00F340B2" w:rsidP="001E16D9"/>
    <w:p w14:paraId="086EEC9E" w14:textId="62519932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+4.5°C), kontrola systemu wodociągowego (zawory, węże, pompy). System sprawny, bez wycieków.</w:t>
      </w:r>
    </w:p>
    <w:p w14:paraId="086EEC9F" w14:textId="77777777" w:rsidR="00F340B2" w:rsidRPr="00FA62B9" w:rsidRDefault="00F340B2" w:rsidP="001E16D9"/>
    <w:p w14:paraId="086EECA0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CA1" w14:textId="77777777" w:rsidR="00F340B2" w:rsidRPr="00FA62B9" w:rsidRDefault="00F340B2" w:rsidP="001E16D9"/>
    <w:p w14:paraId="086EECA2" w14:textId="22F79C89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CA3" w14:textId="77777777" w:rsidR="00F340B2" w:rsidRPr="00FA62B9" w:rsidRDefault="00F340B2" w:rsidP="001E16D9"/>
    <w:p w14:paraId="086EECA4" w14:textId="7F55B5D1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CA5" w14:textId="77777777" w:rsidR="00F340B2" w:rsidRPr="00FA62B9" w:rsidRDefault="00F340B2" w:rsidP="001E16D9"/>
    <w:p w14:paraId="086EECA6" w14:textId="77777777" w:rsidR="00F340B2" w:rsidRPr="00FA62B9" w:rsidRDefault="00202F43" w:rsidP="001E16D9">
      <w:r w:rsidRPr="00FA62B9">
        <w:rPr>
          <w:i/>
          <w:iCs/>
        </w:rPr>
        <w:t>Warunki meteorologiczne: temperatura min 1°C, max 8°C, średnia 4.5°C; brak opadów.</w:t>
      </w:r>
    </w:p>
    <w:p w14:paraId="086EECA7" w14:textId="77777777" w:rsidR="00F340B2" w:rsidRPr="00FA62B9" w:rsidRDefault="00F340B2" w:rsidP="001E16D9"/>
    <w:p w14:paraId="086EECA8" w14:textId="77777777" w:rsidR="00F340B2" w:rsidRPr="00FA62B9" w:rsidRDefault="00202F43" w:rsidP="001E16D9">
      <w:r w:rsidRPr="00FA62B9">
        <w:t>Bez zdarzeń nadzwyczajnych, dyżur zakończony bez uwag.</w:t>
      </w:r>
    </w:p>
    <w:p w14:paraId="086EECA9" w14:textId="77777777" w:rsidR="00F340B2" w:rsidRPr="00FA62B9" w:rsidRDefault="00F340B2" w:rsidP="001E16D9"/>
    <w:p w14:paraId="086EECAA" w14:textId="62BE90FA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CAB" w14:textId="0B8444E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18.04.2024</w:t>
      </w:r>
      <w:ins w:id="38" w:author="Reviewer" w:date="2025-11-14T08:36:00Z">
        <w:r w:rsidR="004A3F82" w:rsidRPr="000B5157">
          <w:rPr>
            <w:i/>
            <w:iCs/>
            <w:noProof/>
            <w:sz w:val="20"/>
            <w:szCs w:val="20"/>
          </w:rPr>
          <w:drawing>
            <wp:inline distT="0" distB="0" distL="0" distR="0" wp14:anchorId="6C540BE9" wp14:editId="6F59DA1C">
              <wp:extent cx="1943100" cy="469618"/>
              <wp:effectExtent l="0" t="0" r="0" b="6985"/>
              <wp:docPr id="959263964" name="Obraz 959263964" descr="C:\Users\User\Desktop\podpis AN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esktop\podpis AN.jpg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6192" cy="4848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86EECAC" w14:textId="1D2DBA35" w:rsidR="00F340B2" w:rsidRPr="00FA62B9" w:rsidRDefault="00202F43" w:rsidP="001E16D9">
      <w:r w:rsidRPr="00FA62B9">
        <w:t>___</w:t>
      </w:r>
    </w:p>
    <w:p w14:paraId="0C538823" w14:textId="77777777" w:rsidR="00061E89" w:rsidRPr="00FA62B9" w:rsidRDefault="00061E89">
      <w:r w:rsidRPr="00FA62B9">
        <w:br w:type="page"/>
      </w:r>
    </w:p>
    <w:p w14:paraId="086EECAD" w14:textId="277A9ED1" w:rsidR="00F340B2" w:rsidRPr="00FA62B9" w:rsidRDefault="00202F43" w:rsidP="001E16D9">
      <w:r w:rsidRPr="00FA62B9">
        <w:lastRenderedPageBreak/>
        <w:t>19 kwietnia 2024 r., piątek</w:t>
      </w:r>
    </w:p>
    <w:p w14:paraId="6394D69E" w14:textId="6D92B98C" w:rsidR="000035F9" w:rsidRPr="00FA62B9" w:rsidRDefault="000035F9" w:rsidP="000035F9">
      <w:r w:rsidRPr="00FA62B9">
        <w:t xml:space="preserve">Dyżurni oddający: Anna Kosoń </w:t>
      </w:r>
      <w:r w:rsidR="008E1D57" w:rsidRPr="00FA62B9">
        <w:t>i Lucjan Świder</w:t>
      </w:r>
    </w:p>
    <w:p w14:paraId="2D0E1B53" w14:textId="5C59DEB3" w:rsidR="003122B0" w:rsidRPr="00FA62B9" w:rsidRDefault="003122B0" w:rsidP="003122B0">
      <w:r w:rsidRPr="00FA62B9">
        <w:t>Dyżurni: Paweł Kojs i Arkadiusz Nowak</w:t>
      </w:r>
      <w:r w:rsidR="007A24E5" w:rsidRPr="00FA62B9">
        <w:t xml:space="preserve">, </w:t>
      </w:r>
    </w:p>
    <w:p w14:paraId="086EECAE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CAF" w14:textId="77777777" w:rsidR="00F340B2" w:rsidRPr="00FA62B9" w:rsidRDefault="00F340B2" w:rsidP="001E16D9"/>
    <w:p w14:paraId="086EECB0" w14:textId="0E058B5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+4.5°C), kontrola systemu wodociągowego (zawory, węże, pompy). System sprawny, bez wycieków.</w:t>
      </w:r>
    </w:p>
    <w:p w14:paraId="086EECB1" w14:textId="77777777" w:rsidR="00F340B2" w:rsidRPr="00FA62B9" w:rsidRDefault="00F340B2" w:rsidP="001E16D9"/>
    <w:p w14:paraId="086EECB2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CB3" w14:textId="77777777" w:rsidR="00F340B2" w:rsidRPr="00FA62B9" w:rsidRDefault="00F340B2" w:rsidP="001E16D9"/>
    <w:p w14:paraId="086EECB4" w14:textId="1ECA7F0E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CB5" w14:textId="77777777" w:rsidR="00F340B2" w:rsidRPr="00FA62B9" w:rsidRDefault="00F340B2" w:rsidP="001E16D9"/>
    <w:p w14:paraId="086EECB6" w14:textId="58833EE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CB7" w14:textId="77777777" w:rsidR="00F340B2" w:rsidRPr="00FA62B9" w:rsidRDefault="00F340B2" w:rsidP="001E16D9"/>
    <w:p w14:paraId="086EECB8" w14:textId="77777777" w:rsidR="00F340B2" w:rsidRPr="00FA62B9" w:rsidRDefault="00202F43" w:rsidP="001E16D9">
      <w:r w:rsidRPr="00FA62B9">
        <w:t>Czynności tygodniowe: Przegląd sprzętu po zimie. Kontrola stanu ogrodzeń po okresie zimowym. Przygotowanie pastwisk do sezonu.</w:t>
      </w:r>
    </w:p>
    <w:p w14:paraId="086EECB9" w14:textId="77777777" w:rsidR="00F340B2" w:rsidRPr="00FA62B9" w:rsidRDefault="00F340B2" w:rsidP="001E16D9"/>
    <w:p w14:paraId="086EECBA" w14:textId="144E0227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ECBB" w14:textId="77777777" w:rsidR="00F340B2" w:rsidRPr="00FA62B9" w:rsidRDefault="00F340B2" w:rsidP="001E16D9"/>
    <w:p w14:paraId="086EECBC" w14:textId="77777777" w:rsidR="00F340B2" w:rsidRPr="00FA62B9" w:rsidRDefault="00202F43" w:rsidP="001E16D9">
      <w:r w:rsidRPr="00FA62B9">
        <w:rPr>
          <w:i/>
          <w:iCs/>
        </w:rPr>
        <w:t>Warunki meteorologiczne: temperatura min 1°C, max 8°C, średnia 4.5°C; brak opadów.</w:t>
      </w:r>
    </w:p>
    <w:p w14:paraId="086EECBD" w14:textId="77777777" w:rsidR="00F340B2" w:rsidRPr="00FA62B9" w:rsidRDefault="00F340B2" w:rsidP="001E16D9"/>
    <w:p w14:paraId="086EECBE" w14:textId="77777777" w:rsidR="00F340B2" w:rsidRPr="00FA62B9" w:rsidRDefault="00202F43" w:rsidP="001E16D9">
      <w:r w:rsidRPr="00FA62B9">
        <w:t>Bez zdarzeń nadzwyczajnych, dyżur zakończony bez uwag.</w:t>
      </w:r>
    </w:p>
    <w:p w14:paraId="086EECBF" w14:textId="77777777" w:rsidR="00F340B2" w:rsidRPr="00FA62B9" w:rsidRDefault="00F340B2" w:rsidP="001E16D9"/>
    <w:p w14:paraId="086EECC0" w14:textId="4F54DFC6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E69DA" w:rsidRPr="00FA62B9">
        <w:rPr>
          <w:noProof/>
        </w:rPr>
        <w:drawing>
          <wp:inline distT="0" distB="0" distL="0" distR="0" wp14:anchorId="3DC02E87" wp14:editId="10C5C6D7">
            <wp:extent cx="1095375" cy="565454"/>
            <wp:effectExtent l="0" t="0" r="0" b="6350"/>
            <wp:docPr id="139989646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06199EBA" wp14:editId="1FEAF959">
            <wp:extent cx="1943100" cy="469618"/>
            <wp:effectExtent l="0" t="0" r="0" b="6985"/>
            <wp:docPr id="59" name="Obraz 59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CC1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19.04.2024</w:t>
      </w:r>
    </w:p>
    <w:p w14:paraId="086EECC2" w14:textId="3D6E22AB" w:rsidR="00F340B2" w:rsidRPr="00FA62B9" w:rsidRDefault="00202F43" w:rsidP="001E16D9">
      <w:r w:rsidRPr="00FA62B9">
        <w:t>___</w:t>
      </w:r>
    </w:p>
    <w:p w14:paraId="327553F7" w14:textId="77777777" w:rsidR="00061E89" w:rsidRPr="00FA62B9" w:rsidRDefault="00061E89">
      <w:r w:rsidRPr="00FA62B9">
        <w:br w:type="page"/>
      </w:r>
    </w:p>
    <w:p w14:paraId="086EECC3" w14:textId="6ED0367C" w:rsidR="00F340B2" w:rsidRPr="00FA62B9" w:rsidRDefault="00202F43" w:rsidP="001E16D9">
      <w:r w:rsidRPr="00FA62B9">
        <w:lastRenderedPageBreak/>
        <w:t>20 kwietnia 2024 r., sobota</w:t>
      </w:r>
    </w:p>
    <w:p w14:paraId="20D6557E" w14:textId="0E37310F" w:rsidR="003122B0" w:rsidRPr="00FA62B9" w:rsidRDefault="003122B0" w:rsidP="004A3F82">
      <w:r w:rsidRPr="00FA62B9">
        <w:t xml:space="preserve">Dyżurni: Paweł </w:t>
      </w:r>
      <w:proofErr w:type="spellStart"/>
      <w:r w:rsidRPr="00FA62B9">
        <w:t>Kojs</w:t>
      </w:r>
      <w:proofErr w:type="spellEnd"/>
      <w:ins w:id="39" w:author="Reviewer" w:date="2025-11-14T08:34:00Z">
        <w:r w:rsidR="004A3F82">
          <w:t>, Lucjan Świder</w:t>
        </w:r>
      </w:ins>
      <w:r w:rsidRPr="00FA62B9">
        <w:t xml:space="preserve"> i </w:t>
      </w:r>
      <w:del w:id="40" w:author="Reviewer" w:date="2025-11-14T08:32:00Z">
        <w:r w:rsidRPr="00FA62B9" w:rsidDel="004A3F82">
          <w:delText>Arkadiusz Nowak</w:delText>
        </w:r>
        <w:r w:rsidR="007A24E5" w:rsidRPr="00FA62B9" w:rsidDel="004A3F82">
          <w:delText xml:space="preserve">, </w:delText>
        </w:r>
      </w:del>
      <w:r w:rsidR="007A24E5" w:rsidRPr="00FA62B9">
        <w:t xml:space="preserve">Anna </w:t>
      </w:r>
      <w:commentRangeStart w:id="41"/>
      <w:r w:rsidR="007A24E5" w:rsidRPr="00FA62B9">
        <w:t>Kosoń</w:t>
      </w:r>
      <w:commentRangeEnd w:id="41"/>
      <w:r w:rsidR="00A3247D">
        <w:rPr>
          <w:rStyle w:val="Odwoaniedokomentarza"/>
        </w:rPr>
        <w:commentReference w:id="41"/>
      </w:r>
    </w:p>
    <w:p w14:paraId="086EECC4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CC5" w14:textId="77777777" w:rsidR="00F340B2" w:rsidRPr="00FA62B9" w:rsidRDefault="00F340B2" w:rsidP="001E16D9"/>
    <w:p w14:paraId="086EECC6" w14:textId="21772D4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+5°C), kontrola systemu wodociągowego (zawory, węże, pompy). System sprawny, bez wycieków.</w:t>
      </w:r>
    </w:p>
    <w:p w14:paraId="086EECC7" w14:textId="77777777" w:rsidR="00F340B2" w:rsidRPr="00FA62B9" w:rsidRDefault="00F340B2" w:rsidP="001E16D9"/>
    <w:p w14:paraId="086EECC8" w14:textId="6CFFC838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 xml:space="preserve">Wykonanie drobnych napraw, usuniecie podkopów lisów i borsuków. </w:t>
      </w:r>
    </w:p>
    <w:p w14:paraId="086EECC9" w14:textId="77777777" w:rsidR="00F340B2" w:rsidRPr="00FA62B9" w:rsidRDefault="00F340B2" w:rsidP="001E16D9"/>
    <w:p w14:paraId="086EECCA" w14:textId="2A4430F1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CCB" w14:textId="77777777" w:rsidR="00F340B2" w:rsidRPr="00FA62B9" w:rsidRDefault="00F340B2" w:rsidP="001E16D9"/>
    <w:p w14:paraId="086EECCC" w14:textId="37F8ED81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CCD" w14:textId="77777777" w:rsidR="00F340B2" w:rsidRPr="00FA62B9" w:rsidRDefault="00F340B2" w:rsidP="001E16D9"/>
    <w:p w14:paraId="086EECCE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1°C, max 9°C, średnia 5°C; opady deszczu 5.0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CCF" w14:textId="77777777" w:rsidR="00F340B2" w:rsidRPr="00FA62B9" w:rsidRDefault="00F340B2" w:rsidP="001E16D9"/>
    <w:p w14:paraId="086EECD0" w14:textId="77777777" w:rsidR="00F340B2" w:rsidRPr="00FA62B9" w:rsidRDefault="00202F43" w:rsidP="001E16D9">
      <w:r w:rsidRPr="00FA62B9">
        <w:t>Bez zdarzeń nadzwyczajnych, dyżur zakończony bez uwag.</w:t>
      </w:r>
    </w:p>
    <w:p w14:paraId="086EECD1" w14:textId="77777777" w:rsidR="00F340B2" w:rsidRPr="00FA62B9" w:rsidRDefault="00F340B2" w:rsidP="001E16D9"/>
    <w:p w14:paraId="086EECD2" w14:textId="4534C1AD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E69DA" w:rsidRPr="00FA62B9">
        <w:rPr>
          <w:noProof/>
        </w:rPr>
        <w:drawing>
          <wp:inline distT="0" distB="0" distL="0" distR="0" wp14:anchorId="3CB34133" wp14:editId="43D924F5">
            <wp:extent cx="1095375" cy="565454"/>
            <wp:effectExtent l="0" t="0" r="0" b="6350"/>
            <wp:docPr id="996141545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CD3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20.04.2024</w:t>
      </w:r>
    </w:p>
    <w:p w14:paraId="086EECD4" w14:textId="0438A9B4" w:rsidR="00F340B2" w:rsidRPr="00FA62B9" w:rsidRDefault="00202F43" w:rsidP="001E16D9">
      <w:r w:rsidRPr="00FA62B9">
        <w:t>___</w:t>
      </w:r>
    </w:p>
    <w:p w14:paraId="50DCE061" w14:textId="77777777" w:rsidR="00061E89" w:rsidRPr="00FA62B9" w:rsidRDefault="00061E89">
      <w:r w:rsidRPr="00FA62B9">
        <w:br w:type="page"/>
      </w:r>
    </w:p>
    <w:p w14:paraId="086EECD5" w14:textId="45F4425E" w:rsidR="00F340B2" w:rsidRPr="00FA62B9" w:rsidRDefault="00202F43" w:rsidP="001E16D9">
      <w:r w:rsidRPr="00FA62B9">
        <w:lastRenderedPageBreak/>
        <w:t xml:space="preserve">21 kwietnia 2024 r., </w:t>
      </w:r>
      <w:commentRangeStart w:id="42"/>
      <w:r w:rsidRPr="00FA62B9">
        <w:t>niedziela</w:t>
      </w:r>
      <w:commentRangeEnd w:id="42"/>
      <w:r w:rsidR="00A3247D">
        <w:rPr>
          <w:rStyle w:val="Odwoaniedokomentarza"/>
        </w:rPr>
        <w:commentReference w:id="42"/>
      </w:r>
    </w:p>
    <w:p w14:paraId="67D644EF" w14:textId="1D15731F" w:rsidR="0091557D" w:rsidRPr="00FA62B9" w:rsidRDefault="0091557D" w:rsidP="004A3F82">
      <w:r w:rsidRPr="00FA62B9">
        <w:t xml:space="preserve">Dyżurni: Paweł </w:t>
      </w:r>
      <w:proofErr w:type="spellStart"/>
      <w:r w:rsidRPr="00FA62B9">
        <w:t>Kojs</w:t>
      </w:r>
      <w:proofErr w:type="spellEnd"/>
      <w:r w:rsidRPr="00FA62B9">
        <w:t xml:space="preserve"> i </w:t>
      </w:r>
      <w:ins w:id="43" w:author="Reviewer" w:date="2025-11-14T08:34:00Z">
        <w:r w:rsidR="004A3F82">
          <w:t>Lucjan Świder</w:t>
        </w:r>
      </w:ins>
      <w:del w:id="44" w:author="Reviewer" w:date="2025-11-14T08:32:00Z">
        <w:r w:rsidRPr="00FA62B9" w:rsidDel="004A3F82">
          <w:delText>Arkadiusz Nowak</w:delText>
        </w:r>
      </w:del>
    </w:p>
    <w:p w14:paraId="086EECD6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CD7" w14:textId="77777777" w:rsidR="00F340B2" w:rsidRPr="00FA62B9" w:rsidRDefault="00F340B2" w:rsidP="001E16D9"/>
    <w:p w14:paraId="086EECD8" w14:textId="4CF43B3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+4.5°C), kontrola systemu wodociągowego (zawory, węże, pompy). System sprawny, bez wycieków.</w:t>
      </w:r>
    </w:p>
    <w:p w14:paraId="086EECD9" w14:textId="77777777" w:rsidR="00F340B2" w:rsidRPr="00FA62B9" w:rsidRDefault="00F340B2" w:rsidP="001E16D9"/>
    <w:p w14:paraId="086EECDA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CDB" w14:textId="77777777" w:rsidR="00F340B2" w:rsidRPr="00FA62B9" w:rsidRDefault="00F340B2" w:rsidP="001E16D9"/>
    <w:p w14:paraId="086EECDC" w14:textId="038792D3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CDD" w14:textId="77777777" w:rsidR="00F340B2" w:rsidRPr="00FA62B9" w:rsidRDefault="00F340B2" w:rsidP="001E16D9"/>
    <w:p w14:paraId="086EECDE" w14:textId="48E0F88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CDF" w14:textId="77777777" w:rsidR="00F340B2" w:rsidRPr="00FA62B9" w:rsidRDefault="00F340B2" w:rsidP="001E16D9"/>
    <w:p w14:paraId="086EECE0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0°C, max 9°C, średnia 4.5°C;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CE1" w14:textId="77777777" w:rsidR="00F340B2" w:rsidRPr="00FA62B9" w:rsidRDefault="00F340B2" w:rsidP="001E16D9"/>
    <w:p w14:paraId="086EECE2" w14:textId="77777777" w:rsidR="00F340B2" w:rsidRPr="00FA62B9" w:rsidRDefault="00202F43" w:rsidP="001E16D9">
      <w:r w:rsidRPr="00FA62B9">
        <w:t>Bez zdarzeń nadzwyczajnych, dyżur zakończony bez uwag.</w:t>
      </w:r>
    </w:p>
    <w:p w14:paraId="086EECE3" w14:textId="77777777" w:rsidR="00F340B2" w:rsidRPr="00FA62B9" w:rsidRDefault="00F340B2" w:rsidP="001E16D9"/>
    <w:p w14:paraId="086EECE4" w14:textId="0CD31DEF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E69DA" w:rsidRPr="00FA62B9">
        <w:rPr>
          <w:noProof/>
        </w:rPr>
        <w:drawing>
          <wp:inline distT="0" distB="0" distL="0" distR="0" wp14:anchorId="1C35EC1A" wp14:editId="5BAF7058">
            <wp:extent cx="1095375" cy="565454"/>
            <wp:effectExtent l="0" t="0" r="0" b="6350"/>
            <wp:docPr id="1980486732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CE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21.04.2024</w:t>
      </w:r>
    </w:p>
    <w:p w14:paraId="086EECE6" w14:textId="40A91293" w:rsidR="00F340B2" w:rsidRPr="00FA62B9" w:rsidRDefault="00202F43" w:rsidP="001E16D9">
      <w:r w:rsidRPr="00FA62B9">
        <w:t>___</w:t>
      </w:r>
    </w:p>
    <w:p w14:paraId="7E20A69B" w14:textId="77777777" w:rsidR="00061E89" w:rsidRPr="00FA62B9" w:rsidRDefault="00061E89">
      <w:r w:rsidRPr="00FA62B9">
        <w:br w:type="page"/>
      </w:r>
    </w:p>
    <w:p w14:paraId="086EECE7" w14:textId="770E6103" w:rsidR="00F340B2" w:rsidRPr="00FA62B9" w:rsidRDefault="00202F43" w:rsidP="001E16D9">
      <w:r w:rsidRPr="00FA62B9">
        <w:lastRenderedPageBreak/>
        <w:t>22 kwietnia 2024 r., poniedziałek</w:t>
      </w:r>
    </w:p>
    <w:p w14:paraId="58C177DD" w14:textId="4ADC4256" w:rsidR="00C21B66" w:rsidRPr="00FA62B9" w:rsidRDefault="00C21B66" w:rsidP="00C21B66">
      <w:r w:rsidRPr="00FA62B9">
        <w:t>Dyżurni oddający: Paweł Kojs i</w:t>
      </w:r>
      <w:r w:rsidR="00712570" w:rsidRPr="00FA62B9">
        <w:t xml:space="preserve"> Anna Kosoń</w:t>
      </w:r>
    </w:p>
    <w:p w14:paraId="14665460" w14:textId="29103285" w:rsidR="00F77151" w:rsidRPr="00FA62B9" w:rsidRDefault="00C21B66" w:rsidP="004A3F82">
      <w:r w:rsidRPr="00FA62B9">
        <w:t>Dyżurni przyjmujący: Anna Kosoń</w:t>
      </w:r>
      <w:r w:rsidR="00F77151" w:rsidRPr="00FA62B9">
        <w:t xml:space="preserve"> </w:t>
      </w:r>
      <w:r w:rsidR="008E1D57" w:rsidRPr="00FA62B9">
        <w:t>i Lucjan Świder</w:t>
      </w:r>
    </w:p>
    <w:p w14:paraId="086EECE8" w14:textId="4C3F9B3B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ECE9" w14:textId="77777777" w:rsidR="00F340B2" w:rsidRPr="00FA62B9" w:rsidRDefault="00F340B2" w:rsidP="001E16D9"/>
    <w:p w14:paraId="086EECEA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CEB" w14:textId="77777777" w:rsidR="00F340B2" w:rsidRPr="00FA62B9" w:rsidRDefault="00F340B2" w:rsidP="001E16D9"/>
    <w:p w14:paraId="086EECEC" w14:textId="35EA4952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CED" w14:textId="77777777" w:rsidR="00F340B2" w:rsidRPr="00FA62B9" w:rsidRDefault="00F340B2" w:rsidP="001E16D9"/>
    <w:p w14:paraId="086EECEE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CEF" w14:textId="77777777" w:rsidR="00F340B2" w:rsidRPr="00FA62B9" w:rsidRDefault="00F340B2" w:rsidP="001E16D9"/>
    <w:p w14:paraId="086EECF0" w14:textId="5A2B2BE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+5°C), kontrola systemu wodociągowego (zawory, węże, pompy). System sprawny, bez wycieków.</w:t>
      </w:r>
    </w:p>
    <w:p w14:paraId="086EECF1" w14:textId="77777777" w:rsidR="00F340B2" w:rsidRPr="00FA62B9" w:rsidRDefault="00F340B2" w:rsidP="001E16D9"/>
    <w:p w14:paraId="086EECF2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CF3" w14:textId="77777777" w:rsidR="00F340B2" w:rsidRPr="00FA62B9" w:rsidRDefault="00F340B2" w:rsidP="001E16D9"/>
    <w:p w14:paraId="086EECF4" w14:textId="6584B269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 xml:space="preserve">. </w:t>
      </w:r>
      <w:r w:rsidR="00DF00CF" w:rsidRPr="00FA62B9">
        <w:t xml:space="preserve"> Konserwacja paśników i karmników. Drobne remonty nawierzchni dróg wewnętrznych.</w:t>
      </w:r>
    </w:p>
    <w:p w14:paraId="086EECF5" w14:textId="77777777" w:rsidR="00F340B2" w:rsidRPr="00FA62B9" w:rsidRDefault="00F340B2" w:rsidP="001E16D9"/>
    <w:p w14:paraId="086EECF6" w14:textId="2B914E44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CF7" w14:textId="77777777" w:rsidR="00F340B2" w:rsidRPr="00FA62B9" w:rsidRDefault="00F340B2" w:rsidP="001E16D9"/>
    <w:p w14:paraId="086EECF8" w14:textId="77777777" w:rsidR="00F340B2" w:rsidRPr="00FA62B9" w:rsidRDefault="00202F43" w:rsidP="001E16D9">
      <w:r w:rsidRPr="00FA62B9">
        <w:rPr>
          <w:i/>
          <w:iCs/>
        </w:rPr>
        <w:t>Warunki meteorologiczne: temperatura min 0°C, max 10°C, średnia 5°C; brak opadów.</w:t>
      </w:r>
    </w:p>
    <w:p w14:paraId="086EECF9" w14:textId="77777777" w:rsidR="00F340B2" w:rsidRPr="00FA62B9" w:rsidRDefault="00F340B2" w:rsidP="001E16D9"/>
    <w:p w14:paraId="086EECFA" w14:textId="77777777" w:rsidR="00F340B2" w:rsidRPr="00FA62B9" w:rsidRDefault="00202F43" w:rsidP="001E16D9">
      <w:r w:rsidRPr="00FA62B9">
        <w:t>Bez zdarzeń nadzwyczajnych, dyżur zakończony bez uwag.</w:t>
      </w:r>
    </w:p>
    <w:p w14:paraId="086EECFB" w14:textId="77777777" w:rsidR="00F340B2" w:rsidRPr="00FA62B9" w:rsidRDefault="00F340B2" w:rsidP="001E16D9"/>
    <w:p w14:paraId="086EECFC" w14:textId="313A7595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CFD" w14:textId="6D6EDED2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22.04.2024</w:t>
      </w:r>
    </w:p>
    <w:p w14:paraId="086EECFE" w14:textId="49169B77" w:rsidR="00F340B2" w:rsidRPr="00FA62B9" w:rsidRDefault="00202F43" w:rsidP="001E16D9">
      <w:r w:rsidRPr="00FA62B9">
        <w:t>___</w:t>
      </w:r>
    </w:p>
    <w:p w14:paraId="617488E4" w14:textId="77777777" w:rsidR="00061E89" w:rsidRPr="00FA62B9" w:rsidRDefault="00061E89">
      <w:r w:rsidRPr="00FA62B9">
        <w:br w:type="page"/>
      </w:r>
    </w:p>
    <w:p w14:paraId="086EECFF" w14:textId="6C3F74A2" w:rsidR="00F340B2" w:rsidRPr="00FA62B9" w:rsidRDefault="00202F43" w:rsidP="001E16D9">
      <w:r w:rsidRPr="00FA62B9">
        <w:lastRenderedPageBreak/>
        <w:t>23 kwietnia 2024 r., wtorek</w:t>
      </w:r>
    </w:p>
    <w:p w14:paraId="648380E2" w14:textId="7B997E7C" w:rsidR="008E1D57" w:rsidRPr="00FA62B9" w:rsidRDefault="00F77151" w:rsidP="004A3F82">
      <w:r w:rsidRPr="00FA62B9">
        <w:t xml:space="preserve">Dyżurni: Anna Kosoń </w:t>
      </w:r>
      <w:r w:rsidR="008E1D57" w:rsidRPr="00FA62B9">
        <w:t>i Lucjan Świder</w:t>
      </w:r>
    </w:p>
    <w:p w14:paraId="086EED00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D01" w14:textId="77777777" w:rsidR="00F340B2" w:rsidRPr="00FA62B9" w:rsidRDefault="00F340B2" w:rsidP="001E16D9"/>
    <w:p w14:paraId="086EED02" w14:textId="5CB224E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+5.5°C), kontrola systemu wodociągowego (zawory, węże, pompy). System sprawny, bez wycieków.</w:t>
      </w:r>
    </w:p>
    <w:p w14:paraId="086EED03" w14:textId="77777777" w:rsidR="00F340B2" w:rsidRPr="00FA62B9" w:rsidRDefault="00F340B2" w:rsidP="001E16D9"/>
    <w:p w14:paraId="086EED04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D05" w14:textId="77777777" w:rsidR="00F340B2" w:rsidRPr="00FA62B9" w:rsidRDefault="00F340B2" w:rsidP="001E16D9"/>
    <w:p w14:paraId="086EED06" w14:textId="30A231CF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 xml:space="preserve">. </w:t>
      </w:r>
      <w:r w:rsidR="00DF00CF" w:rsidRPr="00FA62B9">
        <w:t xml:space="preserve"> Konserwacja paśników i karmników. Drobne remonty nawierzchni dróg wewnętrznych.</w:t>
      </w:r>
    </w:p>
    <w:p w14:paraId="086EED07" w14:textId="77777777" w:rsidR="00F340B2" w:rsidRPr="00FA62B9" w:rsidRDefault="00F340B2" w:rsidP="001E16D9"/>
    <w:p w14:paraId="086EED08" w14:textId="08166F4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D09" w14:textId="77777777" w:rsidR="00F340B2" w:rsidRPr="00FA62B9" w:rsidRDefault="00F340B2" w:rsidP="001E16D9"/>
    <w:p w14:paraId="086EED0A" w14:textId="77777777" w:rsidR="00F340B2" w:rsidRPr="00FA62B9" w:rsidRDefault="00202F43" w:rsidP="001E16D9">
      <w:r w:rsidRPr="00FA62B9">
        <w:rPr>
          <w:i/>
          <w:iCs/>
        </w:rPr>
        <w:t>Warunki meteorologiczne: temperatura min 0°C, max 11°C, średnia 5.5°C; brak opadów.</w:t>
      </w:r>
    </w:p>
    <w:p w14:paraId="086EED0B" w14:textId="77777777" w:rsidR="00F340B2" w:rsidRPr="00FA62B9" w:rsidRDefault="00F340B2" w:rsidP="001E16D9"/>
    <w:p w14:paraId="086EED0C" w14:textId="77777777" w:rsidR="00F340B2" w:rsidRPr="00FA62B9" w:rsidRDefault="00202F43" w:rsidP="001E16D9">
      <w:r w:rsidRPr="00FA62B9">
        <w:t>Bez zdarzeń nadzwyczajnych, dyżur zakończony bez uwag.</w:t>
      </w:r>
    </w:p>
    <w:p w14:paraId="086EED0D" w14:textId="77777777" w:rsidR="00F340B2" w:rsidRPr="00FA62B9" w:rsidRDefault="00F340B2" w:rsidP="001E16D9"/>
    <w:p w14:paraId="086EED0E" w14:textId="0356FFCC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D0F" w14:textId="4A966211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23.04.2024</w:t>
      </w:r>
    </w:p>
    <w:p w14:paraId="086EED10" w14:textId="0076D67F" w:rsidR="00F340B2" w:rsidRPr="00FA62B9" w:rsidRDefault="00202F43" w:rsidP="001E16D9">
      <w:r w:rsidRPr="00FA62B9">
        <w:t>___</w:t>
      </w:r>
    </w:p>
    <w:p w14:paraId="5174E36C" w14:textId="77777777" w:rsidR="00061E89" w:rsidRPr="00FA62B9" w:rsidRDefault="00061E89">
      <w:r w:rsidRPr="00FA62B9">
        <w:br w:type="page"/>
      </w:r>
    </w:p>
    <w:p w14:paraId="086EED11" w14:textId="44E02DD1" w:rsidR="00F340B2" w:rsidRPr="00FA62B9" w:rsidRDefault="00202F43" w:rsidP="001E16D9">
      <w:r w:rsidRPr="00FA62B9">
        <w:lastRenderedPageBreak/>
        <w:t>24 kwietnia 2024 r., środa</w:t>
      </w:r>
    </w:p>
    <w:p w14:paraId="3DF2F6CA" w14:textId="6F0DD5EA" w:rsidR="00F77151" w:rsidRPr="00FA62B9" w:rsidRDefault="00F77151" w:rsidP="004A3F82">
      <w:r w:rsidRPr="00FA62B9">
        <w:t xml:space="preserve">Dyżurni: Anna Kosoń </w:t>
      </w:r>
      <w:r w:rsidR="008E1D57" w:rsidRPr="00FA62B9">
        <w:t>i Lucjan Świder</w:t>
      </w:r>
    </w:p>
    <w:p w14:paraId="086EED12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D13" w14:textId="77777777" w:rsidR="00F340B2" w:rsidRPr="00FA62B9" w:rsidRDefault="00F340B2" w:rsidP="001E16D9"/>
    <w:p w14:paraId="086EED14" w14:textId="55C8AA6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+6°C), kontrola systemu wodociągowego (zawory, węże, pompy). System sprawny, bez wycieków.</w:t>
      </w:r>
    </w:p>
    <w:p w14:paraId="086EED15" w14:textId="77777777" w:rsidR="00F340B2" w:rsidRPr="00FA62B9" w:rsidRDefault="00F340B2" w:rsidP="001E16D9"/>
    <w:p w14:paraId="086EED16" w14:textId="4215CA5D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 xml:space="preserve">Wykonanie drobnych napraw, usuniecie podkopów lisów i borsuków. </w:t>
      </w:r>
    </w:p>
    <w:p w14:paraId="086EED17" w14:textId="77777777" w:rsidR="00F340B2" w:rsidRPr="00FA62B9" w:rsidRDefault="00F340B2" w:rsidP="001E16D9"/>
    <w:p w14:paraId="086EED18" w14:textId="1CD6076F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D19" w14:textId="77777777" w:rsidR="00F340B2" w:rsidRPr="00FA62B9" w:rsidRDefault="00F340B2" w:rsidP="001E16D9"/>
    <w:p w14:paraId="086EED1A" w14:textId="41A5215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D1B" w14:textId="77777777" w:rsidR="00F340B2" w:rsidRPr="00FA62B9" w:rsidRDefault="00F340B2" w:rsidP="001E16D9"/>
    <w:p w14:paraId="086EED1C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0°C, max 12°C, średnia 6°C;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D1D" w14:textId="77777777" w:rsidR="00F340B2" w:rsidRPr="00FA62B9" w:rsidRDefault="00F340B2" w:rsidP="001E16D9"/>
    <w:p w14:paraId="086EED1E" w14:textId="77777777" w:rsidR="00F340B2" w:rsidRPr="00FA62B9" w:rsidRDefault="00202F43" w:rsidP="001E16D9">
      <w:r w:rsidRPr="00FA62B9">
        <w:t>Bez zdarzeń nadzwyczajnych, dyżur zakończony bez uwag.</w:t>
      </w:r>
    </w:p>
    <w:p w14:paraId="086EED1F" w14:textId="77777777" w:rsidR="00F340B2" w:rsidRPr="00FA62B9" w:rsidRDefault="00F340B2" w:rsidP="001E16D9"/>
    <w:p w14:paraId="086EED20" w14:textId="6A0F769D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D21" w14:textId="00D45A16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24.04.2024</w:t>
      </w:r>
    </w:p>
    <w:p w14:paraId="086EED22" w14:textId="1AE671FC" w:rsidR="00F340B2" w:rsidRPr="00FA62B9" w:rsidRDefault="00202F43" w:rsidP="001E16D9">
      <w:r w:rsidRPr="00FA62B9">
        <w:t>___</w:t>
      </w:r>
    </w:p>
    <w:p w14:paraId="5482B530" w14:textId="77777777" w:rsidR="007E7E9C" w:rsidRPr="00FA62B9" w:rsidRDefault="007E7E9C">
      <w:r w:rsidRPr="00FA62B9">
        <w:br w:type="page"/>
      </w:r>
    </w:p>
    <w:p w14:paraId="086EED23" w14:textId="756A12B7" w:rsidR="00F340B2" w:rsidRPr="00FA62B9" w:rsidRDefault="00202F43" w:rsidP="001E16D9">
      <w:r w:rsidRPr="00FA62B9">
        <w:lastRenderedPageBreak/>
        <w:t>25 kwietnia 2024 r., czwartek</w:t>
      </w:r>
    </w:p>
    <w:p w14:paraId="2581A122" w14:textId="77777777" w:rsidR="008E1D57" w:rsidRPr="00FA62B9" w:rsidRDefault="00F77151" w:rsidP="008E1D57">
      <w:r w:rsidRPr="00FA62B9">
        <w:t xml:space="preserve">Dyżurni: Anna Kosoń </w:t>
      </w:r>
      <w:r w:rsidR="008E1D57" w:rsidRPr="00FA62B9">
        <w:t>i Lucjan Świder</w:t>
      </w:r>
    </w:p>
    <w:p w14:paraId="086EED24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D25" w14:textId="77777777" w:rsidR="00F340B2" w:rsidRPr="00FA62B9" w:rsidRDefault="00F340B2" w:rsidP="001E16D9"/>
    <w:p w14:paraId="086EED26" w14:textId="0267396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+6.5°C), kontrola systemu wodociągowego (zawory, węże, pompy). System sprawny, bez wycieków.</w:t>
      </w:r>
    </w:p>
    <w:p w14:paraId="086EED27" w14:textId="77777777" w:rsidR="00F340B2" w:rsidRPr="00FA62B9" w:rsidRDefault="00F340B2" w:rsidP="001E16D9"/>
    <w:p w14:paraId="086EED28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D29" w14:textId="77777777" w:rsidR="00F340B2" w:rsidRPr="00FA62B9" w:rsidRDefault="00F340B2" w:rsidP="001E16D9"/>
    <w:p w14:paraId="086EED2A" w14:textId="47966817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D2B" w14:textId="77777777" w:rsidR="00F340B2" w:rsidRPr="00FA62B9" w:rsidRDefault="00F340B2" w:rsidP="001E16D9"/>
    <w:p w14:paraId="086EED2C" w14:textId="59A95BB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D2D" w14:textId="77777777" w:rsidR="00F340B2" w:rsidRPr="00FA62B9" w:rsidRDefault="00F340B2" w:rsidP="001E16D9"/>
    <w:p w14:paraId="086EED2E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0°C, max 13°C, średnia 6.5°C;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D2F" w14:textId="77777777" w:rsidR="00F340B2" w:rsidRPr="00FA62B9" w:rsidRDefault="00F340B2" w:rsidP="001E16D9"/>
    <w:p w14:paraId="086EED30" w14:textId="77777777" w:rsidR="00F340B2" w:rsidRPr="00FA62B9" w:rsidRDefault="00202F43" w:rsidP="001E16D9">
      <w:r w:rsidRPr="00FA62B9">
        <w:t>Bez zdarzeń nadzwyczajnych, dyżur zakończony bez uwag.</w:t>
      </w:r>
    </w:p>
    <w:p w14:paraId="086EED31" w14:textId="77777777" w:rsidR="00F340B2" w:rsidRPr="00FA62B9" w:rsidRDefault="00F340B2" w:rsidP="001E16D9"/>
    <w:p w14:paraId="086EED32" w14:textId="15AF87EC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D33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25.04.2024</w:t>
      </w:r>
    </w:p>
    <w:p w14:paraId="086EED34" w14:textId="75E325E5" w:rsidR="00F340B2" w:rsidRPr="00FA62B9" w:rsidRDefault="00202F43" w:rsidP="001E16D9">
      <w:r w:rsidRPr="00FA62B9">
        <w:t>___</w:t>
      </w:r>
    </w:p>
    <w:p w14:paraId="18DA48CF" w14:textId="77777777" w:rsidR="00061E89" w:rsidRPr="00FA62B9" w:rsidRDefault="00061E89">
      <w:r w:rsidRPr="00FA62B9">
        <w:br w:type="page"/>
      </w:r>
    </w:p>
    <w:p w14:paraId="086EED35" w14:textId="13AF242A" w:rsidR="00F340B2" w:rsidRPr="00FA62B9" w:rsidRDefault="00202F43" w:rsidP="001E16D9">
      <w:r w:rsidRPr="00FA62B9">
        <w:lastRenderedPageBreak/>
        <w:t>26 kwietnia 2024 r., piątek</w:t>
      </w:r>
    </w:p>
    <w:p w14:paraId="0AC6F1A7" w14:textId="77777777" w:rsidR="008E1D57" w:rsidRPr="00FA62B9" w:rsidRDefault="000035F9" w:rsidP="008E1D57">
      <w:r w:rsidRPr="00FA62B9">
        <w:t xml:space="preserve">Dyżurni oddający: Anna Kosoń </w:t>
      </w:r>
      <w:r w:rsidR="008E1D57" w:rsidRPr="00FA62B9">
        <w:t>i Lucjan Świder</w:t>
      </w:r>
    </w:p>
    <w:p w14:paraId="42365758" w14:textId="285BE607" w:rsidR="00A93092" w:rsidRPr="00FA62B9" w:rsidRDefault="00A93092" w:rsidP="001E16D9">
      <w:r w:rsidRPr="00FA62B9">
        <w:t xml:space="preserve">Dyżurni </w:t>
      </w:r>
      <w:r w:rsidR="009C7785" w:rsidRPr="00FA62B9">
        <w:t>p</w:t>
      </w:r>
      <w:r w:rsidRPr="00FA62B9">
        <w:t xml:space="preserve">rzyjmujący: </w:t>
      </w:r>
      <w:r w:rsidR="00C95770" w:rsidRPr="00FA62B9">
        <w:t xml:space="preserve">Paweł Kojs i </w:t>
      </w:r>
      <w:r w:rsidR="005A7517" w:rsidRPr="00FA62B9">
        <w:t>Maciej Jabłoński</w:t>
      </w:r>
      <w:r w:rsidR="00C7284E" w:rsidRPr="00FA62B9">
        <w:t>, Anna Kosoń</w:t>
      </w:r>
    </w:p>
    <w:p w14:paraId="086EED36" w14:textId="21973E1B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D37" w14:textId="77777777" w:rsidR="00F340B2" w:rsidRPr="00FA62B9" w:rsidRDefault="00F340B2" w:rsidP="001E16D9"/>
    <w:p w14:paraId="086EED38" w14:textId="5C1C80C2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+7.5°C), kontrola systemu wodociągowego (zawory, węże, pompy). System sprawny, bez wycieków.</w:t>
      </w:r>
    </w:p>
    <w:p w14:paraId="086EED39" w14:textId="77777777" w:rsidR="00F340B2" w:rsidRPr="00FA62B9" w:rsidRDefault="00F340B2" w:rsidP="001E16D9"/>
    <w:p w14:paraId="086EED3A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D3B" w14:textId="77777777" w:rsidR="00F340B2" w:rsidRPr="00FA62B9" w:rsidRDefault="00F340B2" w:rsidP="001E16D9"/>
    <w:p w14:paraId="086EED3C" w14:textId="106A0FD7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D3D" w14:textId="77777777" w:rsidR="00F340B2" w:rsidRPr="00FA62B9" w:rsidRDefault="00F340B2" w:rsidP="001E16D9"/>
    <w:p w14:paraId="086EED3E" w14:textId="501C0B2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D3F" w14:textId="77777777" w:rsidR="00F340B2" w:rsidRPr="00FA62B9" w:rsidRDefault="00F340B2" w:rsidP="001E16D9"/>
    <w:p w14:paraId="086EED40" w14:textId="77777777" w:rsidR="00F340B2" w:rsidRPr="00FA62B9" w:rsidRDefault="00202F43" w:rsidP="001E16D9">
      <w:r w:rsidRPr="00FA62B9">
        <w:t>Czynności tygodniowe: Przegląd sprzętu po zimie. Kontrola stanu ogrodzeń po okresie zimowym. Przygotowanie pastwisk do sezonu.</w:t>
      </w:r>
    </w:p>
    <w:p w14:paraId="086EED41" w14:textId="77777777" w:rsidR="00F340B2" w:rsidRPr="00FA62B9" w:rsidRDefault="00F340B2" w:rsidP="001E16D9"/>
    <w:p w14:paraId="086EED42" w14:textId="0756044E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ED43" w14:textId="77777777" w:rsidR="00F340B2" w:rsidRPr="00FA62B9" w:rsidRDefault="00F340B2" w:rsidP="001E16D9"/>
    <w:p w14:paraId="086EED44" w14:textId="77777777" w:rsidR="00F340B2" w:rsidRPr="00FA62B9" w:rsidRDefault="00202F43" w:rsidP="001E16D9">
      <w:r w:rsidRPr="00FA62B9">
        <w:rPr>
          <w:i/>
          <w:iCs/>
        </w:rPr>
        <w:t>Warunki meteorologiczne: temperatura min 1°C, max 14°C, średnia 7.5°C; brak opadów.</w:t>
      </w:r>
    </w:p>
    <w:p w14:paraId="086EED45" w14:textId="77777777" w:rsidR="00F340B2" w:rsidRPr="00FA62B9" w:rsidRDefault="00F340B2" w:rsidP="001E16D9"/>
    <w:p w14:paraId="086EED46" w14:textId="77777777" w:rsidR="00F340B2" w:rsidRPr="00FA62B9" w:rsidRDefault="00202F43" w:rsidP="001E16D9">
      <w:r w:rsidRPr="00FA62B9">
        <w:t>Bez zdarzeń nadzwyczajnych, dyżur zakończony bez uwag.</w:t>
      </w:r>
    </w:p>
    <w:p w14:paraId="086EED47" w14:textId="77777777" w:rsidR="00F340B2" w:rsidRPr="00FA62B9" w:rsidRDefault="00F340B2" w:rsidP="001E16D9"/>
    <w:p w14:paraId="086EED48" w14:textId="2631CA43" w:rsidR="00F340B2" w:rsidRPr="00FA62B9" w:rsidRDefault="00B9574E" w:rsidP="001E16D9">
      <w:r w:rsidRPr="00FA62B9">
        <w:rPr>
          <w:i/>
          <w:iCs/>
        </w:rPr>
        <w:t xml:space="preserve">Dyżurny: </w:t>
      </w:r>
      <w:r w:rsidR="00FC05B8" w:rsidRPr="00FA62B9">
        <w:rPr>
          <w:i/>
          <w:iCs/>
        </w:rPr>
        <w:t>Anna Kosoń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</w:p>
    <w:p w14:paraId="086EED4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26.04.2024</w:t>
      </w:r>
    </w:p>
    <w:p w14:paraId="086EED4A" w14:textId="4CA72DB2" w:rsidR="00F340B2" w:rsidRPr="00FA62B9" w:rsidRDefault="00202F43" w:rsidP="001E16D9">
      <w:r w:rsidRPr="00FA62B9">
        <w:t>___</w:t>
      </w:r>
    </w:p>
    <w:p w14:paraId="5E1ECDC3" w14:textId="77777777" w:rsidR="00061E89" w:rsidRPr="00FA62B9" w:rsidRDefault="00061E89">
      <w:r w:rsidRPr="00FA62B9">
        <w:br w:type="page"/>
      </w:r>
    </w:p>
    <w:p w14:paraId="086EED4B" w14:textId="3D454027" w:rsidR="00F340B2" w:rsidRPr="00FA62B9" w:rsidRDefault="00202F43" w:rsidP="001E16D9">
      <w:r w:rsidRPr="00FA62B9">
        <w:lastRenderedPageBreak/>
        <w:t>27 kwietnia 2024 r., sobota</w:t>
      </w:r>
    </w:p>
    <w:p w14:paraId="532F90CA" w14:textId="5E01A9AD" w:rsidR="009C7785" w:rsidRPr="00FA62B9" w:rsidRDefault="009C7785" w:rsidP="009C7785">
      <w:r w:rsidRPr="00FA62B9">
        <w:t xml:space="preserve">Dyżurni: </w:t>
      </w:r>
      <w:r w:rsidR="00DA781F" w:rsidRPr="00FA62B9">
        <w:t>Paweł Kojs i Maciej Jabłoński</w:t>
      </w:r>
      <w:r w:rsidR="00C7284E" w:rsidRPr="00FA62B9">
        <w:t>; Anna Kosoń</w:t>
      </w:r>
    </w:p>
    <w:p w14:paraId="086EED4C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D4D" w14:textId="77777777" w:rsidR="00F340B2" w:rsidRPr="00FA62B9" w:rsidRDefault="00F340B2" w:rsidP="001E16D9"/>
    <w:p w14:paraId="086EED4E" w14:textId="1053048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+8°C), kontrola systemu wodociągowego (zawory, węże, pompy). System sprawny, bez wycieków.</w:t>
      </w:r>
    </w:p>
    <w:p w14:paraId="086EED4F" w14:textId="77777777" w:rsidR="00F340B2" w:rsidRPr="00FA62B9" w:rsidRDefault="00F340B2" w:rsidP="001E16D9"/>
    <w:p w14:paraId="086EED50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D51" w14:textId="77777777" w:rsidR="00F340B2" w:rsidRPr="00FA62B9" w:rsidRDefault="00F340B2" w:rsidP="001E16D9"/>
    <w:p w14:paraId="086EED52" w14:textId="352A23AB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D53" w14:textId="77777777" w:rsidR="00F340B2" w:rsidRPr="00FA62B9" w:rsidRDefault="00F340B2" w:rsidP="001E16D9"/>
    <w:p w14:paraId="086EED54" w14:textId="227F67D4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D55" w14:textId="77777777" w:rsidR="00F340B2" w:rsidRPr="00FA62B9" w:rsidRDefault="00F340B2" w:rsidP="001E16D9"/>
    <w:p w14:paraId="086EED56" w14:textId="77777777" w:rsidR="00F340B2" w:rsidRPr="00FA62B9" w:rsidRDefault="00202F43" w:rsidP="001E16D9">
      <w:r w:rsidRPr="00FA62B9">
        <w:rPr>
          <w:i/>
          <w:iCs/>
        </w:rPr>
        <w:t>Warunki meteorologiczne: temperatura min 1°C, max 15°C, średnia 8°C; brak opadów.</w:t>
      </w:r>
    </w:p>
    <w:p w14:paraId="086EED57" w14:textId="77777777" w:rsidR="00F340B2" w:rsidRPr="00FA62B9" w:rsidRDefault="00F340B2" w:rsidP="001E16D9"/>
    <w:p w14:paraId="086EED58" w14:textId="77777777" w:rsidR="00F340B2" w:rsidRPr="00FA62B9" w:rsidRDefault="00202F43" w:rsidP="001E16D9">
      <w:r w:rsidRPr="00FA62B9">
        <w:t>Bez zdarzeń nadzwyczajnych, dyżur zakończony bez uwag.</w:t>
      </w:r>
    </w:p>
    <w:p w14:paraId="086EED59" w14:textId="77777777" w:rsidR="00F340B2" w:rsidRPr="00FA62B9" w:rsidRDefault="00F340B2" w:rsidP="001E16D9"/>
    <w:p w14:paraId="086EED5A" w14:textId="4490D4DD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E69DA" w:rsidRPr="00FA62B9">
        <w:rPr>
          <w:noProof/>
        </w:rPr>
        <w:drawing>
          <wp:inline distT="0" distB="0" distL="0" distR="0" wp14:anchorId="2B33FB4C" wp14:editId="043C5BD1">
            <wp:extent cx="1095375" cy="565454"/>
            <wp:effectExtent l="0" t="0" r="0" b="6350"/>
            <wp:docPr id="1512192344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D5B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27.04.2024</w:t>
      </w:r>
    </w:p>
    <w:p w14:paraId="086EED5C" w14:textId="3BC689AF" w:rsidR="00F340B2" w:rsidRPr="00FA62B9" w:rsidRDefault="00202F43" w:rsidP="001E16D9">
      <w:r w:rsidRPr="00FA62B9">
        <w:t>___</w:t>
      </w:r>
    </w:p>
    <w:p w14:paraId="3E033534" w14:textId="77777777" w:rsidR="00061E89" w:rsidRPr="00FA62B9" w:rsidRDefault="00061E89">
      <w:r w:rsidRPr="00FA62B9">
        <w:br w:type="page"/>
      </w:r>
    </w:p>
    <w:p w14:paraId="086EED5D" w14:textId="0B992B16" w:rsidR="00F340B2" w:rsidRPr="00FA62B9" w:rsidRDefault="00202F43" w:rsidP="001E16D9">
      <w:r w:rsidRPr="00FA62B9">
        <w:lastRenderedPageBreak/>
        <w:t>28 kwietnia 2024 r., niedziela</w:t>
      </w:r>
    </w:p>
    <w:p w14:paraId="05C1065D" w14:textId="77777777" w:rsidR="00DA781F" w:rsidRPr="00FA62B9" w:rsidRDefault="009C7785" w:rsidP="001E16D9">
      <w:r w:rsidRPr="00FA62B9">
        <w:t xml:space="preserve">Dyżurni: </w:t>
      </w:r>
      <w:r w:rsidR="00DA781F" w:rsidRPr="00FA62B9">
        <w:t xml:space="preserve">Paweł Kojs i Maciej Jabłoński </w:t>
      </w:r>
    </w:p>
    <w:p w14:paraId="086EED5E" w14:textId="7DBAE3C5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D5F" w14:textId="77777777" w:rsidR="00F340B2" w:rsidRPr="00FA62B9" w:rsidRDefault="00F340B2" w:rsidP="001E16D9"/>
    <w:p w14:paraId="086EED60" w14:textId="1C1004D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+9°C), kontrola systemu wodociągowego (zawory, węże, pompy). System sprawny, bez wycieków.</w:t>
      </w:r>
    </w:p>
    <w:p w14:paraId="086EED61" w14:textId="77777777" w:rsidR="00F340B2" w:rsidRPr="00FA62B9" w:rsidRDefault="00F340B2" w:rsidP="001E16D9"/>
    <w:p w14:paraId="086EED62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D63" w14:textId="77777777" w:rsidR="00F340B2" w:rsidRPr="00FA62B9" w:rsidRDefault="00F340B2" w:rsidP="001E16D9"/>
    <w:p w14:paraId="086EED64" w14:textId="23EC93C3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D65" w14:textId="77777777" w:rsidR="00F340B2" w:rsidRPr="00FA62B9" w:rsidRDefault="00F340B2" w:rsidP="001E16D9"/>
    <w:p w14:paraId="086EED66" w14:textId="136C1BF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D67" w14:textId="77777777" w:rsidR="00F340B2" w:rsidRPr="00FA62B9" w:rsidRDefault="00F340B2" w:rsidP="001E16D9"/>
    <w:p w14:paraId="086EED68" w14:textId="77777777" w:rsidR="00F340B2" w:rsidRPr="00FA62B9" w:rsidRDefault="00202F43" w:rsidP="001E16D9">
      <w:r w:rsidRPr="00FA62B9">
        <w:rPr>
          <w:i/>
          <w:iCs/>
        </w:rPr>
        <w:t>Warunki meteorologiczne: temperatura min 2°C, max 16°C, średnia 9°C; brak opadów.</w:t>
      </w:r>
    </w:p>
    <w:p w14:paraId="086EED69" w14:textId="77777777" w:rsidR="00F340B2" w:rsidRPr="00FA62B9" w:rsidRDefault="00F340B2" w:rsidP="001E16D9"/>
    <w:p w14:paraId="086EED6A" w14:textId="77777777" w:rsidR="00F340B2" w:rsidRPr="00FA62B9" w:rsidRDefault="00202F43" w:rsidP="001E16D9">
      <w:r w:rsidRPr="00FA62B9">
        <w:t>Bez zdarzeń nadzwyczajnych, dyżur zakończony bez uwag.</w:t>
      </w:r>
    </w:p>
    <w:p w14:paraId="086EED6B" w14:textId="77777777" w:rsidR="00F340B2" w:rsidRPr="00FA62B9" w:rsidRDefault="00F340B2" w:rsidP="001E16D9"/>
    <w:p w14:paraId="086EED6C" w14:textId="4A9CE454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E69DA" w:rsidRPr="00FA62B9">
        <w:rPr>
          <w:noProof/>
        </w:rPr>
        <w:drawing>
          <wp:inline distT="0" distB="0" distL="0" distR="0" wp14:anchorId="3FFF4486" wp14:editId="3EF4A165">
            <wp:extent cx="1095375" cy="565454"/>
            <wp:effectExtent l="0" t="0" r="0" b="6350"/>
            <wp:docPr id="518650941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D6D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28.04.2024</w:t>
      </w:r>
    </w:p>
    <w:p w14:paraId="086EED6E" w14:textId="4104F703" w:rsidR="00F340B2" w:rsidRPr="00FA62B9" w:rsidRDefault="00202F43" w:rsidP="001E16D9">
      <w:r w:rsidRPr="00FA62B9">
        <w:t>___</w:t>
      </w:r>
    </w:p>
    <w:p w14:paraId="52B25566" w14:textId="77777777" w:rsidR="007E7E9C" w:rsidRPr="00FA62B9" w:rsidRDefault="007E7E9C">
      <w:r w:rsidRPr="00FA62B9">
        <w:br w:type="page"/>
      </w:r>
    </w:p>
    <w:p w14:paraId="086EED6F" w14:textId="7DC63413" w:rsidR="00F340B2" w:rsidRPr="00FA62B9" w:rsidRDefault="00202F43" w:rsidP="001E16D9">
      <w:r w:rsidRPr="00FA62B9">
        <w:lastRenderedPageBreak/>
        <w:t>29 kwietnia 2024 r., poniedziałek</w:t>
      </w:r>
    </w:p>
    <w:p w14:paraId="2A79B479" w14:textId="3AB87E65" w:rsidR="00C21B66" w:rsidRPr="00FA62B9" w:rsidRDefault="00C21B66" w:rsidP="00C21B66">
      <w:r w:rsidRPr="00FA62B9">
        <w:t xml:space="preserve">Dyżurni oddający: </w:t>
      </w:r>
      <w:r w:rsidR="00DA781F" w:rsidRPr="00FA62B9">
        <w:t>Paweł Kojs i Maciej Jabłoński</w:t>
      </w:r>
      <w:r w:rsidR="00C7284E" w:rsidRPr="00FA62B9">
        <w:t>, Anna Kosoń</w:t>
      </w:r>
    </w:p>
    <w:p w14:paraId="1B97595D" w14:textId="77777777" w:rsidR="008E1D57" w:rsidRPr="00FA62B9" w:rsidRDefault="00C21B66" w:rsidP="008E1D57">
      <w:r w:rsidRPr="00FA62B9">
        <w:t>Dyżurni przyjmujący: Anna Kosoń</w:t>
      </w:r>
      <w:r w:rsidR="00E62DDA" w:rsidRPr="00FA62B9">
        <w:t xml:space="preserve"> </w:t>
      </w:r>
      <w:r w:rsidR="008E1D57" w:rsidRPr="00FA62B9">
        <w:t>i Lucjan Świder</w:t>
      </w:r>
    </w:p>
    <w:p w14:paraId="1A0D3CF5" w14:textId="184BF617" w:rsidR="00C21B66" w:rsidRPr="00FA62B9" w:rsidRDefault="00C21B66" w:rsidP="00C21B66"/>
    <w:p w14:paraId="086EED70" w14:textId="39B12864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ED71" w14:textId="77777777" w:rsidR="00F340B2" w:rsidRPr="00FA62B9" w:rsidRDefault="00F340B2" w:rsidP="001E16D9"/>
    <w:p w14:paraId="086EED72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D73" w14:textId="77777777" w:rsidR="00F340B2" w:rsidRPr="00FA62B9" w:rsidRDefault="00F340B2" w:rsidP="001E16D9"/>
    <w:p w14:paraId="086EED74" w14:textId="716B0481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D75" w14:textId="77777777" w:rsidR="00F340B2" w:rsidRPr="00FA62B9" w:rsidRDefault="00F340B2" w:rsidP="001E16D9"/>
    <w:p w14:paraId="086EED76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D77" w14:textId="77777777" w:rsidR="00F340B2" w:rsidRPr="00FA62B9" w:rsidRDefault="00F340B2" w:rsidP="001E16D9"/>
    <w:p w14:paraId="086EED78" w14:textId="124D11E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+9.5°C), kontrola systemu wodociągowego (zawory, węże, pompy). System sprawny, bez wycieków.</w:t>
      </w:r>
    </w:p>
    <w:p w14:paraId="086EED79" w14:textId="77777777" w:rsidR="00F340B2" w:rsidRPr="00FA62B9" w:rsidRDefault="00F340B2" w:rsidP="001E16D9"/>
    <w:p w14:paraId="086EED7A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D7B" w14:textId="77777777" w:rsidR="00F340B2" w:rsidRPr="00FA62B9" w:rsidRDefault="00F340B2" w:rsidP="001E16D9"/>
    <w:p w14:paraId="086EED7C" w14:textId="02F0BC2E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D7D" w14:textId="77777777" w:rsidR="00F340B2" w:rsidRPr="00FA62B9" w:rsidRDefault="00F340B2" w:rsidP="001E16D9"/>
    <w:p w14:paraId="086EED7E" w14:textId="11DF33C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D7F" w14:textId="77777777" w:rsidR="00F340B2" w:rsidRPr="00FA62B9" w:rsidRDefault="00F340B2" w:rsidP="001E16D9"/>
    <w:p w14:paraId="086EED80" w14:textId="77777777" w:rsidR="00F340B2" w:rsidRPr="00FA62B9" w:rsidRDefault="00202F43" w:rsidP="001E16D9">
      <w:r w:rsidRPr="00FA62B9">
        <w:rPr>
          <w:i/>
          <w:iCs/>
        </w:rPr>
        <w:t>Warunki meteorologiczne: temperatura min 2°C, max 17°C, średnia 9.5°C; brak opadów.</w:t>
      </w:r>
    </w:p>
    <w:p w14:paraId="086EED81" w14:textId="77777777" w:rsidR="00F340B2" w:rsidRPr="00FA62B9" w:rsidRDefault="00F340B2" w:rsidP="001E16D9"/>
    <w:p w14:paraId="086EED82" w14:textId="02B3C8BC" w:rsidR="00F340B2" w:rsidRPr="00FA62B9" w:rsidRDefault="00683F8E" w:rsidP="001E16D9">
      <w:r w:rsidRPr="00FA62B9">
        <w:t xml:space="preserve">W dniu dzisiejszym do Stacji przyjechała p. reporter z programu UWAGA TVN w związku z </w:t>
      </w:r>
      <w:r w:rsidR="00316AEA" w:rsidRPr="00FA62B9">
        <w:t>uśpioną ok. miesiąca temu łanią, jest to dalszy cią</w:t>
      </w:r>
      <w:r w:rsidR="00FC05B8" w:rsidRPr="00FA62B9">
        <w:t>g</w:t>
      </w:r>
      <w:r w:rsidR="00316AEA" w:rsidRPr="00FA62B9">
        <w:t xml:space="preserve"> owego dosyć nieszczęśliwego zdarzenia</w:t>
      </w:r>
      <w:r w:rsidRPr="00FA62B9">
        <w:t>.</w:t>
      </w:r>
    </w:p>
    <w:p w14:paraId="086EED83" w14:textId="77777777" w:rsidR="00F340B2" w:rsidRPr="00FA62B9" w:rsidRDefault="00F340B2" w:rsidP="001E16D9"/>
    <w:p w14:paraId="086EED84" w14:textId="7685126A" w:rsidR="00F340B2" w:rsidRPr="00FA62B9" w:rsidRDefault="00B9574E" w:rsidP="001E16D9">
      <w:r w:rsidRPr="00FA62B9">
        <w:rPr>
          <w:i/>
          <w:iCs/>
        </w:rPr>
        <w:t xml:space="preserve">Dyżurny: </w:t>
      </w:r>
      <w:r w:rsidR="00C9729D" w:rsidRPr="00FA62B9">
        <w:rPr>
          <w:i/>
          <w:iCs/>
        </w:rPr>
        <w:t>Anna Kosoń</w:t>
      </w:r>
    </w:p>
    <w:p w14:paraId="086EED8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29.04.2024</w:t>
      </w:r>
    </w:p>
    <w:p w14:paraId="086EED86" w14:textId="7A366595" w:rsidR="00F340B2" w:rsidRPr="00FA62B9" w:rsidRDefault="00202F43" w:rsidP="001E16D9">
      <w:r w:rsidRPr="00FA62B9">
        <w:t>___</w:t>
      </w:r>
    </w:p>
    <w:p w14:paraId="19CB858B" w14:textId="77777777" w:rsidR="00061E89" w:rsidRPr="00FA62B9" w:rsidRDefault="00061E89">
      <w:r w:rsidRPr="00FA62B9">
        <w:br w:type="page"/>
      </w:r>
    </w:p>
    <w:p w14:paraId="086EED87" w14:textId="75448E35" w:rsidR="00F340B2" w:rsidRPr="00FA62B9" w:rsidRDefault="00202F43" w:rsidP="001E16D9">
      <w:r w:rsidRPr="00FA62B9">
        <w:lastRenderedPageBreak/>
        <w:t>30 kwietnia 2024 r., wtorek</w:t>
      </w:r>
    </w:p>
    <w:p w14:paraId="6B2839E5" w14:textId="5CBC91FC" w:rsidR="00925DF8" w:rsidRPr="00FA62B9" w:rsidRDefault="00925DF8" w:rsidP="00925DF8">
      <w:r w:rsidRPr="00FA62B9">
        <w:t>Dyżurni:</w:t>
      </w:r>
      <w:r w:rsidR="00E7279E" w:rsidRPr="00FA62B9">
        <w:t xml:space="preserve"> </w:t>
      </w:r>
      <w:r w:rsidRPr="00FA62B9">
        <w:t xml:space="preserve">Anna Kosoń i </w:t>
      </w:r>
      <w:r w:rsidR="008E1D57" w:rsidRPr="00FA62B9">
        <w:t>Lucjan Świder</w:t>
      </w:r>
    </w:p>
    <w:p w14:paraId="086EED88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ED89" w14:textId="77777777" w:rsidR="00F340B2" w:rsidRPr="00FA62B9" w:rsidRDefault="00F340B2" w:rsidP="001E16D9"/>
    <w:p w14:paraId="086EED8A" w14:textId="10AA949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+10.5°C), kontrola systemu wodociągowego (zawory, węże, pompy). System sprawny, bez wycieków.</w:t>
      </w:r>
    </w:p>
    <w:p w14:paraId="086EED8B" w14:textId="77777777" w:rsidR="00F340B2" w:rsidRPr="00FA62B9" w:rsidRDefault="00F340B2" w:rsidP="001E16D9"/>
    <w:p w14:paraId="086EED8C" w14:textId="54D75353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D8D" w14:textId="77777777" w:rsidR="00F340B2" w:rsidRPr="00FA62B9" w:rsidRDefault="00F340B2" w:rsidP="001E16D9"/>
    <w:p w14:paraId="086EED8E" w14:textId="04446BB1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ED8F" w14:textId="77777777" w:rsidR="00F340B2" w:rsidRPr="00FA62B9" w:rsidRDefault="00F340B2" w:rsidP="001E16D9"/>
    <w:p w14:paraId="086EED90" w14:textId="23865E2D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D91" w14:textId="77777777" w:rsidR="00F340B2" w:rsidRPr="00FA62B9" w:rsidRDefault="00F340B2" w:rsidP="001E16D9"/>
    <w:p w14:paraId="086EED92" w14:textId="77777777" w:rsidR="00F340B2" w:rsidRPr="00FA62B9" w:rsidRDefault="00202F43" w:rsidP="001E16D9">
      <w:r w:rsidRPr="00FA62B9">
        <w:rPr>
          <w:i/>
          <w:iCs/>
        </w:rPr>
        <w:t>Warunki meteorologiczne: temperatura min 3°C, max 18°C, średnia 10.5°C; brak opadów.</w:t>
      </w:r>
    </w:p>
    <w:p w14:paraId="086EED93" w14:textId="77777777" w:rsidR="00F340B2" w:rsidRPr="00FA62B9" w:rsidRDefault="00F340B2" w:rsidP="001E16D9"/>
    <w:p w14:paraId="086EED94" w14:textId="77777777" w:rsidR="00F340B2" w:rsidRPr="00FA62B9" w:rsidRDefault="00202F43" w:rsidP="001E16D9">
      <w:r w:rsidRPr="00FA62B9">
        <w:t>Bez zdarzeń nadzwyczajnych, dyżur zakończony bez uwag.</w:t>
      </w:r>
    </w:p>
    <w:p w14:paraId="086EED95" w14:textId="77777777" w:rsidR="00F340B2" w:rsidRPr="00FA62B9" w:rsidRDefault="00F340B2" w:rsidP="001E16D9"/>
    <w:p w14:paraId="086EED96" w14:textId="13E3EF61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D97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30.04.2024</w:t>
      </w:r>
    </w:p>
    <w:p w14:paraId="086EED98" w14:textId="38A60B64" w:rsidR="00F340B2" w:rsidRPr="00FA62B9" w:rsidRDefault="00202F43" w:rsidP="001E16D9">
      <w:r w:rsidRPr="00FA62B9">
        <w:t>___</w:t>
      </w:r>
    </w:p>
    <w:p w14:paraId="31350E4A" w14:textId="77777777" w:rsidR="00061E89" w:rsidRPr="00FA62B9" w:rsidRDefault="00061E89">
      <w:pPr>
        <w:rPr>
          <w:sz w:val="32"/>
          <w:szCs w:val="32"/>
        </w:rPr>
      </w:pPr>
      <w:r w:rsidRPr="00FA62B9">
        <w:rPr>
          <w:sz w:val="32"/>
          <w:szCs w:val="32"/>
        </w:rPr>
        <w:br w:type="page"/>
      </w:r>
    </w:p>
    <w:p w14:paraId="086EED99" w14:textId="2FCEF260" w:rsidR="00F340B2" w:rsidRPr="00FA62B9" w:rsidRDefault="00202F43" w:rsidP="001E16D9">
      <w:r w:rsidRPr="00FA62B9">
        <w:rPr>
          <w:sz w:val="32"/>
          <w:szCs w:val="32"/>
        </w:rPr>
        <w:lastRenderedPageBreak/>
        <w:t>MAJ</w:t>
      </w:r>
    </w:p>
    <w:p w14:paraId="32CC6C95" w14:textId="77777777" w:rsidR="00BF52EC" w:rsidRPr="00FA62B9" w:rsidRDefault="00BF52EC" w:rsidP="00BF52EC">
      <w:r w:rsidRPr="00FA62B9">
        <w:t>Dyżurni: Paweł Kojs i Arkadiusz Nowak</w:t>
      </w:r>
    </w:p>
    <w:p w14:paraId="086EED9A" w14:textId="08F18F55" w:rsidR="00F340B2" w:rsidRPr="00FA62B9" w:rsidRDefault="00202F43" w:rsidP="001E16D9">
      <w:r w:rsidRPr="00FA62B9">
        <w:t>1 maja 2024 r., środa</w:t>
      </w:r>
    </w:p>
    <w:p w14:paraId="086EED9B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D9C" w14:textId="77777777" w:rsidR="00F340B2" w:rsidRPr="00FA62B9" w:rsidRDefault="00F340B2" w:rsidP="001E16D9"/>
    <w:p w14:paraId="086EED9D" w14:textId="2E9ACA5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+15°C), kontrola systemu wodociągowego (zawory, węże, pompy). System sprawny, bez wycieków.</w:t>
      </w:r>
    </w:p>
    <w:p w14:paraId="086EED9E" w14:textId="77777777" w:rsidR="00F340B2" w:rsidRPr="00FA62B9" w:rsidRDefault="00F340B2" w:rsidP="001E16D9"/>
    <w:p w14:paraId="086EED9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DA0" w14:textId="77777777" w:rsidR="00F340B2" w:rsidRPr="00FA62B9" w:rsidRDefault="00F340B2" w:rsidP="001E16D9"/>
    <w:p w14:paraId="086EEDA1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DA2" w14:textId="77777777" w:rsidR="00F340B2" w:rsidRPr="00FA62B9" w:rsidRDefault="00F340B2" w:rsidP="001E16D9"/>
    <w:p w14:paraId="086EEDA3" w14:textId="11A8602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DA4" w14:textId="77777777" w:rsidR="00F340B2" w:rsidRPr="00FA62B9" w:rsidRDefault="00F340B2" w:rsidP="001E16D9"/>
    <w:p w14:paraId="086EEDA5" w14:textId="77777777" w:rsidR="00F340B2" w:rsidRPr="00FA62B9" w:rsidRDefault="00202F43" w:rsidP="001E16D9">
      <w:r w:rsidRPr="00FA62B9">
        <w:rPr>
          <w:i/>
          <w:iCs/>
        </w:rPr>
        <w:t>Warunki meteorologiczne: temperatura min 8°C, max 22°C, średnia 15°C; brak opadów.</w:t>
      </w:r>
    </w:p>
    <w:p w14:paraId="086EEDA6" w14:textId="77777777" w:rsidR="00F340B2" w:rsidRPr="00FA62B9" w:rsidRDefault="00F340B2" w:rsidP="001E16D9"/>
    <w:p w14:paraId="086EEDA7" w14:textId="77777777" w:rsidR="00F340B2" w:rsidRPr="00FA62B9" w:rsidRDefault="00202F43" w:rsidP="001E16D9">
      <w:r w:rsidRPr="00FA62B9">
        <w:t>Bez zdarzeń nadzwyczajnych, dyżur zakończony bez uwag.</w:t>
      </w:r>
    </w:p>
    <w:p w14:paraId="086EEDA8" w14:textId="77777777" w:rsidR="00F340B2" w:rsidRPr="00FA62B9" w:rsidRDefault="00F340B2" w:rsidP="001E16D9"/>
    <w:p w14:paraId="086EEDA9" w14:textId="6C34ACC4" w:rsidR="00F340B2" w:rsidRPr="00FA62B9" w:rsidRDefault="00B9574E" w:rsidP="001E16D9">
      <w:r w:rsidRPr="00FA62B9">
        <w:rPr>
          <w:i/>
          <w:iCs/>
        </w:rPr>
        <w:t xml:space="preserve">Dyżurny: </w:t>
      </w:r>
      <w:r w:rsidR="00FC05B8" w:rsidRPr="00FA62B9">
        <w:rPr>
          <w:i/>
          <w:iCs/>
        </w:rPr>
        <w:t xml:space="preserve">Paweł </w:t>
      </w:r>
      <w:proofErr w:type="spellStart"/>
      <w:r w:rsidR="00FC05B8" w:rsidRPr="00FA62B9">
        <w:rPr>
          <w:i/>
          <w:iCs/>
        </w:rPr>
        <w:t>Kojs</w:t>
      </w:r>
      <w:proofErr w:type="spellEnd"/>
      <w:r w:rsidR="00FC05B8" w:rsidRPr="00FA62B9">
        <w:rPr>
          <w:noProof/>
        </w:rPr>
        <w:drawing>
          <wp:inline distT="0" distB="0" distL="0" distR="0" wp14:anchorId="41986BA7" wp14:editId="0F66B0C0">
            <wp:extent cx="1095375" cy="565454"/>
            <wp:effectExtent l="0" t="0" r="0" b="6350"/>
            <wp:docPr id="1284797674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3BD4BE2F" wp14:editId="6B90F759">
            <wp:extent cx="1943100" cy="469618"/>
            <wp:effectExtent l="0" t="0" r="0" b="6985"/>
            <wp:docPr id="58" name="Obraz 58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DA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01.05.2024</w:t>
      </w:r>
    </w:p>
    <w:p w14:paraId="086EEDAB" w14:textId="205C6BD9" w:rsidR="00F340B2" w:rsidRPr="00FA62B9" w:rsidRDefault="00202F43" w:rsidP="001E16D9">
      <w:r w:rsidRPr="00FA62B9">
        <w:t>___</w:t>
      </w:r>
    </w:p>
    <w:p w14:paraId="7E0358A4" w14:textId="77777777" w:rsidR="00061E89" w:rsidRPr="00FA62B9" w:rsidRDefault="00061E89">
      <w:r w:rsidRPr="00FA62B9">
        <w:br w:type="page"/>
      </w:r>
    </w:p>
    <w:p w14:paraId="086EEDAC" w14:textId="36145BF0" w:rsidR="00F340B2" w:rsidRPr="00FA62B9" w:rsidRDefault="00202F43" w:rsidP="001E16D9">
      <w:r w:rsidRPr="00FA62B9">
        <w:lastRenderedPageBreak/>
        <w:t>2 maja 2024 r., czwartek</w:t>
      </w:r>
    </w:p>
    <w:p w14:paraId="2A81FA48" w14:textId="77777777" w:rsidR="0091557D" w:rsidRPr="00FA62B9" w:rsidRDefault="0091557D" w:rsidP="0091557D">
      <w:r w:rsidRPr="00FA62B9">
        <w:t>Dyżurni: Paweł Kojs i Arkadiusz Nowak</w:t>
      </w:r>
    </w:p>
    <w:p w14:paraId="086EEDAD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DAE" w14:textId="77777777" w:rsidR="00F340B2" w:rsidRPr="00FA62B9" w:rsidRDefault="00F340B2" w:rsidP="001E16D9"/>
    <w:p w14:paraId="086EEDAF" w14:textId="622C5DB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+15.5°C), kontrola systemu wodociągowego (zawory, węże, pompy). System sprawny, bez wycieków.</w:t>
      </w:r>
    </w:p>
    <w:p w14:paraId="086EEDB0" w14:textId="77777777" w:rsidR="00F340B2" w:rsidRPr="00FA62B9" w:rsidRDefault="00F340B2" w:rsidP="001E16D9"/>
    <w:p w14:paraId="086EEDB1" w14:textId="1B809B7C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 xml:space="preserve">Wykonanie drobnych napraw, usuniecie podkopów lisów i borsuków. </w:t>
      </w:r>
    </w:p>
    <w:p w14:paraId="086EEDB2" w14:textId="77777777" w:rsidR="00F340B2" w:rsidRPr="00FA62B9" w:rsidRDefault="00F340B2" w:rsidP="001E16D9"/>
    <w:p w14:paraId="086EEDB3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DB4" w14:textId="77777777" w:rsidR="00F340B2" w:rsidRPr="00FA62B9" w:rsidRDefault="00F340B2" w:rsidP="001E16D9"/>
    <w:p w14:paraId="086EEDB5" w14:textId="6179AE7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DB6" w14:textId="77777777" w:rsidR="00F340B2" w:rsidRPr="00FA62B9" w:rsidRDefault="00F340B2" w:rsidP="001E16D9"/>
    <w:p w14:paraId="086EEDB7" w14:textId="77777777" w:rsidR="00F340B2" w:rsidRPr="00FA62B9" w:rsidRDefault="00202F43" w:rsidP="001E16D9">
      <w:r w:rsidRPr="00FA62B9">
        <w:rPr>
          <w:i/>
          <w:iCs/>
        </w:rPr>
        <w:t>Warunki meteorologiczne: temperatura min 9°C, max 22°C, średnia 15.5°C; brak opadów.</w:t>
      </w:r>
    </w:p>
    <w:p w14:paraId="086EEDB8" w14:textId="77777777" w:rsidR="00F340B2" w:rsidRPr="00FA62B9" w:rsidRDefault="00F340B2" w:rsidP="001E16D9"/>
    <w:p w14:paraId="086EEDB9" w14:textId="77777777" w:rsidR="00F340B2" w:rsidRPr="00FA62B9" w:rsidRDefault="00202F43" w:rsidP="001E16D9">
      <w:r w:rsidRPr="00FA62B9">
        <w:t>Bez zdarzeń nadzwyczajnych, dyżur zakończony bez uwag.</w:t>
      </w:r>
    </w:p>
    <w:p w14:paraId="086EEDBA" w14:textId="77777777" w:rsidR="00F340B2" w:rsidRPr="00FA62B9" w:rsidRDefault="00F340B2" w:rsidP="001E16D9"/>
    <w:p w14:paraId="086EEDBB" w14:textId="289F98CA" w:rsidR="00F340B2" w:rsidRPr="00FA62B9" w:rsidRDefault="00B9574E" w:rsidP="001E16D9">
      <w:r w:rsidRPr="00FA62B9">
        <w:rPr>
          <w:i/>
          <w:iCs/>
        </w:rPr>
        <w:t xml:space="preserve">Dyżurny: </w:t>
      </w:r>
      <w:r w:rsidR="00FC05B8" w:rsidRPr="00FA62B9">
        <w:rPr>
          <w:i/>
          <w:iCs/>
        </w:rPr>
        <w:t xml:space="preserve">Paweł </w:t>
      </w:r>
      <w:proofErr w:type="spellStart"/>
      <w:r w:rsidR="00FC05B8" w:rsidRPr="00FA62B9">
        <w:rPr>
          <w:i/>
          <w:iCs/>
        </w:rPr>
        <w:t>Kojs</w:t>
      </w:r>
      <w:proofErr w:type="spellEnd"/>
      <w:r w:rsidR="00FC05B8" w:rsidRPr="00FA62B9">
        <w:rPr>
          <w:noProof/>
        </w:rPr>
        <w:drawing>
          <wp:inline distT="0" distB="0" distL="0" distR="0" wp14:anchorId="36FF27F3" wp14:editId="75AC6FDD">
            <wp:extent cx="1095375" cy="565454"/>
            <wp:effectExtent l="0" t="0" r="0" b="6350"/>
            <wp:docPr id="888243707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0DB553B4" wp14:editId="0058DD76">
            <wp:extent cx="1943100" cy="469618"/>
            <wp:effectExtent l="0" t="0" r="0" b="6985"/>
            <wp:docPr id="57" name="Obraz 57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DB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02.05.2024</w:t>
      </w:r>
    </w:p>
    <w:p w14:paraId="086EEDBD" w14:textId="2E4B2DF7" w:rsidR="00F340B2" w:rsidRPr="00FA62B9" w:rsidRDefault="00202F43" w:rsidP="001E16D9">
      <w:r w:rsidRPr="00FA62B9">
        <w:t>___</w:t>
      </w:r>
    </w:p>
    <w:p w14:paraId="0EDDA97B" w14:textId="77777777" w:rsidR="00061E89" w:rsidRPr="00FA62B9" w:rsidRDefault="00061E89">
      <w:r w:rsidRPr="00FA62B9">
        <w:br w:type="page"/>
      </w:r>
    </w:p>
    <w:p w14:paraId="086EEDBE" w14:textId="4617D889" w:rsidR="00F340B2" w:rsidRPr="00FA62B9" w:rsidRDefault="00202F43" w:rsidP="001E16D9">
      <w:r w:rsidRPr="00FA62B9">
        <w:lastRenderedPageBreak/>
        <w:t>3 maja 2024 r., piątek</w:t>
      </w:r>
    </w:p>
    <w:p w14:paraId="6AC3CE95" w14:textId="3F24FA9E" w:rsidR="00B46CDE" w:rsidRPr="00FA62B9" w:rsidRDefault="008C3EEF" w:rsidP="0091557D">
      <w:r w:rsidRPr="00FA62B9">
        <w:t>Dyżurni</w:t>
      </w:r>
      <w:r w:rsidR="00536E93" w:rsidRPr="00FA62B9">
        <w:t>: Paweł Kojs i Arkadiusz Nowak</w:t>
      </w:r>
    </w:p>
    <w:p w14:paraId="086EEDBF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DC0" w14:textId="77777777" w:rsidR="00F340B2" w:rsidRPr="00FA62B9" w:rsidRDefault="00F340B2" w:rsidP="001E16D9"/>
    <w:p w14:paraId="086EEDC1" w14:textId="1ACAA732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+16°C), kontrola systemu wodociągowego (zawory, węże, pompy). System sprawny, bez wycieków.</w:t>
      </w:r>
    </w:p>
    <w:p w14:paraId="086EEDC2" w14:textId="77777777" w:rsidR="00F340B2" w:rsidRPr="00FA62B9" w:rsidRDefault="00F340B2" w:rsidP="001E16D9"/>
    <w:p w14:paraId="086EEDC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DC4" w14:textId="77777777" w:rsidR="00F340B2" w:rsidRPr="00FA62B9" w:rsidRDefault="00F340B2" w:rsidP="001E16D9"/>
    <w:p w14:paraId="086EEDC5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DC6" w14:textId="77777777" w:rsidR="00F340B2" w:rsidRPr="00FA62B9" w:rsidRDefault="00F340B2" w:rsidP="001E16D9"/>
    <w:p w14:paraId="086EEDC7" w14:textId="1647C21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DC8" w14:textId="77777777" w:rsidR="00F340B2" w:rsidRPr="00FA62B9" w:rsidRDefault="00F340B2" w:rsidP="001E16D9"/>
    <w:p w14:paraId="086EEDC9" w14:textId="77777777" w:rsidR="00F340B2" w:rsidRPr="00FA62B9" w:rsidRDefault="00202F43" w:rsidP="001E16D9">
      <w:r w:rsidRPr="00FA62B9">
        <w:t>Czynności tygodniowe: Przegląd sprzętu po zimie. Kontrola stanu ogrodzeń po okresie zimowym. Przygotowanie pastwisk do sezonu.</w:t>
      </w:r>
    </w:p>
    <w:p w14:paraId="086EEDCA" w14:textId="77777777" w:rsidR="00F340B2" w:rsidRPr="00FA62B9" w:rsidRDefault="00F340B2" w:rsidP="001E16D9"/>
    <w:p w14:paraId="086EEDCB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EDCC" w14:textId="77777777" w:rsidR="00F340B2" w:rsidRPr="00FA62B9" w:rsidRDefault="00F340B2" w:rsidP="001E16D9"/>
    <w:p w14:paraId="086EEDCD" w14:textId="77777777" w:rsidR="00F340B2" w:rsidRPr="00FA62B9" w:rsidRDefault="00202F43" w:rsidP="001E16D9">
      <w:r w:rsidRPr="00FA62B9">
        <w:rPr>
          <w:i/>
          <w:iCs/>
        </w:rPr>
        <w:t>Warunki meteorologiczne: temperatura min 9°C, max 23°C, średnia 16°C; brak opadów.</w:t>
      </w:r>
    </w:p>
    <w:p w14:paraId="086EEDCE" w14:textId="77777777" w:rsidR="00F340B2" w:rsidRPr="00FA62B9" w:rsidRDefault="00F340B2" w:rsidP="001E16D9"/>
    <w:p w14:paraId="086EEDCF" w14:textId="77777777" w:rsidR="00F340B2" w:rsidRPr="00FA62B9" w:rsidRDefault="00202F43" w:rsidP="001E16D9">
      <w:r w:rsidRPr="00FA62B9">
        <w:t>Bez zdarzeń nadzwyczajnych, dyżur zakończony bez uwag.</w:t>
      </w:r>
    </w:p>
    <w:p w14:paraId="086EEDD0" w14:textId="77777777" w:rsidR="00F340B2" w:rsidRPr="00FA62B9" w:rsidRDefault="00F340B2" w:rsidP="001E16D9"/>
    <w:p w14:paraId="086EEDD1" w14:textId="5A457C22" w:rsidR="00F340B2" w:rsidRPr="00FA62B9" w:rsidRDefault="00B9574E" w:rsidP="001E16D9">
      <w:r w:rsidRPr="00FA62B9">
        <w:rPr>
          <w:i/>
          <w:iCs/>
        </w:rPr>
        <w:t xml:space="preserve">Dyżurny: </w:t>
      </w:r>
      <w:r w:rsidR="00725AAF" w:rsidRPr="00FA62B9">
        <w:t xml:space="preserve">Paweł </w:t>
      </w:r>
      <w:proofErr w:type="spellStart"/>
      <w:r w:rsidR="00725AAF" w:rsidRPr="00FA62B9">
        <w:t>Kojs</w:t>
      </w:r>
      <w:proofErr w:type="spellEnd"/>
      <w:r w:rsidR="00635118" w:rsidRPr="00FA62B9">
        <w:rPr>
          <w:noProof/>
        </w:rPr>
        <w:drawing>
          <wp:inline distT="0" distB="0" distL="0" distR="0" wp14:anchorId="5247E7A3" wp14:editId="2B8E2817">
            <wp:extent cx="1095375" cy="565454"/>
            <wp:effectExtent l="0" t="0" r="0" b="6350"/>
            <wp:docPr id="517153182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5EE" w:rsidRPr="00FA62B9">
        <w:rPr>
          <w:i/>
          <w:iCs/>
        </w:rPr>
        <w:t xml:space="preserve">  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36B8077C" wp14:editId="4D03DF70">
            <wp:extent cx="1943100" cy="469618"/>
            <wp:effectExtent l="0" t="0" r="0" b="6985"/>
            <wp:docPr id="56" name="Obraz 56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DD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03.05.2024</w:t>
      </w:r>
    </w:p>
    <w:p w14:paraId="086EEDD3" w14:textId="2368F7B1" w:rsidR="00F340B2" w:rsidRPr="00FA62B9" w:rsidRDefault="00202F43" w:rsidP="001E16D9">
      <w:r w:rsidRPr="00FA62B9">
        <w:t>___</w:t>
      </w:r>
    </w:p>
    <w:p w14:paraId="1CD8FC5F" w14:textId="77777777" w:rsidR="00061E89" w:rsidRPr="00FA62B9" w:rsidRDefault="00061E89">
      <w:r w:rsidRPr="00FA62B9">
        <w:br w:type="page"/>
      </w:r>
    </w:p>
    <w:p w14:paraId="086EEDD4" w14:textId="1BDACB26" w:rsidR="00F340B2" w:rsidRPr="00FA62B9" w:rsidRDefault="00202F43" w:rsidP="001E16D9">
      <w:r w:rsidRPr="00FA62B9">
        <w:lastRenderedPageBreak/>
        <w:t>4 maja 2024 r., sobota</w:t>
      </w:r>
    </w:p>
    <w:p w14:paraId="23560D89" w14:textId="77777777" w:rsidR="00924D1E" w:rsidRPr="00FA62B9" w:rsidRDefault="00924D1E" w:rsidP="00924D1E">
      <w:r w:rsidRPr="00FA62B9">
        <w:t>Dyżurni: Paweł Kojs i Arkadiusz Nowak</w:t>
      </w:r>
    </w:p>
    <w:p w14:paraId="086EEDD5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DD6" w14:textId="77777777" w:rsidR="00F340B2" w:rsidRPr="00FA62B9" w:rsidRDefault="00F340B2" w:rsidP="001E16D9"/>
    <w:p w14:paraId="086EEDD7" w14:textId="340344E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+16.5°C), kontrola systemu wodociągowego (zawory, węże, pompy). System sprawny, bez wycieków.</w:t>
      </w:r>
    </w:p>
    <w:p w14:paraId="086EEDD8" w14:textId="77777777" w:rsidR="00F340B2" w:rsidRPr="00FA62B9" w:rsidRDefault="00F340B2" w:rsidP="001E16D9"/>
    <w:p w14:paraId="086EEDD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DDA" w14:textId="77777777" w:rsidR="00F340B2" w:rsidRPr="00FA62B9" w:rsidRDefault="00F340B2" w:rsidP="001E16D9"/>
    <w:p w14:paraId="086EEDDB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DDC" w14:textId="77777777" w:rsidR="00F340B2" w:rsidRPr="00FA62B9" w:rsidRDefault="00F340B2" w:rsidP="001E16D9"/>
    <w:p w14:paraId="086EEDDD" w14:textId="1A6D5B0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DDE" w14:textId="77777777" w:rsidR="00F340B2" w:rsidRPr="00FA62B9" w:rsidRDefault="00F340B2" w:rsidP="001E16D9"/>
    <w:p w14:paraId="086EEDDF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10°C, max 23°C, średnia 16.5°C;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DE0" w14:textId="77777777" w:rsidR="00F340B2" w:rsidRPr="00FA62B9" w:rsidRDefault="00F340B2" w:rsidP="001E16D9"/>
    <w:p w14:paraId="086EEDE1" w14:textId="77777777" w:rsidR="00F340B2" w:rsidRPr="00FA62B9" w:rsidRDefault="00202F43" w:rsidP="001E16D9">
      <w:r w:rsidRPr="00FA62B9">
        <w:t>Bez zdarzeń nadzwyczajnych, dyżur zakończony bez uwag.</w:t>
      </w:r>
    </w:p>
    <w:p w14:paraId="086EEDE2" w14:textId="77777777" w:rsidR="00F340B2" w:rsidRPr="00FA62B9" w:rsidRDefault="00F340B2" w:rsidP="001E16D9"/>
    <w:p w14:paraId="3313197D" w14:textId="77777777" w:rsidR="004B05EE" w:rsidRPr="00FA62B9" w:rsidRDefault="004B05EE" w:rsidP="001E16D9">
      <w:pPr>
        <w:rPr>
          <w:i/>
          <w:iCs/>
        </w:rPr>
      </w:pPr>
    </w:p>
    <w:p w14:paraId="086EEDE3" w14:textId="1593E0D5" w:rsidR="00F340B2" w:rsidRPr="00FA62B9" w:rsidRDefault="00B9574E" w:rsidP="001E16D9">
      <w:r w:rsidRPr="00FA62B9">
        <w:rPr>
          <w:i/>
          <w:iCs/>
        </w:rPr>
        <w:t xml:space="preserve">Dyżurny: </w:t>
      </w:r>
      <w:r w:rsidR="00725AAF" w:rsidRPr="00FA62B9">
        <w:t xml:space="preserve">Paweł </w:t>
      </w:r>
      <w:proofErr w:type="spellStart"/>
      <w:r w:rsidR="00725AAF" w:rsidRPr="00FA62B9">
        <w:t>Kojs</w:t>
      </w:r>
      <w:proofErr w:type="spellEnd"/>
      <w:r w:rsidR="00635118" w:rsidRPr="00FA62B9">
        <w:rPr>
          <w:noProof/>
        </w:rPr>
        <w:drawing>
          <wp:inline distT="0" distB="0" distL="0" distR="0" wp14:anchorId="20E86494" wp14:editId="0E673A7D">
            <wp:extent cx="1095375" cy="565454"/>
            <wp:effectExtent l="0" t="0" r="0" b="6350"/>
            <wp:docPr id="716726929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65251A0D" wp14:editId="5B655A49">
            <wp:extent cx="1943100" cy="469618"/>
            <wp:effectExtent l="0" t="0" r="0" b="6985"/>
            <wp:docPr id="55" name="Obraz 55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DE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04.05.2024</w:t>
      </w:r>
    </w:p>
    <w:p w14:paraId="086EEDE5" w14:textId="74420403" w:rsidR="00F340B2" w:rsidRPr="00FA62B9" w:rsidRDefault="00202F43" w:rsidP="001E16D9">
      <w:r w:rsidRPr="00FA62B9">
        <w:t>___</w:t>
      </w:r>
    </w:p>
    <w:p w14:paraId="506C443F" w14:textId="77777777" w:rsidR="00061E89" w:rsidRPr="00FA62B9" w:rsidRDefault="00061E89">
      <w:r w:rsidRPr="00FA62B9">
        <w:br w:type="page"/>
      </w:r>
    </w:p>
    <w:p w14:paraId="086EEDE6" w14:textId="33B0404E" w:rsidR="00F340B2" w:rsidRPr="00FA62B9" w:rsidRDefault="00202F43" w:rsidP="001E16D9">
      <w:r w:rsidRPr="00FA62B9">
        <w:lastRenderedPageBreak/>
        <w:t>5 maja 2024 r., niedziela</w:t>
      </w:r>
    </w:p>
    <w:p w14:paraId="2817D427" w14:textId="77777777" w:rsidR="00865910" w:rsidRPr="00FA62B9" w:rsidRDefault="00865910" w:rsidP="00865910">
      <w:r w:rsidRPr="00FA62B9">
        <w:t>Dyżurni: Paweł Kojs i Arkadiusz Nowak</w:t>
      </w:r>
    </w:p>
    <w:p w14:paraId="086EEDE7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DE8" w14:textId="77777777" w:rsidR="00F340B2" w:rsidRPr="00FA62B9" w:rsidRDefault="00F340B2" w:rsidP="001E16D9"/>
    <w:p w14:paraId="086EEDE9" w14:textId="726C003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+16°C), kontrola systemu wodociągowego (zawory, węże, pompy). System sprawny, bez wycieków.</w:t>
      </w:r>
    </w:p>
    <w:p w14:paraId="086EEDEA" w14:textId="77777777" w:rsidR="00F340B2" w:rsidRPr="00FA62B9" w:rsidRDefault="00F340B2" w:rsidP="001E16D9"/>
    <w:p w14:paraId="086EEDE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DEC" w14:textId="77777777" w:rsidR="00F340B2" w:rsidRPr="00FA62B9" w:rsidRDefault="00F340B2" w:rsidP="001E16D9"/>
    <w:p w14:paraId="086EEDED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DEE" w14:textId="77777777" w:rsidR="00F340B2" w:rsidRPr="00FA62B9" w:rsidRDefault="00F340B2" w:rsidP="001E16D9"/>
    <w:p w14:paraId="086EEDEF" w14:textId="659E857D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DF0" w14:textId="77777777" w:rsidR="00F340B2" w:rsidRPr="00FA62B9" w:rsidRDefault="00F340B2" w:rsidP="001E16D9"/>
    <w:p w14:paraId="086EEDF1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10°C, max 22°C, średnia 16°C; opady deszczu 3.0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DF2" w14:textId="77777777" w:rsidR="00F340B2" w:rsidRPr="00FA62B9" w:rsidRDefault="00F340B2" w:rsidP="001E16D9"/>
    <w:p w14:paraId="086EEDF3" w14:textId="77777777" w:rsidR="00F340B2" w:rsidRPr="00FA62B9" w:rsidRDefault="00202F43" w:rsidP="001E16D9">
      <w:r w:rsidRPr="00FA62B9">
        <w:t>Bez zdarzeń nadzwyczajnych, dyżur zakończony bez uwag.</w:t>
      </w:r>
    </w:p>
    <w:p w14:paraId="086EEDF4" w14:textId="77777777" w:rsidR="00F340B2" w:rsidRPr="00FA62B9" w:rsidRDefault="00F340B2" w:rsidP="001E16D9"/>
    <w:p w14:paraId="1A56F9FB" w14:textId="77777777" w:rsidR="004B05EE" w:rsidRPr="00FA62B9" w:rsidRDefault="004B05EE" w:rsidP="001E16D9">
      <w:pPr>
        <w:rPr>
          <w:i/>
          <w:iCs/>
        </w:rPr>
      </w:pPr>
    </w:p>
    <w:p w14:paraId="086EEDF5" w14:textId="77680056" w:rsidR="00F340B2" w:rsidRPr="00FA62B9" w:rsidRDefault="00B9574E" w:rsidP="001E16D9">
      <w:r w:rsidRPr="00FA62B9">
        <w:rPr>
          <w:i/>
          <w:iCs/>
        </w:rPr>
        <w:t xml:space="preserve">Dyżurny: </w:t>
      </w:r>
      <w:r w:rsidR="00725AAF" w:rsidRPr="00FA62B9">
        <w:t xml:space="preserve">Paweł </w:t>
      </w:r>
      <w:proofErr w:type="spellStart"/>
      <w:r w:rsidR="00725AAF" w:rsidRPr="00FA62B9">
        <w:t>Kojs</w:t>
      </w:r>
      <w:proofErr w:type="spellEnd"/>
      <w:r w:rsidR="00635118" w:rsidRPr="00FA62B9">
        <w:rPr>
          <w:noProof/>
        </w:rPr>
        <w:drawing>
          <wp:inline distT="0" distB="0" distL="0" distR="0" wp14:anchorId="23010957" wp14:editId="79D023A5">
            <wp:extent cx="1095375" cy="565454"/>
            <wp:effectExtent l="0" t="0" r="0" b="6350"/>
            <wp:docPr id="419565368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6BE1EAA3" wp14:editId="54F351BF">
            <wp:extent cx="1943100" cy="469618"/>
            <wp:effectExtent l="0" t="0" r="0" b="6985"/>
            <wp:docPr id="54" name="Obraz 54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DF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05.05.2024</w:t>
      </w:r>
    </w:p>
    <w:p w14:paraId="086EEDF7" w14:textId="27D74C0A" w:rsidR="00F340B2" w:rsidRPr="00FA62B9" w:rsidRDefault="00202F43" w:rsidP="001E16D9">
      <w:r w:rsidRPr="00FA62B9">
        <w:t>___</w:t>
      </w:r>
    </w:p>
    <w:p w14:paraId="271EACFD" w14:textId="77777777" w:rsidR="007E7E9C" w:rsidRPr="00FA62B9" w:rsidRDefault="007E7E9C">
      <w:r w:rsidRPr="00FA62B9">
        <w:br w:type="page"/>
      </w:r>
    </w:p>
    <w:p w14:paraId="086EEDF8" w14:textId="0B9FBF77" w:rsidR="00F340B2" w:rsidRPr="00FA62B9" w:rsidRDefault="00202F43" w:rsidP="001E16D9">
      <w:r w:rsidRPr="00FA62B9">
        <w:lastRenderedPageBreak/>
        <w:t>6 maja 2024 r., poniedziałek</w:t>
      </w:r>
    </w:p>
    <w:p w14:paraId="646FD3AD" w14:textId="0D1FC134" w:rsidR="00865910" w:rsidRPr="00FA62B9" w:rsidRDefault="00C21B66" w:rsidP="00865910">
      <w:r w:rsidRPr="00FA62B9">
        <w:t xml:space="preserve">Dyżurni oddający: </w:t>
      </w:r>
      <w:r w:rsidR="00865910" w:rsidRPr="00FA62B9">
        <w:t>Paweł Kojs i Arkadiusz Nowak</w:t>
      </w:r>
    </w:p>
    <w:p w14:paraId="34FFED5F" w14:textId="66469660" w:rsidR="00C21B66" w:rsidRPr="00FA62B9" w:rsidRDefault="00C21B66" w:rsidP="00C21B66">
      <w:r w:rsidRPr="00FA62B9">
        <w:t xml:space="preserve">Dyżurni przyjmujący: </w:t>
      </w:r>
      <w:r w:rsidR="00C5607E" w:rsidRPr="00FA62B9">
        <w:t>Maciej Jabłoński</w:t>
      </w:r>
      <w:r w:rsidR="00EF1843" w:rsidRPr="00FA62B9">
        <w:t>, Lucjan Świder</w:t>
      </w:r>
      <w:r w:rsidR="00C8489D" w:rsidRPr="00FA62B9">
        <w:t xml:space="preserve"> </w:t>
      </w:r>
    </w:p>
    <w:p w14:paraId="086EEDF9" w14:textId="57347F70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EDFA" w14:textId="77777777" w:rsidR="00F340B2" w:rsidRPr="00FA62B9" w:rsidRDefault="00F340B2" w:rsidP="001E16D9"/>
    <w:p w14:paraId="086EEDFB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DFC" w14:textId="77777777" w:rsidR="00F340B2" w:rsidRPr="00FA62B9" w:rsidRDefault="00F340B2" w:rsidP="001E16D9"/>
    <w:p w14:paraId="086EEDFD" w14:textId="4B04FE57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DFE" w14:textId="77777777" w:rsidR="00F340B2" w:rsidRPr="00FA62B9" w:rsidRDefault="00F340B2" w:rsidP="001E16D9"/>
    <w:p w14:paraId="086EEDFF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E00" w14:textId="77777777" w:rsidR="00F340B2" w:rsidRPr="00FA62B9" w:rsidRDefault="00F340B2" w:rsidP="001E16D9"/>
    <w:p w14:paraId="086EEE01" w14:textId="31C49E0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+16.5°C), kontrola systemu wodociągowego (zawory, węże, pompy). System sprawny, bez wycieków.</w:t>
      </w:r>
    </w:p>
    <w:p w14:paraId="086EEE02" w14:textId="77777777" w:rsidR="00F340B2" w:rsidRPr="00FA62B9" w:rsidRDefault="00F340B2" w:rsidP="001E16D9"/>
    <w:p w14:paraId="086EEE0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E04" w14:textId="77777777" w:rsidR="00F340B2" w:rsidRPr="00FA62B9" w:rsidRDefault="00F340B2" w:rsidP="001E16D9"/>
    <w:p w14:paraId="086EEE05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E06" w14:textId="77777777" w:rsidR="00F340B2" w:rsidRPr="00FA62B9" w:rsidRDefault="00F340B2" w:rsidP="001E16D9"/>
    <w:p w14:paraId="086EEE07" w14:textId="3534D5D1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E08" w14:textId="77777777" w:rsidR="00F340B2" w:rsidRPr="00FA62B9" w:rsidRDefault="00F340B2" w:rsidP="001E16D9"/>
    <w:p w14:paraId="086EEE09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11°C, max 22°C, średnia 16.5°C; opady deszczu 4.0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E0A" w14:textId="77777777" w:rsidR="00F340B2" w:rsidRPr="00FA62B9" w:rsidRDefault="00F340B2" w:rsidP="001E16D9"/>
    <w:p w14:paraId="086EEE0B" w14:textId="77777777" w:rsidR="00F340B2" w:rsidRPr="00FA62B9" w:rsidRDefault="00202F43" w:rsidP="001E16D9">
      <w:r w:rsidRPr="00FA62B9">
        <w:t>Bez zdarzeń nadzwyczajnych, dyżur zakończony bez uwag.</w:t>
      </w:r>
    </w:p>
    <w:p w14:paraId="086EEE0C" w14:textId="02531582" w:rsidR="00F340B2" w:rsidRPr="00FA62B9" w:rsidRDefault="00A3247D" w:rsidP="001E16D9">
      <w:r w:rsidRPr="000B5157">
        <w:rPr>
          <w:i/>
          <w:iCs/>
          <w:noProof/>
          <w:sz w:val="20"/>
          <w:szCs w:val="20"/>
        </w:rPr>
        <w:drawing>
          <wp:inline distT="0" distB="0" distL="0" distR="0" wp14:anchorId="486CD759" wp14:editId="128E47DF">
            <wp:extent cx="1943100" cy="469618"/>
            <wp:effectExtent l="0" t="0" r="0" b="6985"/>
            <wp:docPr id="53" name="Obraz 53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E0D" w14:textId="0A78D76E" w:rsidR="00F340B2" w:rsidRPr="00FA62B9" w:rsidRDefault="00B9574E" w:rsidP="001E16D9">
      <w:r w:rsidRPr="00FA62B9">
        <w:rPr>
          <w:i/>
          <w:iCs/>
        </w:rPr>
        <w:t xml:space="preserve">Dyżurny: </w:t>
      </w:r>
      <w:r w:rsidR="004B05EE" w:rsidRPr="00FA62B9">
        <w:t>Maciej Jabłoński</w:t>
      </w:r>
      <w:r w:rsidR="004B05EE" w:rsidRPr="00FA62B9">
        <w:rPr>
          <w:i/>
          <w:iCs/>
        </w:rPr>
        <w:t xml:space="preserve">  </w:t>
      </w:r>
    </w:p>
    <w:p w14:paraId="086EEE0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06.05.2024</w:t>
      </w:r>
    </w:p>
    <w:p w14:paraId="086EEE0F" w14:textId="10FE40DE" w:rsidR="00F340B2" w:rsidRPr="00FA62B9" w:rsidRDefault="00202F43" w:rsidP="001E16D9">
      <w:r w:rsidRPr="00FA62B9">
        <w:t>___</w:t>
      </w:r>
    </w:p>
    <w:p w14:paraId="31CFDCD6" w14:textId="77777777" w:rsidR="00061E89" w:rsidRPr="00FA62B9" w:rsidRDefault="00061E89">
      <w:r w:rsidRPr="00FA62B9">
        <w:br w:type="page"/>
      </w:r>
    </w:p>
    <w:p w14:paraId="086EEE10" w14:textId="5D34340A" w:rsidR="00F340B2" w:rsidRPr="00FA62B9" w:rsidRDefault="00202F43" w:rsidP="001E16D9">
      <w:r w:rsidRPr="00FA62B9">
        <w:lastRenderedPageBreak/>
        <w:t>7 maja 2024 r., wtorek</w:t>
      </w:r>
    </w:p>
    <w:p w14:paraId="529F4EDD" w14:textId="1BE7DCD6" w:rsidR="00C5607E" w:rsidRPr="00FA62B9" w:rsidRDefault="00C5607E" w:rsidP="00C5607E">
      <w:r w:rsidRPr="00FA62B9">
        <w:t>Dyżurni: Anna Kosoń i Maciej Jabłoński</w:t>
      </w:r>
    </w:p>
    <w:p w14:paraId="086EEE11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E12" w14:textId="77777777" w:rsidR="00F340B2" w:rsidRPr="00FA62B9" w:rsidRDefault="00F340B2" w:rsidP="001E16D9"/>
    <w:p w14:paraId="086EEE13" w14:textId="11F2404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+16°C), kontrola systemu wodociągowego (zawory, węże, pompy). System sprawny, bez wycieków.</w:t>
      </w:r>
    </w:p>
    <w:p w14:paraId="086EEE14" w14:textId="77777777" w:rsidR="00F340B2" w:rsidRPr="00FA62B9" w:rsidRDefault="00F340B2" w:rsidP="001E16D9"/>
    <w:p w14:paraId="086EEE1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E16" w14:textId="77777777" w:rsidR="00F340B2" w:rsidRPr="00FA62B9" w:rsidRDefault="00F340B2" w:rsidP="001E16D9"/>
    <w:p w14:paraId="086EEE17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E18" w14:textId="77777777" w:rsidR="00F340B2" w:rsidRPr="00FA62B9" w:rsidRDefault="00F340B2" w:rsidP="001E16D9"/>
    <w:p w14:paraId="086EEE19" w14:textId="3862EEC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E1A" w14:textId="77777777" w:rsidR="00F340B2" w:rsidRPr="00FA62B9" w:rsidRDefault="00F340B2" w:rsidP="001E16D9"/>
    <w:p w14:paraId="086EEE1B" w14:textId="77777777" w:rsidR="00F340B2" w:rsidRPr="00FA62B9" w:rsidRDefault="00202F43" w:rsidP="001E16D9">
      <w:r w:rsidRPr="00FA62B9">
        <w:rPr>
          <w:i/>
          <w:iCs/>
        </w:rPr>
        <w:t>Warunki meteorologiczne: temperatura min 11°C, max 21°C, średnia 16°C; brak opadów.</w:t>
      </w:r>
    </w:p>
    <w:p w14:paraId="086EEE1C" w14:textId="77777777" w:rsidR="00F340B2" w:rsidRPr="00FA62B9" w:rsidRDefault="00F340B2" w:rsidP="001E16D9"/>
    <w:p w14:paraId="086EEE1D" w14:textId="77777777" w:rsidR="00F340B2" w:rsidRPr="00FA62B9" w:rsidRDefault="00202F43" w:rsidP="001E16D9">
      <w:r w:rsidRPr="00FA62B9">
        <w:t>Bez zdarzeń nadzwyczajnych, dyżur zakończony bez uwag.</w:t>
      </w:r>
    </w:p>
    <w:p w14:paraId="086EEE1E" w14:textId="77777777" w:rsidR="00F340B2" w:rsidRPr="00FA62B9" w:rsidRDefault="00F340B2" w:rsidP="001E16D9"/>
    <w:p w14:paraId="086EEE1F" w14:textId="050B4E28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E2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07.05.2024</w:t>
      </w:r>
    </w:p>
    <w:p w14:paraId="086EEE21" w14:textId="38D0D9DB" w:rsidR="00F340B2" w:rsidRPr="00FA62B9" w:rsidRDefault="00202F43" w:rsidP="001E16D9">
      <w:r w:rsidRPr="00FA62B9">
        <w:t>___</w:t>
      </w:r>
    </w:p>
    <w:p w14:paraId="5C0194C6" w14:textId="77777777" w:rsidR="00061E89" w:rsidRPr="00FA62B9" w:rsidRDefault="00061E89">
      <w:r w:rsidRPr="00FA62B9">
        <w:br w:type="page"/>
      </w:r>
    </w:p>
    <w:p w14:paraId="086EEE22" w14:textId="5CE86630" w:rsidR="00F340B2" w:rsidRPr="00FA62B9" w:rsidRDefault="00202F43" w:rsidP="001E16D9">
      <w:r w:rsidRPr="00FA62B9">
        <w:lastRenderedPageBreak/>
        <w:t>8 maja 2024 r., środa</w:t>
      </w:r>
    </w:p>
    <w:p w14:paraId="5BCEEED7" w14:textId="77777777" w:rsidR="00C5607E" w:rsidRPr="00FA62B9" w:rsidRDefault="00C5607E" w:rsidP="00C5607E">
      <w:r w:rsidRPr="00FA62B9">
        <w:t>Dyżurni: Anna Kosoń i Maciej Jabłoński</w:t>
      </w:r>
    </w:p>
    <w:p w14:paraId="086EEE23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E24" w14:textId="77777777" w:rsidR="00F340B2" w:rsidRPr="00FA62B9" w:rsidRDefault="00F340B2" w:rsidP="001E16D9"/>
    <w:p w14:paraId="086EEE25" w14:textId="2452EC1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+16°C), kontrola systemu wodociągowego (zawory, węże, pompy). System sprawny, bez wycieków.</w:t>
      </w:r>
    </w:p>
    <w:p w14:paraId="086EEE26" w14:textId="77777777" w:rsidR="00F340B2" w:rsidRPr="00FA62B9" w:rsidRDefault="00F340B2" w:rsidP="001E16D9"/>
    <w:p w14:paraId="086EEE27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E28" w14:textId="77777777" w:rsidR="00F340B2" w:rsidRPr="00FA62B9" w:rsidRDefault="00F340B2" w:rsidP="001E16D9"/>
    <w:p w14:paraId="086EEE29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E2A" w14:textId="77777777" w:rsidR="00F340B2" w:rsidRPr="00FA62B9" w:rsidRDefault="00F340B2" w:rsidP="001E16D9"/>
    <w:p w14:paraId="086EEE2B" w14:textId="1482064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E2C" w14:textId="77777777" w:rsidR="00F340B2" w:rsidRPr="00FA62B9" w:rsidRDefault="00F340B2" w:rsidP="001E16D9"/>
    <w:p w14:paraId="086EEE2D" w14:textId="77777777" w:rsidR="00F340B2" w:rsidRPr="00FA62B9" w:rsidRDefault="00202F43" w:rsidP="001E16D9">
      <w:r w:rsidRPr="00FA62B9">
        <w:rPr>
          <w:i/>
          <w:iCs/>
        </w:rPr>
        <w:t>Warunki meteorologiczne: temperatura min 11°C, max 21°C, średnia 16°C; brak opadów.</w:t>
      </w:r>
    </w:p>
    <w:p w14:paraId="086EEE2E" w14:textId="77777777" w:rsidR="00F340B2" w:rsidRPr="00FA62B9" w:rsidRDefault="00F340B2" w:rsidP="001E16D9"/>
    <w:p w14:paraId="086EEE2F" w14:textId="77777777" w:rsidR="00F340B2" w:rsidRPr="00FA62B9" w:rsidRDefault="00202F43" w:rsidP="001E16D9">
      <w:r w:rsidRPr="00FA62B9">
        <w:t>Bez zdarzeń nadzwyczajnych, dyżur zakończony bez uwag.</w:t>
      </w:r>
    </w:p>
    <w:p w14:paraId="086EEE30" w14:textId="77777777" w:rsidR="00F340B2" w:rsidRPr="00FA62B9" w:rsidRDefault="00F340B2" w:rsidP="001E16D9"/>
    <w:p w14:paraId="086EEE31" w14:textId="3F426FD7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E3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08.05.2024</w:t>
      </w:r>
    </w:p>
    <w:p w14:paraId="086EEE33" w14:textId="31274120" w:rsidR="00F340B2" w:rsidRPr="00FA62B9" w:rsidRDefault="00202F43" w:rsidP="001E16D9">
      <w:r w:rsidRPr="00FA62B9">
        <w:t>___</w:t>
      </w:r>
    </w:p>
    <w:p w14:paraId="20EC9DD1" w14:textId="77777777" w:rsidR="00061E89" w:rsidRPr="00FA62B9" w:rsidRDefault="00061E89">
      <w:r w:rsidRPr="00FA62B9">
        <w:br w:type="page"/>
      </w:r>
    </w:p>
    <w:p w14:paraId="086EEE34" w14:textId="02AF2009" w:rsidR="00F340B2" w:rsidRPr="00FA62B9" w:rsidRDefault="00202F43" w:rsidP="001E16D9">
      <w:r w:rsidRPr="00FA62B9">
        <w:lastRenderedPageBreak/>
        <w:t>9 maja 2024 r., czwartek</w:t>
      </w:r>
    </w:p>
    <w:p w14:paraId="19985154" w14:textId="77777777" w:rsidR="00C5607E" w:rsidRPr="00FA62B9" w:rsidRDefault="00C5607E" w:rsidP="00C5607E">
      <w:r w:rsidRPr="00FA62B9">
        <w:t>Dyżurni: Anna Kosoń i Maciej Jabłoński</w:t>
      </w:r>
    </w:p>
    <w:p w14:paraId="086EEE35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E36" w14:textId="77777777" w:rsidR="00F340B2" w:rsidRPr="00FA62B9" w:rsidRDefault="00F340B2" w:rsidP="001E16D9"/>
    <w:p w14:paraId="086EEE37" w14:textId="4CF2E382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+15.5°C), kontrola systemu wodociągowego (zawory, węże, pompy). System sprawny, bez wycieków.</w:t>
      </w:r>
    </w:p>
    <w:p w14:paraId="086EEE38" w14:textId="77777777" w:rsidR="00F340B2" w:rsidRPr="00FA62B9" w:rsidRDefault="00F340B2" w:rsidP="001E16D9"/>
    <w:p w14:paraId="086EEE39" w14:textId="37B7A4A0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E3A" w14:textId="77777777" w:rsidR="00F340B2" w:rsidRPr="00FA62B9" w:rsidRDefault="00F340B2" w:rsidP="001E16D9"/>
    <w:p w14:paraId="086EEE3B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E3C" w14:textId="77777777" w:rsidR="00F340B2" w:rsidRPr="00FA62B9" w:rsidRDefault="00F340B2" w:rsidP="001E16D9"/>
    <w:p w14:paraId="086EEE3D" w14:textId="282CBCF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E3E" w14:textId="77777777" w:rsidR="00F340B2" w:rsidRPr="00FA62B9" w:rsidRDefault="00F340B2" w:rsidP="001E16D9"/>
    <w:p w14:paraId="086EEE3F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11°C, max 20°C, średnia 15.5°C;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E40" w14:textId="77777777" w:rsidR="00F340B2" w:rsidRPr="00FA62B9" w:rsidRDefault="00F340B2" w:rsidP="001E16D9"/>
    <w:p w14:paraId="086EEE41" w14:textId="77777777" w:rsidR="00F340B2" w:rsidRPr="00FA62B9" w:rsidRDefault="00202F43" w:rsidP="001E16D9">
      <w:r w:rsidRPr="00FA62B9">
        <w:t>Bez zdarzeń nadzwyczajnych, dyżur zakończony bez uwag.</w:t>
      </w:r>
    </w:p>
    <w:p w14:paraId="086EEE42" w14:textId="77777777" w:rsidR="00F340B2" w:rsidRPr="00FA62B9" w:rsidRDefault="00F340B2" w:rsidP="001E16D9"/>
    <w:p w14:paraId="086EEE43" w14:textId="49FA30C8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E4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09.05.2024</w:t>
      </w:r>
    </w:p>
    <w:p w14:paraId="086EEE45" w14:textId="6F43F91C" w:rsidR="00F340B2" w:rsidRPr="00FA62B9" w:rsidRDefault="00202F43" w:rsidP="001E16D9">
      <w:r w:rsidRPr="00FA62B9">
        <w:t>___</w:t>
      </w:r>
    </w:p>
    <w:p w14:paraId="119514C9" w14:textId="77777777" w:rsidR="00061E89" w:rsidRPr="00FA62B9" w:rsidRDefault="00061E89">
      <w:r w:rsidRPr="00FA62B9">
        <w:br w:type="page"/>
      </w:r>
    </w:p>
    <w:p w14:paraId="086EEE46" w14:textId="469D5E7F" w:rsidR="00F340B2" w:rsidRPr="00FA62B9" w:rsidRDefault="00202F43" w:rsidP="001E16D9">
      <w:r w:rsidRPr="00FA62B9">
        <w:lastRenderedPageBreak/>
        <w:t>10 maja 2024 r., piątek</w:t>
      </w:r>
    </w:p>
    <w:p w14:paraId="3168EB41" w14:textId="711780FB" w:rsidR="00C5607E" w:rsidRPr="00FA62B9" w:rsidRDefault="00C5607E" w:rsidP="00C5607E">
      <w:r w:rsidRPr="00FA62B9">
        <w:t>Dyżurni oddający: Anna Kosoń i Maciej Jabłoński</w:t>
      </w:r>
    </w:p>
    <w:p w14:paraId="1DEAE7C2" w14:textId="7CB22E19" w:rsidR="00C5607E" w:rsidRPr="00FA62B9" w:rsidRDefault="006B0605" w:rsidP="001E16D9">
      <w:r w:rsidRPr="00FA62B9">
        <w:t>Dyżurni przyjmujący: Paweł Kojs i Arkadiusz Nowak</w:t>
      </w:r>
    </w:p>
    <w:p w14:paraId="086EEE47" w14:textId="6A0005C9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E48" w14:textId="77777777" w:rsidR="00F340B2" w:rsidRPr="00FA62B9" w:rsidRDefault="00F340B2" w:rsidP="001E16D9"/>
    <w:p w14:paraId="086EEE49" w14:textId="5A1C6C5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+15°C), kontrola systemu wodociągowego (zawory, węże, pompy). System sprawny, bez wycieków.</w:t>
      </w:r>
    </w:p>
    <w:p w14:paraId="086EEE4A" w14:textId="77777777" w:rsidR="00F340B2" w:rsidRPr="00FA62B9" w:rsidRDefault="00F340B2" w:rsidP="001E16D9"/>
    <w:p w14:paraId="086EEE4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E4C" w14:textId="77777777" w:rsidR="00F340B2" w:rsidRPr="00FA62B9" w:rsidRDefault="00F340B2" w:rsidP="001E16D9"/>
    <w:p w14:paraId="086EEE4D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E4E" w14:textId="77777777" w:rsidR="00F340B2" w:rsidRPr="00FA62B9" w:rsidRDefault="00F340B2" w:rsidP="001E16D9"/>
    <w:p w14:paraId="086EEE4F" w14:textId="40F83BA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E50" w14:textId="77777777" w:rsidR="00F340B2" w:rsidRPr="00FA62B9" w:rsidRDefault="00F340B2" w:rsidP="001E16D9"/>
    <w:p w14:paraId="086EEE51" w14:textId="77777777" w:rsidR="00F340B2" w:rsidRPr="00FA62B9" w:rsidRDefault="00202F43" w:rsidP="001E16D9">
      <w:r w:rsidRPr="00FA62B9">
        <w:t>Czynności tygodniowe: Przegląd sprzętu po zimie. Kontrola stanu ogrodzeń po okresie zimowym. Przygotowanie pastwisk do sezonu.</w:t>
      </w:r>
    </w:p>
    <w:p w14:paraId="086EEE52" w14:textId="77777777" w:rsidR="00F340B2" w:rsidRPr="00FA62B9" w:rsidRDefault="00F340B2" w:rsidP="001E16D9"/>
    <w:p w14:paraId="086EEE53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EE54" w14:textId="77777777" w:rsidR="00F340B2" w:rsidRPr="00FA62B9" w:rsidRDefault="00F340B2" w:rsidP="001E16D9"/>
    <w:p w14:paraId="086EEE55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11°C, max 19°C, średnia 15°C; opady deszczu 3.0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E56" w14:textId="77777777" w:rsidR="00F340B2" w:rsidRPr="00FA62B9" w:rsidRDefault="00F340B2" w:rsidP="001E16D9"/>
    <w:p w14:paraId="086EEE57" w14:textId="77777777" w:rsidR="00F340B2" w:rsidRPr="00FA62B9" w:rsidRDefault="00202F43" w:rsidP="001E16D9">
      <w:r w:rsidRPr="00FA62B9">
        <w:t>Bez zdarzeń nadzwyczajnych, dyżur zakończony bez uwag.</w:t>
      </w:r>
    </w:p>
    <w:p w14:paraId="086EEE58" w14:textId="77777777" w:rsidR="00F340B2" w:rsidRPr="00FA62B9" w:rsidRDefault="00F340B2" w:rsidP="001E16D9"/>
    <w:p w14:paraId="086EEE59" w14:textId="548C9A73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54F0C" w:rsidRPr="00FA62B9">
        <w:rPr>
          <w:noProof/>
        </w:rPr>
        <w:drawing>
          <wp:inline distT="0" distB="0" distL="0" distR="0" wp14:anchorId="2147CB4D" wp14:editId="5A4EFDDF">
            <wp:extent cx="1095375" cy="565454"/>
            <wp:effectExtent l="0" t="0" r="0" b="6350"/>
            <wp:docPr id="1829489957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310E03CC" wp14:editId="01B470AC">
            <wp:extent cx="1943100" cy="469618"/>
            <wp:effectExtent l="0" t="0" r="0" b="6985"/>
            <wp:docPr id="52" name="Obraz 52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E5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10.05.2024</w:t>
      </w:r>
    </w:p>
    <w:p w14:paraId="086EEE5B" w14:textId="48773341" w:rsidR="00F340B2" w:rsidRPr="00FA62B9" w:rsidRDefault="00202F43" w:rsidP="001E16D9">
      <w:r w:rsidRPr="00FA62B9">
        <w:t>___</w:t>
      </w:r>
    </w:p>
    <w:p w14:paraId="2D150F3B" w14:textId="77777777" w:rsidR="00061E89" w:rsidRPr="00FA62B9" w:rsidRDefault="00061E89">
      <w:r w:rsidRPr="00FA62B9">
        <w:br w:type="page"/>
      </w:r>
    </w:p>
    <w:p w14:paraId="086EEE5C" w14:textId="2EAB969E" w:rsidR="00F340B2" w:rsidRPr="00FA62B9" w:rsidRDefault="00202F43" w:rsidP="001E16D9">
      <w:r w:rsidRPr="00FA62B9">
        <w:lastRenderedPageBreak/>
        <w:t>11 maja 2024 r., sobota</w:t>
      </w:r>
    </w:p>
    <w:p w14:paraId="5159056E" w14:textId="4F4702F8" w:rsidR="00355698" w:rsidRPr="00FA62B9" w:rsidRDefault="00355698" w:rsidP="00355698">
      <w:r w:rsidRPr="00FA62B9">
        <w:t>Dyżurni: Paweł Kojs i Arkadiusz Nowak</w:t>
      </w:r>
    </w:p>
    <w:p w14:paraId="086EEE5D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E5E" w14:textId="77777777" w:rsidR="00F340B2" w:rsidRPr="00FA62B9" w:rsidRDefault="00F340B2" w:rsidP="001E16D9"/>
    <w:p w14:paraId="086EEE5F" w14:textId="1D46B2F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+14.5°C), kontrola systemu wodociągowego (zawory, węże, pompy). System sprawny, bez wycieków.</w:t>
      </w:r>
    </w:p>
    <w:p w14:paraId="086EEE60" w14:textId="77777777" w:rsidR="00F340B2" w:rsidRPr="00FA62B9" w:rsidRDefault="00F340B2" w:rsidP="001E16D9"/>
    <w:p w14:paraId="086EEE61" w14:textId="48B3AB91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 xml:space="preserve">Wykonanie drobnych napraw, usuniecie podkopów lisów i borsuków. </w:t>
      </w:r>
    </w:p>
    <w:p w14:paraId="086EEE62" w14:textId="77777777" w:rsidR="00F340B2" w:rsidRPr="00FA62B9" w:rsidRDefault="00F340B2" w:rsidP="001E16D9"/>
    <w:p w14:paraId="086EEE63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E64" w14:textId="77777777" w:rsidR="00F340B2" w:rsidRPr="00FA62B9" w:rsidRDefault="00F340B2" w:rsidP="001E16D9"/>
    <w:p w14:paraId="086EEE65" w14:textId="42FF2BD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E66" w14:textId="77777777" w:rsidR="00F340B2" w:rsidRPr="00FA62B9" w:rsidRDefault="00F340B2" w:rsidP="001E16D9"/>
    <w:p w14:paraId="086EEE67" w14:textId="77777777" w:rsidR="00F340B2" w:rsidRPr="00FA62B9" w:rsidRDefault="00202F43" w:rsidP="001E16D9">
      <w:r w:rsidRPr="00FA62B9">
        <w:rPr>
          <w:i/>
          <w:iCs/>
        </w:rPr>
        <w:t>Warunki meteorologiczne: temperatura min 11°C, max 18°C, średnia 14.5°C; brak opadów.</w:t>
      </w:r>
    </w:p>
    <w:p w14:paraId="086EEE68" w14:textId="77777777" w:rsidR="00F340B2" w:rsidRPr="00FA62B9" w:rsidRDefault="00F340B2" w:rsidP="001E16D9"/>
    <w:p w14:paraId="086EEE69" w14:textId="77777777" w:rsidR="00F340B2" w:rsidRPr="00FA62B9" w:rsidRDefault="00202F43" w:rsidP="001E16D9">
      <w:r w:rsidRPr="00FA62B9">
        <w:t>Bez zdarzeń nadzwyczajnych, dyżur zakończony bez uwag.</w:t>
      </w:r>
    </w:p>
    <w:p w14:paraId="086EEE6A" w14:textId="77777777" w:rsidR="00F340B2" w:rsidRPr="00FA62B9" w:rsidRDefault="00F340B2" w:rsidP="001E16D9"/>
    <w:p w14:paraId="086EEE6B" w14:textId="14222378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54F0C" w:rsidRPr="00FA62B9">
        <w:rPr>
          <w:noProof/>
        </w:rPr>
        <w:drawing>
          <wp:inline distT="0" distB="0" distL="0" distR="0" wp14:anchorId="5D7DCB8E" wp14:editId="3DF6E9F1">
            <wp:extent cx="1095375" cy="565454"/>
            <wp:effectExtent l="0" t="0" r="0" b="6350"/>
            <wp:docPr id="304209259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7CB77594" wp14:editId="25269771">
            <wp:extent cx="1943100" cy="469618"/>
            <wp:effectExtent l="0" t="0" r="0" b="6985"/>
            <wp:docPr id="51" name="Obraz 51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EE6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11.05.2024</w:t>
      </w:r>
    </w:p>
    <w:p w14:paraId="086EEE6D" w14:textId="2B3E20FA" w:rsidR="00F340B2" w:rsidRPr="00FA62B9" w:rsidRDefault="00202F43" w:rsidP="001E16D9">
      <w:r w:rsidRPr="00FA62B9">
        <w:t>___</w:t>
      </w:r>
    </w:p>
    <w:p w14:paraId="4B4AD514" w14:textId="77777777" w:rsidR="00061E89" w:rsidRPr="00FA62B9" w:rsidRDefault="00061E89">
      <w:r w:rsidRPr="00FA62B9">
        <w:br w:type="page"/>
      </w:r>
    </w:p>
    <w:p w14:paraId="086EEE6E" w14:textId="637EC1A1" w:rsidR="00F340B2" w:rsidRPr="00FA62B9" w:rsidRDefault="00202F43" w:rsidP="001E16D9">
      <w:r w:rsidRPr="00FA62B9">
        <w:lastRenderedPageBreak/>
        <w:t>12 maja 2024 r., niedziela</w:t>
      </w:r>
    </w:p>
    <w:p w14:paraId="10F457EA" w14:textId="6FBFE9E2" w:rsidR="00355698" w:rsidRPr="00FA62B9" w:rsidRDefault="00355698" w:rsidP="00355698">
      <w:r w:rsidRPr="00FA62B9">
        <w:t xml:space="preserve">Dyżurni: Paweł Kojs </w:t>
      </w:r>
      <w:r w:rsidR="0009784A" w:rsidRPr="00FA62B9">
        <w:t>i Anna Kosoń</w:t>
      </w:r>
    </w:p>
    <w:p w14:paraId="086EEE6F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E70" w14:textId="77777777" w:rsidR="00F340B2" w:rsidRPr="00FA62B9" w:rsidRDefault="00F340B2" w:rsidP="001E16D9"/>
    <w:p w14:paraId="086EEE71" w14:textId="3559FD1F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+13.5°C), kontrola systemu wodociągowego (zawory, węże, pompy). System sprawny, bez wycieków.</w:t>
      </w:r>
    </w:p>
    <w:p w14:paraId="086EEE72" w14:textId="77777777" w:rsidR="00F340B2" w:rsidRPr="00FA62B9" w:rsidRDefault="00F340B2" w:rsidP="001E16D9"/>
    <w:p w14:paraId="086EEE7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E74" w14:textId="77777777" w:rsidR="00F340B2" w:rsidRPr="00FA62B9" w:rsidRDefault="00F340B2" w:rsidP="001E16D9"/>
    <w:p w14:paraId="086EEE75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E76" w14:textId="77777777" w:rsidR="00F340B2" w:rsidRPr="00FA62B9" w:rsidRDefault="00F340B2" w:rsidP="001E16D9"/>
    <w:p w14:paraId="086EEE77" w14:textId="2201BE8F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E78" w14:textId="77777777" w:rsidR="00F340B2" w:rsidRPr="00FA62B9" w:rsidRDefault="00F340B2" w:rsidP="001E16D9"/>
    <w:p w14:paraId="086EEE79" w14:textId="77777777" w:rsidR="00F340B2" w:rsidRPr="00FA62B9" w:rsidRDefault="00202F43" w:rsidP="001E16D9">
      <w:r w:rsidRPr="00FA62B9">
        <w:rPr>
          <w:i/>
          <w:iCs/>
        </w:rPr>
        <w:t>Warunki meteorologiczne: temperatura min 10°C, max 17°C, średnia 13.5°C; brak opadów.</w:t>
      </w:r>
    </w:p>
    <w:p w14:paraId="086EEE7A" w14:textId="77777777" w:rsidR="00F340B2" w:rsidRPr="00FA62B9" w:rsidRDefault="00F340B2" w:rsidP="001E16D9"/>
    <w:p w14:paraId="086EEE7B" w14:textId="77777777" w:rsidR="00F340B2" w:rsidRPr="00FA62B9" w:rsidRDefault="00202F43" w:rsidP="001E16D9">
      <w:r w:rsidRPr="00FA62B9">
        <w:t>Bez zdarzeń nadzwyczajnych, dyżur zakończony bez uwag.</w:t>
      </w:r>
    </w:p>
    <w:p w14:paraId="086EEE7C" w14:textId="77777777" w:rsidR="00F340B2" w:rsidRPr="00FA62B9" w:rsidRDefault="00F340B2" w:rsidP="001E16D9"/>
    <w:p w14:paraId="086EEE7D" w14:textId="0983F097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54F0C" w:rsidRPr="00FA62B9">
        <w:rPr>
          <w:noProof/>
        </w:rPr>
        <w:drawing>
          <wp:inline distT="0" distB="0" distL="0" distR="0" wp14:anchorId="62C19A1F" wp14:editId="38427200">
            <wp:extent cx="1095375" cy="565454"/>
            <wp:effectExtent l="0" t="0" r="0" b="6350"/>
            <wp:docPr id="2015549110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E7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12.05.2024</w:t>
      </w:r>
    </w:p>
    <w:p w14:paraId="086EEE7F" w14:textId="23E9DCAD" w:rsidR="00F340B2" w:rsidRPr="00FA62B9" w:rsidRDefault="00202F43" w:rsidP="001E16D9">
      <w:r w:rsidRPr="00FA62B9">
        <w:t>___</w:t>
      </w:r>
    </w:p>
    <w:p w14:paraId="36205867" w14:textId="77777777" w:rsidR="00061E89" w:rsidRPr="00FA62B9" w:rsidRDefault="00061E89">
      <w:r w:rsidRPr="00FA62B9">
        <w:br w:type="page"/>
      </w:r>
    </w:p>
    <w:p w14:paraId="086EEE80" w14:textId="69F6F22A" w:rsidR="00F340B2" w:rsidRPr="00FA62B9" w:rsidRDefault="00202F43" w:rsidP="001E16D9">
      <w:r w:rsidRPr="00FA62B9">
        <w:lastRenderedPageBreak/>
        <w:t>13 maja 2024 r., poniedziałek</w:t>
      </w:r>
    </w:p>
    <w:p w14:paraId="180CD239" w14:textId="569CE0E5" w:rsidR="00C21B66" w:rsidRPr="00FA62B9" w:rsidRDefault="00C21B66" w:rsidP="00C21B66">
      <w:r w:rsidRPr="00FA62B9">
        <w:t xml:space="preserve">Dyżurni oddający: Paweł Kojs </w:t>
      </w:r>
      <w:r w:rsidR="0009784A" w:rsidRPr="00FA62B9">
        <w:t>i Anna Kosoń</w:t>
      </w:r>
    </w:p>
    <w:p w14:paraId="3EE98DA7" w14:textId="59A4E9F2" w:rsidR="00C21B66" w:rsidRPr="00FA62B9" w:rsidRDefault="00C21B66" w:rsidP="00C21B66">
      <w:r w:rsidRPr="00FA62B9">
        <w:t>Dyżurni przyjmujący: Anna Kosoń</w:t>
      </w:r>
      <w:r w:rsidR="00CC2262" w:rsidRPr="00FA62B9">
        <w:t xml:space="preserve"> i </w:t>
      </w:r>
      <w:r w:rsidR="0009784A" w:rsidRPr="00FA62B9">
        <w:t>Lucjan Świder</w:t>
      </w:r>
    </w:p>
    <w:p w14:paraId="086EEE81" w14:textId="3CCA5A4A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EE82" w14:textId="77777777" w:rsidR="00F340B2" w:rsidRPr="00FA62B9" w:rsidRDefault="00F340B2" w:rsidP="001E16D9"/>
    <w:p w14:paraId="086EEE83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E84" w14:textId="77777777" w:rsidR="00F340B2" w:rsidRPr="00FA62B9" w:rsidRDefault="00F340B2" w:rsidP="001E16D9"/>
    <w:p w14:paraId="086EEE85" w14:textId="63556FD6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E86" w14:textId="77777777" w:rsidR="00F340B2" w:rsidRPr="00FA62B9" w:rsidRDefault="00F340B2" w:rsidP="001E16D9"/>
    <w:p w14:paraId="086EEE87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E88" w14:textId="77777777" w:rsidR="00F340B2" w:rsidRPr="00FA62B9" w:rsidRDefault="00F340B2" w:rsidP="001E16D9"/>
    <w:p w14:paraId="086EEE89" w14:textId="20DE91C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+13°C), kontrola systemu wodociągowego (zawory, węże, pompy). System sprawny, bez wycieków.</w:t>
      </w:r>
    </w:p>
    <w:p w14:paraId="086EEE8A" w14:textId="77777777" w:rsidR="00F340B2" w:rsidRPr="00FA62B9" w:rsidRDefault="00F340B2" w:rsidP="001E16D9"/>
    <w:p w14:paraId="086EEE8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E8C" w14:textId="77777777" w:rsidR="00F340B2" w:rsidRPr="00FA62B9" w:rsidRDefault="00F340B2" w:rsidP="001E16D9"/>
    <w:p w14:paraId="086EEE8D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E8E" w14:textId="77777777" w:rsidR="00F340B2" w:rsidRPr="00FA62B9" w:rsidRDefault="00F340B2" w:rsidP="001E16D9"/>
    <w:p w14:paraId="086EEE8F" w14:textId="45C295A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E90" w14:textId="77777777" w:rsidR="00F340B2" w:rsidRPr="00FA62B9" w:rsidRDefault="00F340B2" w:rsidP="001E16D9"/>
    <w:p w14:paraId="086EEE91" w14:textId="77777777" w:rsidR="00F340B2" w:rsidRPr="00FA62B9" w:rsidRDefault="00202F43" w:rsidP="001E16D9">
      <w:r w:rsidRPr="00FA62B9">
        <w:rPr>
          <w:i/>
          <w:iCs/>
        </w:rPr>
        <w:t>Warunki meteorologiczne: temperatura min 10°C, max 16°C, średnia 13°C; brak opadów.</w:t>
      </w:r>
    </w:p>
    <w:p w14:paraId="086EEE92" w14:textId="77777777" w:rsidR="00F340B2" w:rsidRPr="00FA62B9" w:rsidRDefault="00F340B2" w:rsidP="001E16D9"/>
    <w:p w14:paraId="086EEE93" w14:textId="77777777" w:rsidR="00F340B2" w:rsidRPr="00FA62B9" w:rsidRDefault="00202F43" w:rsidP="001E16D9">
      <w:r w:rsidRPr="00FA62B9">
        <w:t>Bez zdarzeń nadzwyczajnych, dyżur zakończony bez uwag.</w:t>
      </w:r>
    </w:p>
    <w:p w14:paraId="086EEE94" w14:textId="77777777" w:rsidR="00F340B2" w:rsidRPr="00FA62B9" w:rsidRDefault="00F340B2" w:rsidP="001E16D9"/>
    <w:p w14:paraId="086EEE95" w14:textId="5DC3A6B2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E9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13.05.2024</w:t>
      </w:r>
    </w:p>
    <w:p w14:paraId="086EEE97" w14:textId="44B59A8E" w:rsidR="00F340B2" w:rsidRPr="00FA62B9" w:rsidRDefault="00202F43" w:rsidP="001E16D9">
      <w:r w:rsidRPr="00FA62B9">
        <w:t>___</w:t>
      </w:r>
    </w:p>
    <w:p w14:paraId="33F6ED6F" w14:textId="77777777" w:rsidR="007E7E9C" w:rsidRPr="00FA62B9" w:rsidRDefault="007E7E9C">
      <w:r w:rsidRPr="00FA62B9">
        <w:br w:type="page"/>
      </w:r>
    </w:p>
    <w:p w14:paraId="086EEE98" w14:textId="222BF5DA" w:rsidR="00F340B2" w:rsidRPr="00FA62B9" w:rsidRDefault="00202F43" w:rsidP="001E16D9">
      <w:r w:rsidRPr="00FA62B9">
        <w:lastRenderedPageBreak/>
        <w:t>14 maja 2024 r., wtorek</w:t>
      </w:r>
    </w:p>
    <w:p w14:paraId="0794994C" w14:textId="2FA6B501" w:rsidR="00CC2262" w:rsidRPr="00FA62B9" w:rsidRDefault="00CC2262" w:rsidP="00CC2262">
      <w:r w:rsidRPr="00FA62B9">
        <w:t xml:space="preserve">Dyżurni: Anna Kosoń </w:t>
      </w:r>
      <w:r w:rsidR="0009784A" w:rsidRPr="00FA62B9">
        <w:t>i Lucjan Świder</w:t>
      </w:r>
    </w:p>
    <w:p w14:paraId="086EEE99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E9A" w14:textId="77777777" w:rsidR="00F340B2" w:rsidRPr="00FA62B9" w:rsidRDefault="00F340B2" w:rsidP="001E16D9"/>
    <w:p w14:paraId="086EEE9B" w14:textId="3A35D8F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+12°C), kontrola systemu wodociągowego (zawory, węże, pompy). System sprawny, bez wycieków.</w:t>
      </w:r>
    </w:p>
    <w:p w14:paraId="086EEE9C" w14:textId="77777777" w:rsidR="00F340B2" w:rsidRPr="00FA62B9" w:rsidRDefault="00F340B2" w:rsidP="001E16D9"/>
    <w:p w14:paraId="086EEE9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E9E" w14:textId="77777777" w:rsidR="00F340B2" w:rsidRPr="00FA62B9" w:rsidRDefault="00F340B2" w:rsidP="001E16D9"/>
    <w:p w14:paraId="086EEE9F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EA0" w14:textId="77777777" w:rsidR="00F340B2" w:rsidRPr="00FA62B9" w:rsidRDefault="00F340B2" w:rsidP="001E16D9"/>
    <w:p w14:paraId="086EEEA1" w14:textId="11EA037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EA2" w14:textId="77777777" w:rsidR="00F340B2" w:rsidRPr="00FA62B9" w:rsidRDefault="00F340B2" w:rsidP="001E16D9"/>
    <w:p w14:paraId="086EEEA3" w14:textId="77777777" w:rsidR="00F340B2" w:rsidRPr="00FA62B9" w:rsidRDefault="00202F43" w:rsidP="001E16D9">
      <w:r w:rsidRPr="00FA62B9">
        <w:rPr>
          <w:i/>
          <w:iCs/>
        </w:rPr>
        <w:t>Warunki meteorologiczne: temperatura min 9°C, max 15°C, średnia 12°C; brak opadów.</w:t>
      </w:r>
    </w:p>
    <w:p w14:paraId="086EEEA4" w14:textId="77777777" w:rsidR="00F340B2" w:rsidRPr="00FA62B9" w:rsidRDefault="00F340B2" w:rsidP="001E16D9"/>
    <w:p w14:paraId="086EEEA5" w14:textId="77777777" w:rsidR="00F340B2" w:rsidRPr="00FA62B9" w:rsidRDefault="00202F43" w:rsidP="001E16D9">
      <w:r w:rsidRPr="00FA62B9">
        <w:t>Bez zdarzeń nadzwyczajnych, dyżur zakończony bez uwag.</w:t>
      </w:r>
    </w:p>
    <w:p w14:paraId="086EEEA6" w14:textId="77777777" w:rsidR="00F340B2" w:rsidRPr="00FA62B9" w:rsidRDefault="00F340B2" w:rsidP="001E16D9"/>
    <w:p w14:paraId="086EEEA7" w14:textId="05F71899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EA8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14.05.2024</w:t>
      </w:r>
    </w:p>
    <w:p w14:paraId="086EEEA9" w14:textId="4677D0E9" w:rsidR="00F340B2" w:rsidRPr="00FA62B9" w:rsidRDefault="00202F43" w:rsidP="001E16D9">
      <w:r w:rsidRPr="00FA62B9">
        <w:t>___</w:t>
      </w:r>
    </w:p>
    <w:p w14:paraId="4E4D51F9" w14:textId="77777777" w:rsidR="00061E89" w:rsidRPr="00FA62B9" w:rsidRDefault="00061E89">
      <w:r w:rsidRPr="00FA62B9">
        <w:br w:type="page"/>
      </w:r>
    </w:p>
    <w:p w14:paraId="086EEEAA" w14:textId="4BB0EA57" w:rsidR="00F340B2" w:rsidRPr="00FA62B9" w:rsidRDefault="00202F43" w:rsidP="001E16D9">
      <w:r w:rsidRPr="00FA62B9">
        <w:lastRenderedPageBreak/>
        <w:t>15 maja 2024 r., środa</w:t>
      </w:r>
    </w:p>
    <w:p w14:paraId="36535EED" w14:textId="60E90C63" w:rsidR="00CC2262" w:rsidRPr="00FA62B9" w:rsidRDefault="00CC2262" w:rsidP="00CC2262">
      <w:r w:rsidRPr="00FA62B9">
        <w:t xml:space="preserve">Dyżurni: Anna Kosoń </w:t>
      </w:r>
      <w:r w:rsidR="0009784A" w:rsidRPr="00FA62B9">
        <w:t>i Lucjan Świder</w:t>
      </w:r>
    </w:p>
    <w:p w14:paraId="086EEEAB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EAC" w14:textId="77777777" w:rsidR="00F340B2" w:rsidRPr="00FA62B9" w:rsidRDefault="00F340B2" w:rsidP="001E16D9"/>
    <w:p w14:paraId="086EEEAD" w14:textId="29105871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+11.5°C), kontrola systemu wodociągowego (zawory, węże, pompy). System sprawny, bez wycieków.</w:t>
      </w:r>
    </w:p>
    <w:p w14:paraId="086EEEAE" w14:textId="77777777" w:rsidR="00F340B2" w:rsidRPr="00FA62B9" w:rsidRDefault="00F340B2" w:rsidP="001E16D9"/>
    <w:p w14:paraId="086EEEA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EB0" w14:textId="77777777" w:rsidR="00F340B2" w:rsidRPr="00FA62B9" w:rsidRDefault="00F340B2" w:rsidP="001E16D9"/>
    <w:p w14:paraId="086EEEB1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EB2" w14:textId="77777777" w:rsidR="00F340B2" w:rsidRPr="00FA62B9" w:rsidRDefault="00F340B2" w:rsidP="001E16D9"/>
    <w:p w14:paraId="086EEEB3" w14:textId="09BFB55A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EB4" w14:textId="77777777" w:rsidR="00F340B2" w:rsidRPr="00FA62B9" w:rsidRDefault="00F340B2" w:rsidP="001E16D9"/>
    <w:p w14:paraId="086EEEB5" w14:textId="77777777" w:rsidR="00F340B2" w:rsidRPr="00FA62B9" w:rsidRDefault="00202F43" w:rsidP="001E16D9">
      <w:r w:rsidRPr="00FA62B9">
        <w:rPr>
          <w:i/>
          <w:iCs/>
        </w:rPr>
        <w:t>Warunki meteorologiczne: temperatura min 9°C, max 14°C, średnia 11.5°C; brak opadów.</w:t>
      </w:r>
    </w:p>
    <w:p w14:paraId="086EEEB6" w14:textId="77777777" w:rsidR="00F340B2" w:rsidRPr="00FA62B9" w:rsidRDefault="00F340B2" w:rsidP="001E16D9"/>
    <w:p w14:paraId="086EEEB7" w14:textId="77777777" w:rsidR="00F340B2" w:rsidRPr="00FA62B9" w:rsidRDefault="00202F43" w:rsidP="001E16D9">
      <w:r w:rsidRPr="00FA62B9">
        <w:t>Bez zdarzeń nadzwyczajnych, dyżur zakończony bez uwag.</w:t>
      </w:r>
    </w:p>
    <w:p w14:paraId="086EEEB8" w14:textId="77777777" w:rsidR="00F340B2" w:rsidRPr="00FA62B9" w:rsidRDefault="00F340B2" w:rsidP="001E16D9"/>
    <w:p w14:paraId="086EEEB9" w14:textId="7D9662DE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EB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15.05.2024</w:t>
      </w:r>
    </w:p>
    <w:p w14:paraId="086EEEBB" w14:textId="168FD965" w:rsidR="00F340B2" w:rsidRPr="00FA62B9" w:rsidRDefault="00202F43" w:rsidP="001E16D9">
      <w:r w:rsidRPr="00FA62B9">
        <w:t>___</w:t>
      </w:r>
    </w:p>
    <w:p w14:paraId="702B4C75" w14:textId="77777777" w:rsidR="00061E89" w:rsidRPr="00FA62B9" w:rsidRDefault="00061E89">
      <w:r w:rsidRPr="00FA62B9">
        <w:br w:type="page"/>
      </w:r>
    </w:p>
    <w:p w14:paraId="086EEEBC" w14:textId="130150F1" w:rsidR="00F340B2" w:rsidRPr="00FA62B9" w:rsidRDefault="00202F43" w:rsidP="001E16D9">
      <w:r w:rsidRPr="00FA62B9">
        <w:lastRenderedPageBreak/>
        <w:t>16 maja 2024 r., czwartek</w:t>
      </w:r>
    </w:p>
    <w:p w14:paraId="7D7CF61A" w14:textId="2A3881EE" w:rsidR="00CC2262" w:rsidRPr="00FA62B9" w:rsidRDefault="00CC2262" w:rsidP="00CC2262">
      <w:r w:rsidRPr="00FA62B9">
        <w:t xml:space="preserve">Dyżurni: Anna Kosoń </w:t>
      </w:r>
      <w:r w:rsidR="0009784A" w:rsidRPr="00FA62B9">
        <w:t>i Lucjan Świder</w:t>
      </w:r>
    </w:p>
    <w:p w14:paraId="086EEEBD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EBE" w14:textId="77777777" w:rsidR="00F340B2" w:rsidRPr="00FA62B9" w:rsidRDefault="00F340B2" w:rsidP="001E16D9"/>
    <w:p w14:paraId="086EEEBF" w14:textId="52F7509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+11°C), kontrola systemu wodociągowego (zawory, węże, pompy). System sprawny, bez wycieków.</w:t>
      </w:r>
    </w:p>
    <w:p w14:paraId="086EEEC0" w14:textId="77777777" w:rsidR="00F340B2" w:rsidRPr="00FA62B9" w:rsidRDefault="00F340B2" w:rsidP="001E16D9"/>
    <w:p w14:paraId="086EEEC1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EC2" w14:textId="77777777" w:rsidR="00F340B2" w:rsidRPr="00FA62B9" w:rsidRDefault="00F340B2" w:rsidP="001E16D9"/>
    <w:p w14:paraId="086EEEC3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EC4" w14:textId="77777777" w:rsidR="00F340B2" w:rsidRPr="00FA62B9" w:rsidRDefault="00F340B2" w:rsidP="001E16D9"/>
    <w:p w14:paraId="086EEEC5" w14:textId="115E7C5A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EC6" w14:textId="77777777" w:rsidR="00F340B2" w:rsidRPr="00FA62B9" w:rsidRDefault="00F340B2" w:rsidP="001E16D9"/>
    <w:p w14:paraId="086EEEC7" w14:textId="77777777" w:rsidR="00F340B2" w:rsidRPr="00FA62B9" w:rsidRDefault="00202F43" w:rsidP="001E16D9">
      <w:r w:rsidRPr="00FA62B9">
        <w:rPr>
          <w:i/>
          <w:iCs/>
        </w:rPr>
        <w:t>Warunki meteorologiczne: temperatura min 8°C, max 14°C, średnia 11°C; brak opadów.</w:t>
      </w:r>
    </w:p>
    <w:p w14:paraId="086EEEC8" w14:textId="77777777" w:rsidR="00F340B2" w:rsidRPr="00FA62B9" w:rsidRDefault="00F340B2" w:rsidP="001E16D9"/>
    <w:p w14:paraId="086EEEC9" w14:textId="77777777" w:rsidR="00F340B2" w:rsidRPr="00FA62B9" w:rsidRDefault="00202F43" w:rsidP="001E16D9">
      <w:r w:rsidRPr="00FA62B9">
        <w:t>Bez zdarzeń nadzwyczajnych, dyżur zakończony bez uwag.</w:t>
      </w:r>
    </w:p>
    <w:p w14:paraId="086EEECA" w14:textId="77777777" w:rsidR="00F340B2" w:rsidRPr="00FA62B9" w:rsidRDefault="00F340B2" w:rsidP="001E16D9"/>
    <w:p w14:paraId="086EEECB" w14:textId="2793A8B2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EC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16.05.2024</w:t>
      </w:r>
    </w:p>
    <w:p w14:paraId="086EEECD" w14:textId="43260A3E" w:rsidR="00F340B2" w:rsidRPr="00FA62B9" w:rsidRDefault="00202F43" w:rsidP="001E16D9">
      <w:r w:rsidRPr="00FA62B9">
        <w:t>___</w:t>
      </w:r>
    </w:p>
    <w:p w14:paraId="6250EC56" w14:textId="77777777" w:rsidR="00061E89" w:rsidRPr="00FA62B9" w:rsidRDefault="00061E89">
      <w:r w:rsidRPr="00FA62B9">
        <w:br w:type="page"/>
      </w:r>
    </w:p>
    <w:p w14:paraId="086EEECE" w14:textId="31D3DF2C" w:rsidR="00F340B2" w:rsidRPr="00FA62B9" w:rsidRDefault="00202F43" w:rsidP="001E16D9">
      <w:r w:rsidRPr="00FA62B9">
        <w:lastRenderedPageBreak/>
        <w:t>17 maja 2024 r., piątek</w:t>
      </w:r>
    </w:p>
    <w:p w14:paraId="2FE82844" w14:textId="38353949" w:rsidR="006B0605" w:rsidRPr="00FA62B9" w:rsidRDefault="006B0605" w:rsidP="006B0605">
      <w:r w:rsidRPr="00FA62B9">
        <w:t xml:space="preserve">Dyżurni oddający: Anna Kosoń </w:t>
      </w:r>
      <w:r w:rsidR="0009784A" w:rsidRPr="00FA62B9">
        <w:t xml:space="preserve">i Lucjan Świder </w:t>
      </w:r>
    </w:p>
    <w:p w14:paraId="785D79E3" w14:textId="6CE366A1" w:rsidR="006B0605" w:rsidRPr="00FA62B9" w:rsidRDefault="006B0605" w:rsidP="006B0605">
      <w:r w:rsidRPr="00FA62B9">
        <w:t xml:space="preserve">Dyżurni przyjmujący: Paweł Kojs </w:t>
      </w:r>
      <w:r w:rsidR="0009784A" w:rsidRPr="00FA62B9">
        <w:t>i Piotr Zakrzewski</w:t>
      </w:r>
    </w:p>
    <w:p w14:paraId="086EEECF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ED0" w14:textId="77777777" w:rsidR="00F340B2" w:rsidRPr="00FA62B9" w:rsidRDefault="00F340B2" w:rsidP="001E16D9"/>
    <w:p w14:paraId="086EEED1" w14:textId="4F40BE3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+10°C), kontrola systemu wodociągowego (zawory, węże, pompy). System sprawny, bez wycieków.</w:t>
      </w:r>
    </w:p>
    <w:p w14:paraId="086EEED2" w14:textId="77777777" w:rsidR="00F340B2" w:rsidRPr="00FA62B9" w:rsidRDefault="00F340B2" w:rsidP="001E16D9"/>
    <w:p w14:paraId="086EEED3" w14:textId="1DB82573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ED4" w14:textId="77777777" w:rsidR="00F340B2" w:rsidRPr="00FA62B9" w:rsidRDefault="00F340B2" w:rsidP="001E16D9"/>
    <w:p w14:paraId="086EEED5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ED6" w14:textId="77777777" w:rsidR="00F340B2" w:rsidRPr="00FA62B9" w:rsidRDefault="00F340B2" w:rsidP="001E16D9"/>
    <w:p w14:paraId="086EEED7" w14:textId="3DCE888A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ED8" w14:textId="77777777" w:rsidR="00F340B2" w:rsidRPr="00FA62B9" w:rsidRDefault="00F340B2" w:rsidP="001E16D9"/>
    <w:p w14:paraId="086EEED9" w14:textId="77777777" w:rsidR="00F340B2" w:rsidRPr="00FA62B9" w:rsidRDefault="00202F43" w:rsidP="001E16D9">
      <w:r w:rsidRPr="00FA62B9">
        <w:t>Czynności tygodniowe: Przegląd sprzętu po zimie. Kontrola stanu ogrodzeń po okresie zimowym. Przygotowanie pastwisk do sezonu.</w:t>
      </w:r>
    </w:p>
    <w:p w14:paraId="086EEEDA" w14:textId="77777777" w:rsidR="00F340B2" w:rsidRPr="00FA62B9" w:rsidRDefault="00F340B2" w:rsidP="001E16D9"/>
    <w:p w14:paraId="086EEEDB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EEDC" w14:textId="77777777" w:rsidR="00F340B2" w:rsidRPr="00FA62B9" w:rsidRDefault="00F340B2" w:rsidP="001E16D9"/>
    <w:p w14:paraId="086EEEDD" w14:textId="77777777" w:rsidR="00F340B2" w:rsidRPr="00FA62B9" w:rsidRDefault="00202F43" w:rsidP="001E16D9">
      <w:r w:rsidRPr="00FA62B9">
        <w:rPr>
          <w:i/>
          <w:iCs/>
        </w:rPr>
        <w:t>Warunki meteorologiczne: temperatura min 7°C, max 13°C, średnia 10°C; brak opadów.</w:t>
      </w:r>
    </w:p>
    <w:p w14:paraId="086EEEDE" w14:textId="77777777" w:rsidR="00F340B2" w:rsidRPr="00FA62B9" w:rsidRDefault="00F340B2" w:rsidP="001E16D9"/>
    <w:p w14:paraId="086EEEDF" w14:textId="77777777" w:rsidR="00F340B2" w:rsidRPr="00FA62B9" w:rsidRDefault="00202F43" w:rsidP="001E16D9">
      <w:r w:rsidRPr="00FA62B9">
        <w:t>Bez zdarzeń nadzwyczajnych, dyżur zakończony bez uwag.</w:t>
      </w:r>
    </w:p>
    <w:p w14:paraId="086EEEE0" w14:textId="77777777" w:rsidR="00F340B2" w:rsidRPr="00FA62B9" w:rsidRDefault="00F340B2" w:rsidP="001E16D9"/>
    <w:p w14:paraId="086EEEE1" w14:textId="2563D4C0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54F0C" w:rsidRPr="00FA62B9">
        <w:rPr>
          <w:noProof/>
        </w:rPr>
        <w:drawing>
          <wp:inline distT="0" distB="0" distL="0" distR="0" wp14:anchorId="3C1DF654" wp14:editId="149278FB">
            <wp:extent cx="1094787" cy="479425"/>
            <wp:effectExtent l="0" t="0" r="0" b="0"/>
            <wp:docPr id="1224212406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288" cy="48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EE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17.05.2024</w:t>
      </w:r>
    </w:p>
    <w:p w14:paraId="086EEEE3" w14:textId="5FD05FE6" w:rsidR="00F340B2" w:rsidRPr="00FA62B9" w:rsidRDefault="00202F43" w:rsidP="001E16D9">
      <w:r w:rsidRPr="00FA62B9">
        <w:t>___</w:t>
      </w:r>
    </w:p>
    <w:p w14:paraId="40C56C8B" w14:textId="77777777" w:rsidR="007E7E9C" w:rsidRPr="00FA62B9" w:rsidRDefault="007E7E9C">
      <w:r w:rsidRPr="00FA62B9">
        <w:br w:type="page"/>
      </w:r>
    </w:p>
    <w:p w14:paraId="086EEEE4" w14:textId="12CEB797" w:rsidR="00F340B2" w:rsidRPr="00FA62B9" w:rsidRDefault="00202F43" w:rsidP="001E16D9">
      <w:r w:rsidRPr="00FA62B9">
        <w:lastRenderedPageBreak/>
        <w:t>18 maja 2024 r., sobota</w:t>
      </w:r>
    </w:p>
    <w:p w14:paraId="5FAF5096" w14:textId="6AE528C5" w:rsidR="0091557D" w:rsidRPr="00FA62B9" w:rsidRDefault="0091557D" w:rsidP="0091557D">
      <w:r w:rsidRPr="00FA62B9">
        <w:t xml:space="preserve">Dyżurni: Paweł Kojs </w:t>
      </w:r>
      <w:r w:rsidR="0009784A" w:rsidRPr="00FA62B9">
        <w:t>i Piotr Zakrzewski</w:t>
      </w:r>
    </w:p>
    <w:p w14:paraId="086EEEE5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EE6" w14:textId="77777777" w:rsidR="00F340B2" w:rsidRPr="00FA62B9" w:rsidRDefault="00F340B2" w:rsidP="001E16D9"/>
    <w:p w14:paraId="086EEEE7" w14:textId="52DDB4B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+10°C), kontrola systemu wodociągowego (zawory, węże, pompy). System sprawny, bez wycieków.</w:t>
      </w:r>
    </w:p>
    <w:p w14:paraId="086EEEE8" w14:textId="77777777" w:rsidR="00F340B2" w:rsidRPr="00FA62B9" w:rsidRDefault="00F340B2" w:rsidP="001E16D9"/>
    <w:p w14:paraId="086EEEE9" w14:textId="6AB32132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 xml:space="preserve">Wykonanie drobnych napraw, usuniecie podkopów lisów i borsuków. </w:t>
      </w:r>
    </w:p>
    <w:p w14:paraId="086EEEEA" w14:textId="77777777" w:rsidR="00F340B2" w:rsidRPr="00FA62B9" w:rsidRDefault="00F340B2" w:rsidP="001E16D9"/>
    <w:p w14:paraId="086EEEEB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EEC" w14:textId="77777777" w:rsidR="00F340B2" w:rsidRPr="00FA62B9" w:rsidRDefault="00F340B2" w:rsidP="001E16D9"/>
    <w:p w14:paraId="086EEEED" w14:textId="68180ADA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EEE" w14:textId="77777777" w:rsidR="00F340B2" w:rsidRPr="00FA62B9" w:rsidRDefault="00F340B2" w:rsidP="001E16D9"/>
    <w:p w14:paraId="086EEEEF" w14:textId="77777777" w:rsidR="00F340B2" w:rsidRPr="00FA62B9" w:rsidRDefault="00202F43" w:rsidP="001E16D9">
      <w:r w:rsidRPr="00FA62B9">
        <w:rPr>
          <w:i/>
          <w:iCs/>
        </w:rPr>
        <w:t>Warunki meteorologiczne: temperatura min 7°C, max 13°C, średnia 10°C; brak opadów.</w:t>
      </w:r>
    </w:p>
    <w:p w14:paraId="086EEEF0" w14:textId="77777777" w:rsidR="00F340B2" w:rsidRPr="00FA62B9" w:rsidRDefault="00F340B2" w:rsidP="001E16D9"/>
    <w:p w14:paraId="086EEEF1" w14:textId="77777777" w:rsidR="00F340B2" w:rsidRPr="00FA62B9" w:rsidRDefault="00202F43" w:rsidP="001E16D9">
      <w:r w:rsidRPr="00FA62B9">
        <w:t>Bez zdarzeń nadzwyczajnych, dyżur zakończony bez uwag.</w:t>
      </w:r>
    </w:p>
    <w:p w14:paraId="086EEEF2" w14:textId="77777777" w:rsidR="00F340B2" w:rsidRPr="00FA62B9" w:rsidRDefault="00F340B2" w:rsidP="001E16D9"/>
    <w:p w14:paraId="086EEEF3" w14:textId="57FBEA59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54F0C" w:rsidRPr="00FA62B9">
        <w:rPr>
          <w:noProof/>
        </w:rPr>
        <w:drawing>
          <wp:inline distT="0" distB="0" distL="0" distR="0" wp14:anchorId="18DF584D" wp14:editId="2CAA191F">
            <wp:extent cx="1247775" cy="565150"/>
            <wp:effectExtent l="0" t="0" r="9525" b="6350"/>
            <wp:docPr id="40870030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143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EF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18.05.2024</w:t>
      </w:r>
    </w:p>
    <w:p w14:paraId="086EEEF5" w14:textId="00C18B71" w:rsidR="00F340B2" w:rsidRPr="00FA62B9" w:rsidRDefault="00202F43" w:rsidP="001E16D9">
      <w:r w:rsidRPr="00FA62B9">
        <w:t>___</w:t>
      </w:r>
    </w:p>
    <w:p w14:paraId="701AE2CA" w14:textId="77777777" w:rsidR="00061E89" w:rsidRPr="00FA62B9" w:rsidRDefault="00061E89">
      <w:r w:rsidRPr="00FA62B9">
        <w:br w:type="page"/>
      </w:r>
    </w:p>
    <w:p w14:paraId="086EEEF6" w14:textId="262B92AA" w:rsidR="00F340B2" w:rsidRPr="00FA62B9" w:rsidRDefault="00202F43" w:rsidP="001E16D9">
      <w:r w:rsidRPr="00FA62B9">
        <w:lastRenderedPageBreak/>
        <w:t>19 maja 2024 r., niedziela</w:t>
      </w:r>
    </w:p>
    <w:p w14:paraId="1CA9B24A" w14:textId="7459F830" w:rsidR="00717DA3" w:rsidRPr="00FA62B9" w:rsidRDefault="00717DA3" w:rsidP="00717DA3">
      <w:r w:rsidRPr="00FA62B9">
        <w:t xml:space="preserve">Dyżurni: Paweł Kojs </w:t>
      </w:r>
      <w:r w:rsidR="0009784A" w:rsidRPr="00FA62B9">
        <w:t>i Piotr Zakrzewski</w:t>
      </w:r>
    </w:p>
    <w:p w14:paraId="086EEEF7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EF8" w14:textId="77777777" w:rsidR="00F340B2" w:rsidRPr="00FA62B9" w:rsidRDefault="00F340B2" w:rsidP="001E16D9"/>
    <w:p w14:paraId="086EEEF9" w14:textId="15391E6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+9.5°C), kontrola systemu wodociągowego (zawory, węże, pompy). System sprawny, bez wycieków.</w:t>
      </w:r>
    </w:p>
    <w:p w14:paraId="086EEEFA" w14:textId="77777777" w:rsidR="00F340B2" w:rsidRPr="00FA62B9" w:rsidRDefault="00F340B2" w:rsidP="001E16D9"/>
    <w:p w14:paraId="086EEEF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EFC" w14:textId="77777777" w:rsidR="00F340B2" w:rsidRPr="00FA62B9" w:rsidRDefault="00F340B2" w:rsidP="001E16D9"/>
    <w:p w14:paraId="086EEEFD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EFE" w14:textId="77777777" w:rsidR="00F340B2" w:rsidRPr="00FA62B9" w:rsidRDefault="00F340B2" w:rsidP="001E16D9"/>
    <w:p w14:paraId="086EEEFF" w14:textId="328AD16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F00" w14:textId="77777777" w:rsidR="00F340B2" w:rsidRPr="00FA62B9" w:rsidRDefault="00F340B2" w:rsidP="001E16D9"/>
    <w:p w14:paraId="086EEF01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6°C, max 13°C, średnia 9.5°C; opady deszczu 4.0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F02" w14:textId="77777777" w:rsidR="00F340B2" w:rsidRPr="00FA62B9" w:rsidRDefault="00F340B2" w:rsidP="001E16D9"/>
    <w:p w14:paraId="086EEF03" w14:textId="77777777" w:rsidR="00F340B2" w:rsidRPr="00FA62B9" w:rsidRDefault="00202F43" w:rsidP="001E16D9">
      <w:r w:rsidRPr="00FA62B9">
        <w:t>Bez zdarzeń nadzwyczajnych, dyżur zakończony bez uwag.</w:t>
      </w:r>
    </w:p>
    <w:p w14:paraId="086EEF04" w14:textId="77777777" w:rsidR="00F340B2" w:rsidRPr="00FA62B9" w:rsidRDefault="00F340B2" w:rsidP="001E16D9"/>
    <w:p w14:paraId="086EEF05" w14:textId="1C0F117F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54F0C" w:rsidRPr="00FA62B9">
        <w:rPr>
          <w:noProof/>
        </w:rPr>
        <w:drawing>
          <wp:inline distT="0" distB="0" distL="0" distR="0" wp14:anchorId="4E75081A" wp14:editId="7AC4A33C">
            <wp:extent cx="1095375" cy="565454"/>
            <wp:effectExtent l="0" t="0" r="0" b="6350"/>
            <wp:docPr id="1478488889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F0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19.05.2024</w:t>
      </w:r>
    </w:p>
    <w:p w14:paraId="086EEF07" w14:textId="015311C6" w:rsidR="00F340B2" w:rsidRPr="00FA62B9" w:rsidRDefault="00202F43" w:rsidP="001E16D9">
      <w:r w:rsidRPr="00FA62B9">
        <w:t>___</w:t>
      </w:r>
    </w:p>
    <w:p w14:paraId="26A28E82" w14:textId="77777777" w:rsidR="007E7E9C" w:rsidRPr="00FA62B9" w:rsidRDefault="007E7E9C">
      <w:r w:rsidRPr="00FA62B9">
        <w:br w:type="page"/>
      </w:r>
    </w:p>
    <w:p w14:paraId="086EEF08" w14:textId="44C722EA" w:rsidR="00F340B2" w:rsidRPr="00FA62B9" w:rsidRDefault="00202F43" w:rsidP="001E16D9">
      <w:r w:rsidRPr="00FA62B9">
        <w:lastRenderedPageBreak/>
        <w:t>20 maja 2024 r., poniedziałek</w:t>
      </w:r>
    </w:p>
    <w:p w14:paraId="5C04D001" w14:textId="3A93358F" w:rsidR="00C21B66" w:rsidRPr="00FA62B9" w:rsidRDefault="00C21B66" w:rsidP="00C21B66">
      <w:r w:rsidRPr="00FA62B9">
        <w:t xml:space="preserve">Dyżurni oddający: Paweł Kojs </w:t>
      </w:r>
      <w:r w:rsidR="0009784A" w:rsidRPr="00FA62B9">
        <w:t>i Piotr Zakrzewski</w:t>
      </w:r>
    </w:p>
    <w:p w14:paraId="3FACA0B0" w14:textId="08896B01" w:rsidR="00C21B66" w:rsidRPr="00FA62B9" w:rsidRDefault="00C21B66" w:rsidP="00C21B66">
      <w:r w:rsidRPr="00FA62B9">
        <w:t>Dyżurni przyjmujący: Anna Kosoń</w:t>
      </w:r>
      <w:r w:rsidR="00C9594A" w:rsidRPr="00FA62B9">
        <w:t xml:space="preserve"> i </w:t>
      </w:r>
      <w:r w:rsidR="003D07FF" w:rsidRPr="00FA62B9">
        <w:t>Lucjan Świder</w:t>
      </w:r>
    </w:p>
    <w:p w14:paraId="086EEF09" w14:textId="137CF7A0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EF0A" w14:textId="77777777" w:rsidR="00F340B2" w:rsidRPr="00FA62B9" w:rsidRDefault="00F340B2" w:rsidP="001E16D9"/>
    <w:p w14:paraId="086EEF0B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F0C" w14:textId="77777777" w:rsidR="00F340B2" w:rsidRPr="00FA62B9" w:rsidRDefault="00F340B2" w:rsidP="001E16D9"/>
    <w:p w14:paraId="086EEF0D" w14:textId="07F604F3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F0E" w14:textId="77777777" w:rsidR="00F340B2" w:rsidRPr="00FA62B9" w:rsidRDefault="00F340B2" w:rsidP="001E16D9"/>
    <w:p w14:paraId="086EEF0F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F10" w14:textId="77777777" w:rsidR="00F340B2" w:rsidRPr="00FA62B9" w:rsidRDefault="00F340B2" w:rsidP="001E16D9"/>
    <w:p w14:paraId="086EEF11" w14:textId="6E432F9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+9.5°C), kontrola systemu wodociągowego (zawory, węże, pompy). System sprawny, bez wycieków.</w:t>
      </w:r>
    </w:p>
    <w:p w14:paraId="086EEF12" w14:textId="77777777" w:rsidR="00F340B2" w:rsidRPr="00FA62B9" w:rsidRDefault="00F340B2" w:rsidP="001E16D9"/>
    <w:p w14:paraId="086EEF1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F14" w14:textId="77777777" w:rsidR="00F340B2" w:rsidRPr="00FA62B9" w:rsidRDefault="00F340B2" w:rsidP="001E16D9"/>
    <w:p w14:paraId="086EEF15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F16" w14:textId="77777777" w:rsidR="00F340B2" w:rsidRPr="00FA62B9" w:rsidRDefault="00F340B2" w:rsidP="001E16D9"/>
    <w:p w14:paraId="086EEF17" w14:textId="3C0F123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F18" w14:textId="77777777" w:rsidR="00F340B2" w:rsidRPr="00FA62B9" w:rsidRDefault="00F340B2" w:rsidP="001E16D9"/>
    <w:p w14:paraId="086EEF19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6°C, max 13°C, średnia 9.5°C;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F1A" w14:textId="77777777" w:rsidR="00F340B2" w:rsidRPr="00FA62B9" w:rsidRDefault="00F340B2" w:rsidP="001E16D9"/>
    <w:p w14:paraId="086EEF1B" w14:textId="77777777" w:rsidR="00F340B2" w:rsidRPr="00FA62B9" w:rsidRDefault="00202F43" w:rsidP="001E16D9">
      <w:r w:rsidRPr="00FA62B9">
        <w:t>Bez zdarzeń nadzwyczajnych, dyżur zakończony bez uwag.</w:t>
      </w:r>
    </w:p>
    <w:p w14:paraId="086EEF1C" w14:textId="77777777" w:rsidR="00F340B2" w:rsidRPr="00FA62B9" w:rsidRDefault="00F340B2" w:rsidP="001E16D9"/>
    <w:p w14:paraId="086EEF1D" w14:textId="6ADD8BFE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F1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20.05.2024</w:t>
      </w:r>
    </w:p>
    <w:p w14:paraId="086EEF1F" w14:textId="398557A2" w:rsidR="00F340B2" w:rsidRPr="00FA62B9" w:rsidRDefault="00202F43" w:rsidP="001E16D9">
      <w:r w:rsidRPr="00FA62B9">
        <w:t>___</w:t>
      </w:r>
    </w:p>
    <w:p w14:paraId="0CEF3C55" w14:textId="77777777" w:rsidR="007E7E9C" w:rsidRPr="00FA62B9" w:rsidRDefault="007E7E9C">
      <w:r w:rsidRPr="00FA62B9">
        <w:br w:type="page"/>
      </w:r>
    </w:p>
    <w:p w14:paraId="086EEF20" w14:textId="46A2D89B" w:rsidR="00F340B2" w:rsidRPr="00FA62B9" w:rsidRDefault="00202F43" w:rsidP="001E16D9">
      <w:r w:rsidRPr="00FA62B9">
        <w:lastRenderedPageBreak/>
        <w:t>21 maja 2024 r., wtorek</w:t>
      </w:r>
    </w:p>
    <w:p w14:paraId="3D6210EA" w14:textId="5659061A" w:rsidR="00B34B76" w:rsidRPr="00FA62B9" w:rsidRDefault="00B34B76" w:rsidP="00B34B76">
      <w:r w:rsidRPr="00FA62B9">
        <w:t xml:space="preserve">Dyżurni: Anna Kosoń i </w:t>
      </w:r>
      <w:r w:rsidR="003D07FF" w:rsidRPr="00FA62B9">
        <w:t>Lucjan Świder</w:t>
      </w:r>
    </w:p>
    <w:p w14:paraId="086EEF21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F22" w14:textId="77777777" w:rsidR="00F340B2" w:rsidRPr="00FA62B9" w:rsidRDefault="00F340B2" w:rsidP="001E16D9"/>
    <w:p w14:paraId="086EEF23" w14:textId="6EA40A0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+9.5°C), kontrola systemu wodociągowego (zawory, węże, pompy). System sprawny, bez wycieków.</w:t>
      </w:r>
    </w:p>
    <w:p w14:paraId="086EEF24" w14:textId="77777777" w:rsidR="00F340B2" w:rsidRPr="00FA62B9" w:rsidRDefault="00F340B2" w:rsidP="001E16D9"/>
    <w:p w14:paraId="086EEF2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F26" w14:textId="77777777" w:rsidR="00F340B2" w:rsidRPr="00FA62B9" w:rsidRDefault="00F340B2" w:rsidP="001E16D9"/>
    <w:p w14:paraId="086EEF27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F28" w14:textId="77777777" w:rsidR="00F340B2" w:rsidRPr="00FA62B9" w:rsidRDefault="00F340B2" w:rsidP="001E16D9"/>
    <w:p w14:paraId="086EEF29" w14:textId="718038BF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F2A" w14:textId="77777777" w:rsidR="00F340B2" w:rsidRPr="00FA62B9" w:rsidRDefault="00F340B2" w:rsidP="001E16D9"/>
    <w:p w14:paraId="086EEF2B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5°C, max 14°C, średnia 9.5°C;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F2C" w14:textId="77777777" w:rsidR="00F340B2" w:rsidRPr="00FA62B9" w:rsidRDefault="00F340B2" w:rsidP="001E16D9"/>
    <w:p w14:paraId="086EEF2D" w14:textId="77777777" w:rsidR="00F340B2" w:rsidRPr="00FA62B9" w:rsidRDefault="00202F43" w:rsidP="001E16D9">
      <w:r w:rsidRPr="00FA62B9">
        <w:t>Bez zdarzeń nadzwyczajnych, dyżur zakończony bez uwag.</w:t>
      </w:r>
    </w:p>
    <w:p w14:paraId="086EEF2E" w14:textId="77777777" w:rsidR="00F340B2" w:rsidRPr="00FA62B9" w:rsidRDefault="00F340B2" w:rsidP="001E16D9"/>
    <w:p w14:paraId="086EEF2F" w14:textId="4B7FBCAA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F3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21.05.2024</w:t>
      </w:r>
    </w:p>
    <w:p w14:paraId="086EEF31" w14:textId="0252F86E" w:rsidR="00F340B2" w:rsidRPr="00FA62B9" w:rsidRDefault="00202F43" w:rsidP="001E16D9">
      <w:r w:rsidRPr="00FA62B9">
        <w:t>___</w:t>
      </w:r>
    </w:p>
    <w:p w14:paraId="48505BBE" w14:textId="77777777" w:rsidR="007E7E9C" w:rsidRPr="00FA62B9" w:rsidRDefault="007E7E9C">
      <w:r w:rsidRPr="00FA62B9">
        <w:br w:type="page"/>
      </w:r>
    </w:p>
    <w:p w14:paraId="086EEF32" w14:textId="7DACA247" w:rsidR="00F340B2" w:rsidRPr="00FA62B9" w:rsidRDefault="00202F43" w:rsidP="001E16D9">
      <w:r w:rsidRPr="00FA62B9">
        <w:lastRenderedPageBreak/>
        <w:t>22 maja 2024 r., środa</w:t>
      </w:r>
    </w:p>
    <w:p w14:paraId="005C8615" w14:textId="6BDADB30" w:rsidR="008F16D1" w:rsidRPr="00FA62B9" w:rsidRDefault="008F16D1" w:rsidP="008F16D1">
      <w:r w:rsidRPr="00FA62B9">
        <w:t xml:space="preserve">Dyżurni: Anna Kosoń i </w:t>
      </w:r>
      <w:r w:rsidR="003D07FF" w:rsidRPr="00FA62B9">
        <w:t>Lucjan Świder</w:t>
      </w:r>
    </w:p>
    <w:p w14:paraId="086EEF33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F34" w14:textId="77777777" w:rsidR="00F340B2" w:rsidRPr="00FA62B9" w:rsidRDefault="00F340B2" w:rsidP="001E16D9"/>
    <w:p w14:paraId="086EEF35" w14:textId="0DC82C6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+9.5°C), kontrola systemu wodociągowego (zawory, węże, pompy). System sprawny, bez wycieków.</w:t>
      </w:r>
    </w:p>
    <w:p w14:paraId="086EEF36" w14:textId="77777777" w:rsidR="00F340B2" w:rsidRPr="00FA62B9" w:rsidRDefault="00F340B2" w:rsidP="001E16D9"/>
    <w:p w14:paraId="086EEF37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F38" w14:textId="77777777" w:rsidR="00F340B2" w:rsidRPr="00FA62B9" w:rsidRDefault="00F340B2" w:rsidP="001E16D9"/>
    <w:p w14:paraId="086EEF39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F3A" w14:textId="77777777" w:rsidR="00F340B2" w:rsidRPr="00FA62B9" w:rsidRDefault="00F340B2" w:rsidP="001E16D9"/>
    <w:p w14:paraId="086EEF3B" w14:textId="363C297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F3C" w14:textId="77777777" w:rsidR="00F340B2" w:rsidRPr="00FA62B9" w:rsidRDefault="00F340B2" w:rsidP="001E16D9"/>
    <w:p w14:paraId="086EEF3D" w14:textId="77777777" w:rsidR="00F340B2" w:rsidRPr="00FA62B9" w:rsidRDefault="00202F43" w:rsidP="001E16D9">
      <w:r w:rsidRPr="00FA62B9">
        <w:rPr>
          <w:i/>
          <w:iCs/>
        </w:rPr>
        <w:t>Warunki meteorologiczne: temperatura min 5°C, max 14°C, średnia 9.5°C; brak opadów.</w:t>
      </w:r>
    </w:p>
    <w:p w14:paraId="086EEF3E" w14:textId="77777777" w:rsidR="00F340B2" w:rsidRPr="00FA62B9" w:rsidRDefault="00F340B2" w:rsidP="001E16D9"/>
    <w:p w14:paraId="086EEF3F" w14:textId="77777777" w:rsidR="00F340B2" w:rsidRPr="00FA62B9" w:rsidRDefault="00202F43" w:rsidP="001E16D9">
      <w:r w:rsidRPr="00FA62B9">
        <w:t>Bez zdarzeń nadzwyczajnych, dyżur zakończony bez uwag.</w:t>
      </w:r>
    </w:p>
    <w:p w14:paraId="086EEF40" w14:textId="77777777" w:rsidR="00F340B2" w:rsidRPr="00FA62B9" w:rsidRDefault="00F340B2" w:rsidP="001E16D9"/>
    <w:p w14:paraId="086EEF41" w14:textId="441140D8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F4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22.05.2024</w:t>
      </w:r>
    </w:p>
    <w:p w14:paraId="086EEF43" w14:textId="1D7F0470" w:rsidR="00F340B2" w:rsidRPr="00FA62B9" w:rsidRDefault="00202F43" w:rsidP="001E16D9">
      <w:r w:rsidRPr="00FA62B9">
        <w:t>___</w:t>
      </w:r>
    </w:p>
    <w:p w14:paraId="1C2A1B5F" w14:textId="77777777" w:rsidR="007E7E9C" w:rsidRPr="00FA62B9" w:rsidRDefault="007E7E9C">
      <w:r w:rsidRPr="00FA62B9">
        <w:br w:type="page"/>
      </w:r>
    </w:p>
    <w:p w14:paraId="086EEF44" w14:textId="596A4B82" w:rsidR="00F340B2" w:rsidRPr="00FA62B9" w:rsidRDefault="00202F43" w:rsidP="001E16D9">
      <w:r w:rsidRPr="00FA62B9">
        <w:lastRenderedPageBreak/>
        <w:t>23 maja 2024 r., czwartek</w:t>
      </w:r>
    </w:p>
    <w:p w14:paraId="59FDFB1B" w14:textId="1834E61B" w:rsidR="008F16D1" w:rsidRPr="00FA62B9" w:rsidRDefault="008F16D1" w:rsidP="008F16D1">
      <w:r w:rsidRPr="00FA62B9">
        <w:t xml:space="preserve">Dyżurni: Anna Kosoń i </w:t>
      </w:r>
      <w:r w:rsidR="003D07FF" w:rsidRPr="00FA62B9">
        <w:t>Lucjan Świder</w:t>
      </w:r>
    </w:p>
    <w:p w14:paraId="086EEF45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F46" w14:textId="77777777" w:rsidR="00F340B2" w:rsidRPr="00FA62B9" w:rsidRDefault="00F340B2" w:rsidP="001E16D9"/>
    <w:p w14:paraId="086EEF47" w14:textId="6A45DC8F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+10°C), kontrola systemu wodociągowego (zawory, węże, pompy). System sprawny, bez wycieków.</w:t>
      </w:r>
    </w:p>
    <w:p w14:paraId="086EEF48" w14:textId="77777777" w:rsidR="00F340B2" w:rsidRPr="00FA62B9" w:rsidRDefault="00F340B2" w:rsidP="001E16D9"/>
    <w:p w14:paraId="086EEF4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F4A" w14:textId="77777777" w:rsidR="00F340B2" w:rsidRPr="00FA62B9" w:rsidRDefault="00F340B2" w:rsidP="001E16D9"/>
    <w:p w14:paraId="086EEF4B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F4C" w14:textId="77777777" w:rsidR="00F340B2" w:rsidRPr="00FA62B9" w:rsidRDefault="00F340B2" w:rsidP="001E16D9"/>
    <w:p w14:paraId="086EEF4D" w14:textId="182679E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F4E" w14:textId="77777777" w:rsidR="00F340B2" w:rsidRPr="00FA62B9" w:rsidRDefault="00F340B2" w:rsidP="001E16D9"/>
    <w:p w14:paraId="086EEF4F" w14:textId="77777777" w:rsidR="00F340B2" w:rsidRPr="00FA62B9" w:rsidRDefault="00202F43" w:rsidP="001E16D9">
      <w:r w:rsidRPr="00FA62B9">
        <w:rPr>
          <w:i/>
          <w:iCs/>
        </w:rPr>
        <w:t>Warunki meteorologiczne: temperatura min 5°C, max 15°C, średnia 10°C; brak opadów.</w:t>
      </w:r>
    </w:p>
    <w:p w14:paraId="086EEF50" w14:textId="77777777" w:rsidR="00F340B2" w:rsidRPr="00FA62B9" w:rsidRDefault="00F340B2" w:rsidP="001E16D9"/>
    <w:p w14:paraId="086EEF51" w14:textId="77777777" w:rsidR="00F340B2" w:rsidRPr="00FA62B9" w:rsidRDefault="00202F43" w:rsidP="001E16D9">
      <w:r w:rsidRPr="00FA62B9">
        <w:t>Bez zdarzeń nadzwyczajnych, dyżur zakończony bez uwag.</w:t>
      </w:r>
    </w:p>
    <w:p w14:paraId="086EEF52" w14:textId="77777777" w:rsidR="00F340B2" w:rsidRPr="00FA62B9" w:rsidRDefault="00F340B2" w:rsidP="001E16D9"/>
    <w:p w14:paraId="086EEF53" w14:textId="2CDA073E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F5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23.05.2024</w:t>
      </w:r>
    </w:p>
    <w:p w14:paraId="086EEF55" w14:textId="214E862D" w:rsidR="00F340B2" w:rsidRPr="00FA62B9" w:rsidRDefault="00202F43" w:rsidP="001E16D9">
      <w:r w:rsidRPr="00FA62B9">
        <w:t>___</w:t>
      </w:r>
    </w:p>
    <w:p w14:paraId="4DA1687E" w14:textId="77777777" w:rsidR="007E7E9C" w:rsidRPr="00FA62B9" w:rsidRDefault="007E7E9C">
      <w:r w:rsidRPr="00FA62B9">
        <w:br w:type="page"/>
      </w:r>
    </w:p>
    <w:p w14:paraId="086EEF56" w14:textId="674A84EA" w:rsidR="00F340B2" w:rsidRPr="00FA62B9" w:rsidRDefault="00202F43" w:rsidP="001E16D9">
      <w:r w:rsidRPr="00FA62B9">
        <w:lastRenderedPageBreak/>
        <w:t>24 maja 2024 r., piątek</w:t>
      </w:r>
    </w:p>
    <w:p w14:paraId="27E4BE9D" w14:textId="14CCA77B" w:rsidR="008F16D1" w:rsidRPr="00FA62B9" w:rsidRDefault="006B0605" w:rsidP="008F16D1">
      <w:r w:rsidRPr="00FA62B9">
        <w:t xml:space="preserve">Dyżurni oddający: </w:t>
      </w:r>
      <w:r w:rsidR="008F16D1" w:rsidRPr="00FA62B9">
        <w:t xml:space="preserve">Anna Kosoń i </w:t>
      </w:r>
      <w:r w:rsidR="003D07FF" w:rsidRPr="00FA62B9">
        <w:t>Lucjan Świder</w:t>
      </w:r>
    </w:p>
    <w:p w14:paraId="60F507AC" w14:textId="1E4A45C8" w:rsidR="006B0605" w:rsidRPr="00FA62B9" w:rsidRDefault="006B0605" w:rsidP="006B0605">
      <w:r w:rsidRPr="00FA62B9">
        <w:t xml:space="preserve">Dyżurni przyjmujący: Paweł Kojs </w:t>
      </w:r>
      <w:r w:rsidR="00572F9B" w:rsidRPr="00FA62B9">
        <w:t>i Piotr Zakrzewski</w:t>
      </w:r>
    </w:p>
    <w:p w14:paraId="086EEF57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F58" w14:textId="77777777" w:rsidR="00F340B2" w:rsidRPr="00FA62B9" w:rsidRDefault="00F340B2" w:rsidP="001E16D9"/>
    <w:p w14:paraId="086EEF59" w14:textId="3A9042F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+10.5°C), kontrola systemu wodociągowego (zawory, węże, pompy). System sprawny, bez wycieków.</w:t>
      </w:r>
    </w:p>
    <w:p w14:paraId="086EEF5A" w14:textId="77777777" w:rsidR="00F340B2" w:rsidRPr="00FA62B9" w:rsidRDefault="00F340B2" w:rsidP="001E16D9"/>
    <w:p w14:paraId="086EEF5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F5C" w14:textId="77777777" w:rsidR="00F340B2" w:rsidRPr="00FA62B9" w:rsidRDefault="00F340B2" w:rsidP="001E16D9"/>
    <w:p w14:paraId="086EEF5D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F5E" w14:textId="77777777" w:rsidR="00F340B2" w:rsidRPr="00FA62B9" w:rsidRDefault="00F340B2" w:rsidP="001E16D9"/>
    <w:p w14:paraId="086EEF5F" w14:textId="5228442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F60" w14:textId="77777777" w:rsidR="00F340B2" w:rsidRPr="00FA62B9" w:rsidRDefault="00F340B2" w:rsidP="001E16D9"/>
    <w:p w14:paraId="086EEF61" w14:textId="77777777" w:rsidR="00F340B2" w:rsidRPr="00FA62B9" w:rsidRDefault="00202F43" w:rsidP="001E16D9">
      <w:r w:rsidRPr="00FA62B9">
        <w:t>Czynności tygodniowe: Przegląd sprzętu po zimie. Kontrola stanu ogrodzeń po okresie zimowym. Przygotowanie pastwisk do sezonu.</w:t>
      </w:r>
    </w:p>
    <w:p w14:paraId="086EEF62" w14:textId="77777777" w:rsidR="00F340B2" w:rsidRPr="00FA62B9" w:rsidRDefault="00F340B2" w:rsidP="001E16D9"/>
    <w:p w14:paraId="086EEF63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EF64" w14:textId="77777777" w:rsidR="00F340B2" w:rsidRPr="00FA62B9" w:rsidRDefault="00F340B2" w:rsidP="001E16D9"/>
    <w:p w14:paraId="086EEF65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5°C, max 16°C, średnia 10.5°C;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F66" w14:textId="77777777" w:rsidR="00F340B2" w:rsidRPr="00FA62B9" w:rsidRDefault="00F340B2" w:rsidP="001E16D9"/>
    <w:p w14:paraId="086EEF67" w14:textId="77777777" w:rsidR="00F340B2" w:rsidRPr="00FA62B9" w:rsidRDefault="00202F43" w:rsidP="001E16D9">
      <w:r w:rsidRPr="00FA62B9">
        <w:t>Bez zdarzeń nadzwyczajnych, dyżur zakończony bez uwag.</w:t>
      </w:r>
    </w:p>
    <w:p w14:paraId="086EEF68" w14:textId="77777777" w:rsidR="00F340B2" w:rsidRPr="00FA62B9" w:rsidRDefault="00F340B2" w:rsidP="001E16D9"/>
    <w:p w14:paraId="086EEF69" w14:textId="5C7E3ADF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54F0C" w:rsidRPr="00FA62B9">
        <w:rPr>
          <w:noProof/>
        </w:rPr>
        <w:drawing>
          <wp:inline distT="0" distB="0" distL="0" distR="0" wp14:anchorId="6EA086B8" wp14:editId="1F5D37D5">
            <wp:extent cx="1095375" cy="565454"/>
            <wp:effectExtent l="0" t="0" r="0" b="6350"/>
            <wp:docPr id="2056807719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F6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24.05.2024</w:t>
      </w:r>
    </w:p>
    <w:p w14:paraId="086EEF6B" w14:textId="7112A312" w:rsidR="00F340B2" w:rsidRPr="00FA62B9" w:rsidRDefault="00202F43" w:rsidP="001E16D9">
      <w:r w:rsidRPr="00FA62B9">
        <w:t>___</w:t>
      </w:r>
    </w:p>
    <w:p w14:paraId="61CA65E0" w14:textId="77777777" w:rsidR="007E7E9C" w:rsidRPr="00FA62B9" w:rsidRDefault="007E7E9C">
      <w:r w:rsidRPr="00FA62B9">
        <w:br w:type="page"/>
      </w:r>
    </w:p>
    <w:p w14:paraId="086EEF6C" w14:textId="015CF7E3" w:rsidR="00F340B2" w:rsidRPr="00FA62B9" w:rsidRDefault="00202F43" w:rsidP="001E16D9">
      <w:r w:rsidRPr="00FA62B9">
        <w:lastRenderedPageBreak/>
        <w:t>25 maja 2024 r., sobota</w:t>
      </w:r>
    </w:p>
    <w:p w14:paraId="6B3FF9F7" w14:textId="7F5CE9F5" w:rsidR="00233467" w:rsidRPr="00FA62B9" w:rsidRDefault="00233467" w:rsidP="00233467">
      <w:r w:rsidRPr="00FA62B9">
        <w:t xml:space="preserve">Dyżurni: Paweł Kojs </w:t>
      </w:r>
      <w:r w:rsidR="00572F9B" w:rsidRPr="00FA62B9">
        <w:t>i Piotr Zakrzewski</w:t>
      </w:r>
    </w:p>
    <w:p w14:paraId="086EEF6D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F6E" w14:textId="77777777" w:rsidR="00F340B2" w:rsidRPr="00FA62B9" w:rsidRDefault="00F340B2" w:rsidP="001E16D9"/>
    <w:p w14:paraId="086EEF6F" w14:textId="0B343B3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+11°C), kontrola systemu wodociągowego (zawory, węże, pompy). System sprawny, bez wycieków.</w:t>
      </w:r>
    </w:p>
    <w:p w14:paraId="086EEF70" w14:textId="77777777" w:rsidR="00F340B2" w:rsidRPr="00FA62B9" w:rsidRDefault="00F340B2" w:rsidP="001E16D9"/>
    <w:p w14:paraId="086EEF71" w14:textId="2098FE74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 xml:space="preserve">Wykonanie drobnych napraw, usuniecie podkopów lisów i borsuków. </w:t>
      </w:r>
    </w:p>
    <w:p w14:paraId="086EEF72" w14:textId="77777777" w:rsidR="00F340B2" w:rsidRPr="00FA62B9" w:rsidRDefault="00F340B2" w:rsidP="001E16D9"/>
    <w:p w14:paraId="086EEF73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F74" w14:textId="77777777" w:rsidR="00F340B2" w:rsidRPr="00FA62B9" w:rsidRDefault="00F340B2" w:rsidP="001E16D9"/>
    <w:p w14:paraId="086EEF75" w14:textId="4D07737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F76" w14:textId="77777777" w:rsidR="00F340B2" w:rsidRPr="00FA62B9" w:rsidRDefault="00F340B2" w:rsidP="001E16D9"/>
    <w:p w14:paraId="086EEF77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5°C, max 17°C, średnia 11°C;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F78" w14:textId="77777777" w:rsidR="00F340B2" w:rsidRPr="00FA62B9" w:rsidRDefault="00F340B2" w:rsidP="001E16D9"/>
    <w:p w14:paraId="086EEF79" w14:textId="77777777" w:rsidR="00F340B2" w:rsidRPr="00FA62B9" w:rsidRDefault="00202F43" w:rsidP="001E16D9">
      <w:r w:rsidRPr="00FA62B9">
        <w:t>Bez zdarzeń nadzwyczajnych, dyżur zakończony bez uwag.</w:t>
      </w:r>
    </w:p>
    <w:p w14:paraId="086EEF7A" w14:textId="77777777" w:rsidR="00F340B2" w:rsidRPr="00FA62B9" w:rsidRDefault="00F340B2" w:rsidP="001E16D9"/>
    <w:p w14:paraId="086EEF7B" w14:textId="7306CC11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54F0C" w:rsidRPr="00FA62B9">
        <w:rPr>
          <w:noProof/>
        </w:rPr>
        <w:drawing>
          <wp:inline distT="0" distB="0" distL="0" distR="0" wp14:anchorId="1C159901" wp14:editId="039B8C11">
            <wp:extent cx="1095375" cy="565454"/>
            <wp:effectExtent l="0" t="0" r="0" b="6350"/>
            <wp:docPr id="1719519511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F7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25.05.2024</w:t>
      </w:r>
    </w:p>
    <w:p w14:paraId="086EEF7D" w14:textId="46AC6C4C" w:rsidR="00F340B2" w:rsidRPr="00FA62B9" w:rsidRDefault="00202F43" w:rsidP="001E16D9">
      <w:r w:rsidRPr="00FA62B9">
        <w:t>___</w:t>
      </w:r>
    </w:p>
    <w:p w14:paraId="730B4513" w14:textId="77777777" w:rsidR="007E7E9C" w:rsidRPr="00FA62B9" w:rsidRDefault="007E7E9C">
      <w:r w:rsidRPr="00FA62B9">
        <w:br w:type="page"/>
      </w:r>
    </w:p>
    <w:p w14:paraId="086EEF7E" w14:textId="410B2D55" w:rsidR="00F340B2" w:rsidRPr="00FA62B9" w:rsidRDefault="00202F43" w:rsidP="001E16D9">
      <w:r w:rsidRPr="00FA62B9">
        <w:lastRenderedPageBreak/>
        <w:t>26 maja 2024 r., niedziela</w:t>
      </w:r>
    </w:p>
    <w:p w14:paraId="72CA5F05" w14:textId="2A885012" w:rsidR="00233467" w:rsidRPr="00FA62B9" w:rsidRDefault="00233467" w:rsidP="00233467">
      <w:r w:rsidRPr="00FA62B9">
        <w:t xml:space="preserve">Dyżurni: Paweł Kojs </w:t>
      </w:r>
      <w:r w:rsidR="00572F9B" w:rsidRPr="00FA62B9">
        <w:t>i Piotr Zakrzewski</w:t>
      </w:r>
    </w:p>
    <w:p w14:paraId="086EEF7F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F80" w14:textId="77777777" w:rsidR="00F340B2" w:rsidRPr="00FA62B9" w:rsidRDefault="00F340B2" w:rsidP="001E16D9"/>
    <w:p w14:paraId="086EEF81" w14:textId="6C3CAF41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+11.5°C), kontrola systemu wodociągowego (zawory, węże, pompy). System sprawny, bez wycieków.</w:t>
      </w:r>
    </w:p>
    <w:p w14:paraId="086EEF82" w14:textId="77777777" w:rsidR="00F340B2" w:rsidRPr="00FA62B9" w:rsidRDefault="00F340B2" w:rsidP="001E16D9"/>
    <w:p w14:paraId="086EEF83" w14:textId="4B5C0384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F84" w14:textId="77777777" w:rsidR="00F340B2" w:rsidRPr="00FA62B9" w:rsidRDefault="00F340B2" w:rsidP="001E16D9"/>
    <w:p w14:paraId="086EEF85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F86" w14:textId="77777777" w:rsidR="00F340B2" w:rsidRPr="00FA62B9" w:rsidRDefault="00F340B2" w:rsidP="001E16D9"/>
    <w:p w14:paraId="086EEF87" w14:textId="6A88364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F88" w14:textId="77777777" w:rsidR="00F340B2" w:rsidRPr="00FA62B9" w:rsidRDefault="00F340B2" w:rsidP="001E16D9"/>
    <w:p w14:paraId="086EEF89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5°C, max 18°C, średnia 11.5°C;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F8A" w14:textId="77777777" w:rsidR="00F340B2" w:rsidRPr="00FA62B9" w:rsidRDefault="00F340B2" w:rsidP="001E16D9"/>
    <w:p w14:paraId="086EEF8B" w14:textId="77777777" w:rsidR="00F340B2" w:rsidRPr="00FA62B9" w:rsidRDefault="00202F43" w:rsidP="001E16D9">
      <w:r w:rsidRPr="00FA62B9">
        <w:t>Bez zdarzeń nadzwyczajnych, dyżur zakończony bez uwag.</w:t>
      </w:r>
    </w:p>
    <w:p w14:paraId="086EEF8C" w14:textId="77777777" w:rsidR="00F340B2" w:rsidRPr="00FA62B9" w:rsidRDefault="00F340B2" w:rsidP="001E16D9"/>
    <w:p w14:paraId="086EEF8D" w14:textId="5FC375C6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A54F0C" w:rsidRPr="00FA62B9">
        <w:rPr>
          <w:noProof/>
        </w:rPr>
        <w:drawing>
          <wp:inline distT="0" distB="0" distL="0" distR="0" wp14:anchorId="29E24620" wp14:editId="68A8F843">
            <wp:extent cx="1095375" cy="565454"/>
            <wp:effectExtent l="0" t="0" r="0" b="6350"/>
            <wp:docPr id="1966087786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F8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26.05.2024</w:t>
      </w:r>
    </w:p>
    <w:p w14:paraId="086EEF8F" w14:textId="174B8A87" w:rsidR="00F340B2" w:rsidRPr="00FA62B9" w:rsidRDefault="00202F43" w:rsidP="001E16D9">
      <w:r w:rsidRPr="00FA62B9">
        <w:t>___</w:t>
      </w:r>
    </w:p>
    <w:p w14:paraId="68D8F651" w14:textId="77777777" w:rsidR="007E7E9C" w:rsidRPr="00FA62B9" w:rsidRDefault="007E7E9C">
      <w:r w:rsidRPr="00FA62B9">
        <w:br w:type="page"/>
      </w:r>
    </w:p>
    <w:p w14:paraId="086EEF90" w14:textId="24BAF6CE" w:rsidR="00F340B2" w:rsidRPr="00FA62B9" w:rsidRDefault="00202F43" w:rsidP="001E16D9">
      <w:r w:rsidRPr="00FA62B9">
        <w:lastRenderedPageBreak/>
        <w:t>27 maja 2024 r., poniedziałek</w:t>
      </w:r>
    </w:p>
    <w:p w14:paraId="3CF40A55" w14:textId="068B19AE" w:rsidR="00C21B66" w:rsidRPr="00FA62B9" w:rsidRDefault="00C21B66" w:rsidP="00C21B66">
      <w:r w:rsidRPr="00FA62B9">
        <w:t xml:space="preserve">Dyżurni oddający: Paweł Kojs </w:t>
      </w:r>
      <w:r w:rsidR="00572F9B" w:rsidRPr="00FA62B9">
        <w:t>i Lucjan Świder</w:t>
      </w:r>
    </w:p>
    <w:p w14:paraId="0166CABA" w14:textId="085364E2" w:rsidR="00F10781" w:rsidRPr="00FA62B9" w:rsidRDefault="00C21B66" w:rsidP="00F10781">
      <w:r w:rsidRPr="00FA62B9">
        <w:t xml:space="preserve">Dyżurni przyjmujący: </w:t>
      </w:r>
      <w:r w:rsidR="00F10781" w:rsidRPr="00FA62B9">
        <w:t>Anna Kosoń i Lucjan Świder</w:t>
      </w:r>
    </w:p>
    <w:p w14:paraId="793D248F" w14:textId="5F7C0381" w:rsidR="00C21B66" w:rsidRPr="00FA62B9" w:rsidRDefault="00C21B66" w:rsidP="00C21B66"/>
    <w:p w14:paraId="086EEF91" w14:textId="2305ED74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EF92" w14:textId="77777777" w:rsidR="00F340B2" w:rsidRPr="00FA62B9" w:rsidRDefault="00F340B2" w:rsidP="001E16D9"/>
    <w:p w14:paraId="086EEF93" w14:textId="77777777" w:rsidR="00F340B2" w:rsidRPr="00FA62B9" w:rsidRDefault="00202F43" w:rsidP="001E16D9">
      <w:r w:rsidRPr="00FA62B9">
        <w:t>Liczenie zwierząt: ~450 jeleniowatych + ~50 owiec w kwaterach. Wszystkie zwierzęta w dobrym stanie zdrowia.</w:t>
      </w:r>
    </w:p>
    <w:p w14:paraId="086EEF94" w14:textId="77777777" w:rsidR="00F340B2" w:rsidRPr="00FA62B9" w:rsidRDefault="00F340B2" w:rsidP="001E16D9"/>
    <w:p w14:paraId="086EEF95" w14:textId="251E7742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EF96" w14:textId="77777777" w:rsidR="00F340B2" w:rsidRPr="00FA62B9" w:rsidRDefault="00F340B2" w:rsidP="001E16D9"/>
    <w:p w14:paraId="086EEF97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F98" w14:textId="77777777" w:rsidR="00F340B2" w:rsidRPr="00FA62B9" w:rsidRDefault="00F340B2" w:rsidP="001E16D9"/>
    <w:p w14:paraId="086EEF99" w14:textId="297554C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+12.5°C), kontrola systemu wodociągowego (zawory, węże, pompy). System sprawny, bez wycieków.</w:t>
      </w:r>
    </w:p>
    <w:p w14:paraId="086EEF9A" w14:textId="77777777" w:rsidR="00F340B2" w:rsidRPr="00FA62B9" w:rsidRDefault="00F340B2" w:rsidP="001E16D9"/>
    <w:p w14:paraId="086EEF9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F9C" w14:textId="77777777" w:rsidR="00F340B2" w:rsidRPr="00FA62B9" w:rsidRDefault="00F340B2" w:rsidP="001E16D9"/>
    <w:p w14:paraId="086EEF9D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F9E" w14:textId="77777777" w:rsidR="00F340B2" w:rsidRPr="00FA62B9" w:rsidRDefault="00F340B2" w:rsidP="001E16D9"/>
    <w:p w14:paraId="086EEF9F" w14:textId="7D96348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FA0" w14:textId="77777777" w:rsidR="00F340B2" w:rsidRPr="00FA62B9" w:rsidRDefault="00F340B2" w:rsidP="001E16D9"/>
    <w:p w14:paraId="086EEFA1" w14:textId="77777777" w:rsidR="00F340B2" w:rsidRPr="00FA62B9" w:rsidRDefault="00202F43" w:rsidP="001E16D9">
      <w:r w:rsidRPr="00FA62B9">
        <w:rPr>
          <w:i/>
          <w:iCs/>
        </w:rPr>
        <w:t>Warunki meteorologiczne: temperatura min 6°C, max 19°C, średnia 12.5°C; brak opadów.</w:t>
      </w:r>
    </w:p>
    <w:p w14:paraId="086EEFA2" w14:textId="77777777" w:rsidR="00F340B2" w:rsidRPr="00FA62B9" w:rsidRDefault="00F340B2" w:rsidP="001E16D9"/>
    <w:p w14:paraId="086EEFA3" w14:textId="77777777" w:rsidR="00F340B2" w:rsidRPr="00FA62B9" w:rsidRDefault="00202F43" w:rsidP="001E16D9">
      <w:r w:rsidRPr="00FA62B9">
        <w:t>Bez zdarzeń nadzwyczajnych, dyżur zakończony bez uwag.</w:t>
      </w:r>
    </w:p>
    <w:p w14:paraId="086EEFA4" w14:textId="77777777" w:rsidR="00F340B2" w:rsidRPr="00FA62B9" w:rsidRDefault="00F340B2" w:rsidP="001E16D9"/>
    <w:p w14:paraId="086EEFA5" w14:textId="480E18E9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FA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27.05.2024</w:t>
      </w:r>
    </w:p>
    <w:p w14:paraId="33202C55" w14:textId="77777777" w:rsidR="007E7E9C" w:rsidRPr="00FA62B9" w:rsidRDefault="007E7E9C">
      <w:r w:rsidRPr="00FA62B9">
        <w:br w:type="page"/>
      </w:r>
    </w:p>
    <w:p w14:paraId="086EEFA8" w14:textId="0E1691CF" w:rsidR="00F340B2" w:rsidRPr="00FA62B9" w:rsidRDefault="00202F43" w:rsidP="001E16D9">
      <w:r w:rsidRPr="00FA62B9">
        <w:lastRenderedPageBreak/>
        <w:t>28 maja 2024 r., wtorek</w:t>
      </w:r>
    </w:p>
    <w:p w14:paraId="22F6D8FC" w14:textId="5A1D1356" w:rsidR="00F10781" w:rsidRPr="00FA62B9" w:rsidRDefault="00F10781" w:rsidP="00F10781">
      <w:r w:rsidRPr="00FA62B9">
        <w:t>Dyżurni: Anna Kosoń i Lucjan Świder</w:t>
      </w:r>
    </w:p>
    <w:p w14:paraId="086EEFA9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FAA" w14:textId="77777777" w:rsidR="00F340B2" w:rsidRPr="00FA62B9" w:rsidRDefault="00F340B2" w:rsidP="001E16D9"/>
    <w:p w14:paraId="086EEFAB" w14:textId="2B1A2D8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+13°C), kontrola systemu wodociągowego (zawory, węże, pompy). System sprawny, bez wycieków.</w:t>
      </w:r>
    </w:p>
    <w:p w14:paraId="086EEFAC" w14:textId="77777777" w:rsidR="00F340B2" w:rsidRPr="00FA62B9" w:rsidRDefault="00F340B2" w:rsidP="001E16D9"/>
    <w:p w14:paraId="086EEFAD" w14:textId="259A6753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FAE" w14:textId="77777777" w:rsidR="00F340B2" w:rsidRPr="00FA62B9" w:rsidRDefault="00F340B2" w:rsidP="001E16D9"/>
    <w:p w14:paraId="086EEFAF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FB0" w14:textId="77777777" w:rsidR="00F340B2" w:rsidRPr="00FA62B9" w:rsidRDefault="00F340B2" w:rsidP="001E16D9"/>
    <w:p w14:paraId="086EEFB1" w14:textId="37CEEE7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FB2" w14:textId="77777777" w:rsidR="00F340B2" w:rsidRPr="00FA62B9" w:rsidRDefault="00F340B2" w:rsidP="001E16D9"/>
    <w:p w14:paraId="086EEFB3" w14:textId="77777777" w:rsidR="00F340B2" w:rsidRPr="00FA62B9" w:rsidRDefault="00202F43" w:rsidP="001E16D9">
      <w:r w:rsidRPr="00FA62B9">
        <w:rPr>
          <w:i/>
          <w:iCs/>
        </w:rPr>
        <w:t>Warunki meteorologiczne: temperatura min 6°C, max 20°C, średnia 13°C; brak opadów.</w:t>
      </w:r>
    </w:p>
    <w:p w14:paraId="086EEFB4" w14:textId="77777777" w:rsidR="00F340B2" w:rsidRPr="00FA62B9" w:rsidRDefault="00F340B2" w:rsidP="001E16D9"/>
    <w:p w14:paraId="086EEFB5" w14:textId="77777777" w:rsidR="00F340B2" w:rsidRPr="00FA62B9" w:rsidRDefault="00202F43" w:rsidP="001E16D9">
      <w:r w:rsidRPr="00FA62B9">
        <w:t>Bez zdarzeń nadzwyczajnych, dyżur zakończony bez uwag.</w:t>
      </w:r>
    </w:p>
    <w:p w14:paraId="086EEFB6" w14:textId="77777777" w:rsidR="00F340B2" w:rsidRPr="00FA62B9" w:rsidRDefault="00F340B2" w:rsidP="001E16D9"/>
    <w:p w14:paraId="086EEFB7" w14:textId="065D8CE9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FB8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28.05.2024</w:t>
      </w:r>
    </w:p>
    <w:p w14:paraId="774E5BD5" w14:textId="77777777" w:rsidR="007E7E9C" w:rsidRPr="00FA62B9" w:rsidRDefault="007E7E9C">
      <w:r w:rsidRPr="00FA62B9">
        <w:br w:type="page"/>
      </w:r>
    </w:p>
    <w:p w14:paraId="086EEFBA" w14:textId="37C8A8F3" w:rsidR="00F340B2" w:rsidRPr="00FA62B9" w:rsidRDefault="00202F43" w:rsidP="001E16D9">
      <w:r w:rsidRPr="00FA62B9">
        <w:lastRenderedPageBreak/>
        <w:t>29 maja 2024 r., środa</w:t>
      </w:r>
    </w:p>
    <w:p w14:paraId="2460F775" w14:textId="4FD4B698" w:rsidR="00F10781" w:rsidRPr="00FA62B9" w:rsidRDefault="00F10781" w:rsidP="00F10781">
      <w:r w:rsidRPr="00FA62B9">
        <w:t xml:space="preserve">Dyżurni: Anna Kosoń i </w:t>
      </w:r>
      <w:r w:rsidR="003D07FF" w:rsidRPr="00FA62B9">
        <w:t>Lucjan Świder</w:t>
      </w:r>
    </w:p>
    <w:p w14:paraId="086EEFBB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FBC" w14:textId="77777777" w:rsidR="00F340B2" w:rsidRPr="00FA62B9" w:rsidRDefault="00F340B2" w:rsidP="001E16D9"/>
    <w:p w14:paraId="086EEFBD" w14:textId="28A4820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+14°C), kontrola systemu wodociągowego (zawory, węże, pompy). System sprawny, bez wycieków.</w:t>
      </w:r>
    </w:p>
    <w:p w14:paraId="086EEFBE" w14:textId="77777777" w:rsidR="00F340B2" w:rsidRPr="00FA62B9" w:rsidRDefault="00F340B2" w:rsidP="001E16D9"/>
    <w:p w14:paraId="086EEFBF" w14:textId="0D5995AC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FC0" w14:textId="77777777" w:rsidR="00F340B2" w:rsidRPr="00FA62B9" w:rsidRDefault="00F340B2" w:rsidP="001E16D9"/>
    <w:p w14:paraId="086EEFC1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FC2" w14:textId="77777777" w:rsidR="00F340B2" w:rsidRPr="00FA62B9" w:rsidRDefault="00F340B2" w:rsidP="001E16D9"/>
    <w:p w14:paraId="086EEFC3" w14:textId="30C7A26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FC4" w14:textId="77777777" w:rsidR="00F340B2" w:rsidRPr="00FA62B9" w:rsidRDefault="00F340B2" w:rsidP="001E16D9"/>
    <w:p w14:paraId="086EEFC5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7°C, max 21°C, średnia 14°C; opady deszczu 3.0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FC6" w14:textId="77777777" w:rsidR="00F340B2" w:rsidRPr="00FA62B9" w:rsidRDefault="00F340B2" w:rsidP="001E16D9"/>
    <w:p w14:paraId="086EEFC7" w14:textId="77777777" w:rsidR="00F340B2" w:rsidRPr="00FA62B9" w:rsidRDefault="00202F43" w:rsidP="001E16D9">
      <w:r w:rsidRPr="00FA62B9">
        <w:t>Bez zdarzeń nadzwyczajnych, dyżur zakończony bez uwag.</w:t>
      </w:r>
    </w:p>
    <w:p w14:paraId="086EEFC8" w14:textId="77777777" w:rsidR="00F340B2" w:rsidRPr="00FA62B9" w:rsidRDefault="00F340B2" w:rsidP="001E16D9"/>
    <w:p w14:paraId="086EEFC9" w14:textId="4D02D403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FC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29.05.2024</w:t>
      </w:r>
    </w:p>
    <w:p w14:paraId="105B7442" w14:textId="77777777" w:rsidR="007E7E9C" w:rsidRPr="00FA62B9" w:rsidRDefault="007E7E9C">
      <w:r w:rsidRPr="00FA62B9">
        <w:br w:type="page"/>
      </w:r>
    </w:p>
    <w:p w14:paraId="086EEFCC" w14:textId="621078EB" w:rsidR="00F340B2" w:rsidRPr="00FA62B9" w:rsidRDefault="00202F43" w:rsidP="001E16D9">
      <w:r w:rsidRPr="00FA62B9">
        <w:lastRenderedPageBreak/>
        <w:t>30 maja 2024 r., czwartek</w:t>
      </w:r>
    </w:p>
    <w:p w14:paraId="63BCF236" w14:textId="4604D491" w:rsidR="00F10781" w:rsidRPr="00FA62B9" w:rsidRDefault="00F10781" w:rsidP="00F10781">
      <w:r w:rsidRPr="00FA62B9">
        <w:t xml:space="preserve">Dyżurni: Anna Kosoń i </w:t>
      </w:r>
      <w:r w:rsidR="003D07FF" w:rsidRPr="00FA62B9">
        <w:t>Lucjan Świder</w:t>
      </w:r>
    </w:p>
    <w:p w14:paraId="086EEFCD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FCE" w14:textId="77777777" w:rsidR="00F340B2" w:rsidRPr="00FA62B9" w:rsidRDefault="00F340B2" w:rsidP="001E16D9"/>
    <w:p w14:paraId="086EEFCF" w14:textId="4981644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+14.5°C), kontrola systemu wodociągowego (zawory, węże, pompy). System sprawny, bez wycieków.</w:t>
      </w:r>
    </w:p>
    <w:p w14:paraId="086EEFD0" w14:textId="77777777" w:rsidR="00F340B2" w:rsidRPr="00FA62B9" w:rsidRDefault="00F340B2" w:rsidP="001E16D9"/>
    <w:p w14:paraId="086EEFD1" w14:textId="755399BD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FD2" w14:textId="77777777" w:rsidR="00F340B2" w:rsidRPr="00FA62B9" w:rsidRDefault="00F340B2" w:rsidP="001E16D9"/>
    <w:p w14:paraId="086EEFD3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FD4" w14:textId="77777777" w:rsidR="00F340B2" w:rsidRPr="00FA62B9" w:rsidRDefault="00F340B2" w:rsidP="001E16D9"/>
    <w:p w14:paraId="086EEFD5" w14:textId="1C3C24A4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FD6" w14:textId="77777777" w:rsidR="00F340B2" w:rsidRPr="00FA62B9" w:rsidRDefault="00F340B2" w:rsidP="001E16D9"/>
    <w:p w14:paraId="086EEFD7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7°C, max 22°C, średnia 14.5°C;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FD8" w14:textId="77777777" w:rsidR="00F340B2" w:rsidRPr="00FA62B9" w:rsidRDefault="00F340B2" w:rsidP="001E16D9"/>
    <w:p w14:paraId="086EEFD9" w14:textId="77777777" w:rsidR="00F340B2" w:rsidRPr="00FA62B9" w:rsidRDefault="00202F43" w:rsidP="001E16D9">
      <w:r w:rsidRPr="00FA62B9">
        <w:t>Bez zdarzeń nadzwyczajnych, dyżur zakończony bez uwag.</w:t>
      </w:r>
    </w:p>
    <w:p w14:paraId="086EEFDA" w14:textId="77777777" w:rsidR="00F340B2" w:rsidRPr="00FA62B9" w:rsidRDefault="00F340B2" w:rsidP="001E16D9"/>
    <w:p w14:paraId="086EEFDB" w14:textId="5F84059D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EFD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30.05.2024</w:t>
      </w:r>
    </w:p>
    <w:p w14:paraId="361DB814" w14:textId="77777777" w:rsidR="007E7E9C" w:rsidRPr="00FA62B9" w:rsidRDefault="007E7E9C">
      <w:r w:rsidRPr="00FA62B9">
        <w:br w:type="page"/>
      </w:r>
    </w:p>
    <w:p w14:paraId="086EEFDE" w14:textId="0FCEF9F3" w:rsidR="00F340B2" w:rsidRPr="00FA62B9" w:rsidRDefault="00202F43" w:rsidP="001E16D9">
      <w:r w:rsidRPr="00FA62B9">
        <w:lastRenderedPageBreak/>
        <w:t>31 maja 2024 r., piątek</w:t>
      </w:r>
    </w:p>
    <w:p w14:paraId="0D9B3CA2" w14:textId="1D6BD2DE" w:rsidR="00F10781" w:rsidRPr="00FA62B9" w:rsidRDefault="006B0605" w:rsidP="00F10781">
      <w:r w:rsidRPr="00FA62B9">
        <w:t xml:space="preserve">Dyżurni oddający: Anna Kosoń </w:t>
      </w:r>
      <w:r w:rsidR="00F10781" w:rsidRPr="00FA62B9">
        <w:t>i Lucjan Świder</w:t>
      </w:r>
    </w:p>
    <w:p w14:paraId="2408B980" w14:textId="3C7A8CFC" w:rsidR="006B0605" w:rsidRPr="00FA62B9" w:rsidRDefault="006B0605" w:rsidP="006B0605">
      <w:r w:rsidRPr="00FA62B9">
        <w:t xml:space="preserve">Dyżurni przyjmujący: Paweł Kojs </w:t>
      </w:r>
      <w:r w:rsidR="0009784A" w:rsidRPr="00FA62B9">
        <w:t>i Piotr Zakrzewski</w:t>
      </w:r>
    </w:p>
    <w:p w14:paraId="086EEFDF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FE0" w14:textId="77777777" w:rsidR="00F340B2" w:rsidRPr="00FA62B9" w:rsidRDefault="00F340B2" w:rsidP="001E16D9"/>
    <w:p w14:paraId="086EEFE1" w14:textId="6548FBB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+15.5°C), kontrola systemu wodociągowego (zawory, węże, pompy). System sprawny, bez wycieków.</w:t>
      </w:r>
    </w:p>
    <w:p w14:paraId="086EEFE2" w14:textId="77777777" w:rsidR="00F340B2" w:rsidRPr="00FA62B9" w:rsidRDefault="00F340B2" w:rsidP="001E16D9"/>
    <w:p w14:paraId="086EEFE3" w14:textId="161D9BD4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EFE4" w14:textId="77777777" w:rsidR="00F340B2" w:rsidRPr="00FA62B9" w:rsidRDefault="00F340B2" w:rsidP="001E16D9"/>
    <w:p w14:paraId="086EEFE5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EFE6" w14:textId="77777777" w:rsidR="00F340B2" w:rsidRPr="00FA62B9" w:rsidRDefault="00F340B2" w:rsidP="001E16D9"/>
    <w:p w14:paraId="086EEFE7" w14:textId="712614C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EFE8" w14:textId="77777777" w:rsidR="00F340B2" w:rsidRPr="00FA62B9" w:rsidRDefault="00F340B2" w:rsidP="001E16D9"/>
    <w:p w14:paraId="086EEFE9" w14:textId="77777777" w:rsidR="00F340B2" w:rsidRPr="00FA62B9" w:rsidRDefault="00202F43" w:rsidP="001E16D9">
      <w:r w:rsidRPr="00FA62B9">
        <w:t>Czynności tygodniowe: Przegląd sprzętu po zimie. Kontrola stanu ogrodzeń po okresie zimowym. Przygotowanie pastwisk do sezonu.</w:t>
      </w:r>
    </w:p>
    <w:p w14:paraId="086EEFEA" w14:textId="77777777" w:rsidR="00F340B2" w:rsidRPr="00FA62B9" w:rsidRDefault="00F340B2" w:rsidP="001E16D9"/>
    <w:p w14:paraId="086EEFEB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EFEC" w14:textId="77777777" w:rsidR="00F340B2" w:rsidRPr="00FA62B9" w:rsidRDefault="00F340B2" w:rsidP="001E16D9"/>
    <w:p w14:paraId="086EEFED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8°C, max 23°C, średnia 15.5°C; opady deszczu 4.0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EFEE" w14:textId="77777777" w:rsidR="00F340B2" w:rsidRPr="00FA62B9" w:rsidRDefault="00F340B2" w:rsidP="001E16D9"/>
    <w:p w14:paraId="086EEFEF" w14:textId="77777777" w:rsidR="00F340B2" w:rsidRPr="00FA62B9" w:rsidRDefault="00202F43" w:rsidP="001E16D9">
      <w:r w:rsidRPr="00FA62B9">
        <w:t>Bez zdarzeń nadzwyczajnych, dyżur zakończony bez uwag.</w:t>
      </w:r>
    </w:p>
    <w:p w14:paraId="086EEFF0" w14:textId="77777777" w:rsidR="00F340B2" w:rsidRPr="00FA62B9" w:rsidRDefault="00F340B2" w:rsidP="001E16D9"/>
    <w:p w14:paraId="086EEFF1" w14:textId="1EB5C765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7AACF1C2" wp14:editId="57C39BDB">
            <wp:extent cx="1095375" cy="565454"/>
            <wp:effectExtent l="0" t="0" r="0" b="6350"/>
            <wp:docPr id="624651688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FF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31.05.2024</w:t>
      </w:r>
    </w:p>
    <w:p w14:paraId="086EEFF3" w14:textId="5437268C" w:rsidR="00F340B2" w:rsidRPr="00FA62B9" w:rsidRDefault="00202F43" w:rsidP="001E16D9">
      <w:r w:rsidRPr="00FA62B9">
        <w:t>___</w:t>
      </w:r>
    </w:p>
    <w:p w14:paraId="2C4C0D67" w14:textId="77777777" w:rsidR="006472F5" w:rsidRPr="00FA62B9" w:rsidRDefault="006472F5">
      <w:pPr>
        <w:rPr>
          <w:sz w:val="40"/>
          <w:szCs w:val="40"/>
        </w:rPr>
      </w:pPr>
      <w:r w:rsidRPr="00FA62B9">
        <w:rPr>
          <w:sz w:val="40"/>
          <w:szCs w:val="40"/>
        </w:rPr>
        <w:br w:type="page"/>
      </w:r>
    </w:p>
    <w:p w14:paraId="086EEFF4" w14:textId="0B82999F" w:rsidR="00F340B2" w:rsidRPr="00FA62B9" w:rsidRDefault="00202F43" w:rsidP="001E16D9">
      <w:r w:rsidRPr="00FA62B9">
        <w:rPr>
          <w:sz w:val="40"/>
          <w:szCs w:val="40"/>
        </w:rPr>
        <w:lastRenderedPageBreak/>
        <w:t>LATO 2024</w:t>
      </w:r>
    </w:p>
    <w:p w14:paraId="086EEFF5" w14:textId="77777777" w:rsidR="00F340B2" w:rsidRPr="00FA62B9" w:rsidRDefault="00202F43" w:rsidP="001E16D9">
      <w:r w:rsidRPr="00FA62B9">
        <w:rPr>
          <w:sz w:val="32"/>
          <w:szCs w:val="32"/>
        </w:rPr>
        <w:t>CZERWIEC</w:t>
      </w:r>
    </w:p>
    <w:p w14:paraId="43E54618" w14:textId="69243F5A" w:rsidR="00C200F7" w:rsidRPr="00FA62B9" w:rsidRDefault="00C200F7" w:rsidP="00C200F7">
      <w:r w:rsidRPr="00FA62B9">
        <w:t xml:space="preserve">Dyżurni: Paweł Kojs </w:t>
      </w:r>
      <w:r w:rsidR="0009784A" w:rsidRPr="00FA62B9">
        <w:t>i Piotr Zakrzewski</w:t>
      </w:r>
    </w:p>
    <w:p w14:paraId="086EEFF6" w14:textId="21732EB2" w:rsidR="00F340B2" w:rsidRPr="00FA62B9" w:rsidRDefault="00202F43" w:rsidP="001E16D9">
      <w:r w:rsidRPr="00FA62B9">
        <w:t>1 czerwca 2024 r., sobota</w:t>
      </w:r>
    </w:p>
    <w:p w14:paraId="086EEFF7" w14:textId="1C504067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łań jeleni szlachetnych po </w:t>
      </w:r>
      <w:proofErr w:type="spellStart"/>
      <w:r w:rsidR="004430BD" w:rsidRPr="00FA62B9">
        <w:t>wycieleniach</w:t>
      </w:r>
      <w:proofErr w:type="spellEnd"/>
      <w:r w:rsidR="004430BD" w:rsidRPr="00FA62B9">
        <w:t xml:space="preserve"> wraz z cielętami.</w:t>
      </w:r>
      <w:r w:rsidR="00202F43" w:rsidRPr="00FA62B9">
        <w:t xml:space="preserve"> Stado spokojne, bez oznak chorób czy urazów.</w:t>
      </w:r>
    </w:p>
    <w:p w14:paraId="086EEFF8" w14:textId="77777777" w:rsidR="00F340B2" w:rsidRPr="00FA62B9" w:rsidRDefault="00F340B2" w:rsidP="001E16D9"/>
    <w:p w14:paraId="086EEFF9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EFFA" w14:textId="77777777" w:rsidR="00F340B2" w:rsidRPr="00FA62B9" w:rsidRDefault="00F340B2" w:rsidP="001E16D9"/>
    <w:p w14:paraId="086EEFFB" w14:textId="4854C8D2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+19°C), kontrola systemu wodociągowego (zawory, węże, pompy). System sprawny, bez wycieków.</w:t>
      </w:r>
    </w:p>
    <w:p w14:paraId="086EEFFC" w14:textId="77777777" w:rsidR="00F340B2" w:rsidRPr="00FA62B9" w:rsidRDefault="00F340B2" w:rsidP="001E16D9"/>
    <w:p w14:paraId="086EEFF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EFFE" w14:textId="77777777" w:rsidR="00F340B2" w:rsidRPr="00FA62B9" w:rsidRDefault="00F340B2" w:rsidP="001E16D9"/>
    <w:p w14:paraId="086EEFFF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000" w14:textId="77777777" w:rsidR="00F340B2" w:rsidRPr="00FA62B9" w:rsidRDefault="00F340B2" w:rsidP="001E16D9"/>
    <w:p w14:paraId="086EF001" w14:textId="24CB8CF1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002" w14:textId="77777777" w:rsidR="00F340B2" w:rsidRPr="00FA62B9" w:rsidRDefault="00F340B2" w:rsidP="001E16D9"/>
    <w:p w14:paraId="086EF003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12°C, max 26°C, średnia 19°C; opady deszczu 5.0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004" w14:textId="77777777" w:rsidR="00F340B2" w:rsidRPr="00FA62B9" w:rsidRDefault="00F340B2" w:rsidP="001E16D9"/>
    <w:p w14:paraId="086EF005" w14:textId="77777777" w:rsidR="00F340B2" w:rsidRPr="00FA62B9" w:rsidRDefault="00202F43" w:rsidP="001E16D9">
      <w:r w:rsidRPr="00FA62B9">
        <w:t>Bez zdarzeń nadzwyczajnych, dyżur zakończony bez uwag.</w:t>
      </w:r>
    </w:p>
    <w:p w14:paraId="086EF006" w14:textId="77777777" w:rsidR="00F340B2" w:rsidRPr="00FA62B9" w:rsidRDefault="00F340B2" w:rsidP="001E16D9"/>
    <w:p w14:paraId="086EF007" w14:textId="3EAF28F6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6E8737E3" wp14:editId="5477FE51">
            <wp:extent cx="1095375" cy="565454"/>
            <wp:effectExtent l="0" t="0" r="0" b="6350"/>
            <wp:docPr id="227101409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008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01.06.2024</w:t>
      </w:r>
    </w:p>
    <w:p w14:paraId="086EF009" w14:textId="2B308B1E" w:rsidR="00F340B2" w:rsidRPr="00FA62B9" w:rsidRDefault="00202F43" w:rsidP="001E16D9">
      <w:r w:rsidRPr="00FA62B9">
        <w:t>___</w:t>
      </w:r>
    </w:p>
    <w:p w14:paraId="00A085B3" w14:textId="77777777" w:rsidR="007E7E9C" w:rsidRPr="00FA62B9" w:rsidRDefault="007E7E9C">
      <w:r w:rsidRPr="00FA62B9">
        <w:br w:type="page"/>
      </w:r>
    </w:p>
    <w:p w14:paraId="086EF00A" w14:textId="48A3AB04" w:rsidR="00F340B2" w:rsidRPr="00FA62B9" w:rsidRDefault="00202F43" w:rsidP="001E16D9">
      <w:r w:rsidRPr="00FA62B9">
        <w:lastRenderedPageBreak/>
        <w:t>2 czerwca 2024 r., niedziela</w:t>
      </w:r>
    </w:p>
    <w:p w14:paraId="11F032C9" w14:textId="2ED65E47" w:rsidR="00C200F7" w:rsidRPr="00FA62B9" w:rsidRDefault="00C200F7" w:rsidP="00C200F7">
      <w:r w:rsidRPr="00FA62B9">
        <w:t xml:space="preserve">Dyżurni: Paweł Kojs </w:t>
      </w:r>
      <w:r w:rsidR="0009784A" w:rsidRPr="00FA62B9">
        <w:t>i Piotr Zakrzewski</w:t>
      </w:r>
    </w:p>
    <w:p w14:paraId="086EF00B" w14:textId="5B56E121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4430BD" w:rsidRPr="00FA62B9">
        <w:t>Obserwacja</w:t>
      </w:r>
      <w:proofErr w:type="gramEnd"/>
      <w:r w:rsidR="004430BD" w:rsidRPr="00FA62B9">
        <w:t xml:space="preserve"> łań jeleni szlachetnych po </w:t>
      </w:r>
      <w:proofErr w:type="spellStart"/>
      <w:r w:rsidR="004430BD" w:rsidRPr="00FA62B9">
        <w:t>wycieleniach</w:t>
      </w:r>
      <w:proofErr w:type="spellEnd"/>
      <w:r w:rsidR="004430BD" w:rsidRPr="00FA62B9">
        <w:t xml:space="preserve"> wraz z cielętami.</w:t>
      </w:r>
      <w:r w:rsidR="00202F43" w:rsidRPr="00FA62B9">
        <w:t xml:space="preserve"> Stado spokojne, bez oznak chorób czy urazów.</w:t>
      </w:r>
    </w:p>
    <w:p w14:paraId="086EF00C" w14:textId="77777777" w:rsidR="00F340B2" w:rsidRPr="00FA62B9" w:rsidRDefault="00F340B2" w:rsidP="001E16D9"/>
    <w:p w14:paraId="086EF00D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00E" w14:textId="77777777" w:rsidR="00F340B2" w:rsidRPr="00FA62B9" w:rsidRDefault="00F340B2" w:rsidP="001E16D9"/>
    <w:p w14:paraId="086EF00F" w14:textId="25FB736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+19.5°C), kontrola systemu wodociągowego (zawory, węże, pompy). System sprawny, bez wycieków.</w:t>
      </w:r>
    </w:p>
    <w:p w14:paraId="086EF010" w14:textId="77777777" w:rsidR="00F340B2" w:rsidRPr="00FA62B9" w:rsidRDefault="00F340B2" w:rsidP="001E16D9"/>
    <w:p w14:paraId="086EF011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012" w14:textId="77777777" w:rsidR="00F340B2" w:rsidRPr="00FA62B9" w:rsidRDefault="00F340B2" w:rsidP="001E16D9"/>
    <w:p w14:paraId="086EF013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014" w14:textId="77777777" w:rsidR="00F340B2" w:rsidRPr="00FA62B9" w:rsidRDefault="00F340B2" w:rsidP="001E16D9"/>
    <w:p w14:paraId="086EF015" w14:textId="5C35B21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016" w14:textId="77777777" w:rsidR="00F340B2" w:rsidRPr="00FA62B9" w:rsidRDefault="00F340B2" w:rsidP="001E16D9"/>
    <w:p w14:paraId="086EF017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13°C, max 26°C, średnia 19.5°C;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018" w14:textId="77777777" w:rsidR="00F340B2" w:rsidRPr="00FA62B9" w:rsidRDefault="00F340B2" w:rsidP="001E16D9"/>
    <w:p w14:paraId="086EF019" w14:textId="77777777" w:rsidR="00F340B2" w:rsidRPr="00FA62B9" w:rsidRDefault="00202F43" w:rsidP="001E16D9">
      <w:r w:rsidRPr="00FA62B9">
        <w:t>Bez zdarzeń nadzwyczajnych, dyżur zakończony bez uwag.</w:t>
      </w:r>
    </w:p>
    <w:p w14:paraId="086EF01A" w14:textId="77777777" w:rsidR="00F340B2" w:rsidRPr="00FA62B9" w:rsidRDefault="00F340B2" w:rsidP="001E16D9"/>
    <w:p w14:paraId="086EF01B" w14:textId="0055BCEB" w:rsidR="00F340B2" w:rsidRPr="00FA62B9" w:rsidRDefault="00B9574E" w:rsidP="001E16D9">
      <w:r w:rsidRPr="00FA62B9">
        <w:rPr>
          <w:i/>
          <w:iCs/>
        </w:rPr>
        <w:t>Dyżurny: Paweł Kojs</w:t>
      </w:r>
      <w:r w:rsidR="006472F5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56520369" wp14:editId="2359C93C">
            <wp:extent cx="1095375" cy="565454"/>
            <wp:effectExtent l="0" t="0" r="0" b="6350"/>
            <wp:docPr id="135048707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01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02.06.2024</w:t>
      </w:r>
    </w:p>
    <w:p w14:paraId="086EF01D" w14:textId="6A0C6469" w:rsidR="00F340B2" w:rsidRPr="00FA62B9" w:rsidRDefault="00202F43" w:rsidP="001E16D9">
      <w:r w:rsidRPr="00FA62B9">
        <w:t>___</w:t>
      </w:r>
    </w:p>
    <w:p w14:paraId="11AD60A2" w14:textId="77777777" w:rsidR="007E7E9C" w:rsidRPr="00FA62B9" w:rsidRDefault="007E7E9C">
      <w:r w:rsidRPr="00FA62B9">
        <w:br w:type="page"/>
      </w:r>
    </w:p>
    <w:p w14:paraId="086EF01E" w14:textId="72ED10FD" w:rsidR="00F340B2" w:rsidRPr="00FA62B9" w:rsidRDefault="00202F43" w:rsidP="001E16D9">
      <w:r w:rsidRPr="00FA62B9">
        <w:lastRenderedPageBreak/>
        <w:t>3 czerwca 2024 r., poniedziałek</w:t>
      </w:r>
    </w:p>
    <w:p w14:paraId="6765C08C" w14:textId="186A8CA0" w:rsidR="00C21B66" w:rsidRPr="00FA62B9" w:rsidRDefault="00C21B66" w:rsidP="00C21B66">
      <w:r w:rsidRPr="00FA62B9">
        <w:t xml:space="preserve">Dyżurni oddający: Paweł Kojs </w:t>
      </w:r>
      <w:r w:rsidR="0009784A" w:rsidRPr="00FA62B9">
        <w:t>i Piotr Zakrzewski</w:t>
      </w:r>
    </w:p>
    <w:p w14:paraId="35156131" w14:textId="4DAF205E" w:rsidR="00630A60" w:rsidRPr="00FA62B9" w:rsidRDefault="00C21B66" w:rsidP="00630A60">
      <w:r w:rsidRPr="00FA62B9">
        <w:t>Dyżurni przyjmujący: Anna Kosoń</w:t>
      </w:r>
      <w:r w:rsidR="00630A60" w:rsidRPr="00FA62B9">
        <w:t xml:space="preserve"> i </w:t>
      </w:r>
      <w:r w:rsidR="003D07FF" w:rsidRPr="00FA62B9">
        <w:t>Lucjan Świder</w:t>
      </w:r>
    </w:p>
    <w:p w14:paraId="086EF01F" w14:textId="3AC73F63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F020" w14:textId="77777777" w:rsidR="00F340B2" w:rsidRPr="00FA62B9" w:rsidRDefault="00F340B2" w:rsidP="001E16D9"/>
    <w:p w14:paraId="086EF021" w14:textId="77777777" w:rsidR="00F340B2" w:rsidRPr="00FA62B9" w:rsidRDefault="00202F43" w:rsidP="001E16D9">
      <w:r w:rsidRPr="00FA62B9">
        <w:t>Liczenie zwierząt: ~450-480 jeleniowatych + ~50 owiec w kwaterach. Wszystkie zwierzęta w dobrym stanie zdrowia.</w:t>
      </w:r>
    </w:p>
    <w:p w14:paraId="086EF022" w14:textId="77777777" w:rsidR="00F340B2" w:rsidRPr="00FA62B9" w:rsidRDefault="00F340B2" w:rsidP="001E16D9"/>
    <w:p w14:paraId="086EF023" w14:textId="3CED2AFD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024" w14:textId="77777777" w:rsidR="00F340B2" w:rsidRPr="00FA62B9" w:rsidRDefault="00F340B2" w:rsidP="001E16D9"/>
    <w:p w14:paraId="086EF025" w14:textId="5229BB61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łań jeleni szlachetnych po </w:t>
      </w:r>
      <w:proofErr w:type="spellStart"/>
      <w:r w:rsidR="004430BD" w:rsidRPr="00FA62B9">
        <w:t>wycieleniach</w:t>
      </w:r>
      <w:proofErr w:type="spellEnd"/>
      <w:r w:rsidR="004430BD" w:rsidRPr="00FA62B9">
        <w:t xml:space="preserve"> wraz z cielętami.</w:t>
      </w:r>
      <w:r w:rsidR="00202F43" w:rsidRPr="00FA62B9">
        <w:t xml:space="preserve"> Stado spokojne, bez oznak chorób czy urazów.</w:t>
      </w:r>
    </w:p>
    <w:p w14:paraId="086EF026" w14:textId="77777777" w:rsidR="00F340B2" w:rsidRPr="00FA62B9" w:rsidRDefault="00F340B2" w:rsidP="001E16D9"/>
    <w:p w14:paraId="086EF027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028" w14:textId="77777777" w:rsidR="00F340B2" w:rsidRPr="00FA62B9" w:rsidRDefault="00F340B2" w:rsidP="001E16D9"/>
    <w:p w14:paraId="086EF029" w14:textId="6E86D79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+20°C), kontrola systemu wodociągowego (zawory, węże, pompy). System sprawny, bez wycieków.</w:t>
      </w:r>
    </w:p>
    <w:p w14:paraId="086EF02A" w14:textId="77777777" w:rsidR="00F340B2" w:rsidRPr="00FA62B9" w:rsidRDefault="00F340B2" w:rsidP="001E16D9"/>
    <w:p w14:paraId="086EF02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02C" w14:textId="77777777" w:rsidR="00F340B2" w:rsidRPr="00FA62B9" w:rsidRDefault="00F340B2" w:rsidP="001E16D9"/>
    <w:p w14:paraId="086EF02D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02E" w14:textId="77777777" w:rsidR="00F340B2" w:rsidRPr="00FA62B9" w:rsidRDefault="00F340B2" w:rsidP="001E16D9"/>
    <w:p w14:paraId="086EF02F" w14:textId="4042FEE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030" w14:textId="77777777" w:rsidR="00F340B2" w:rsidRPr="00FA62B9" w:rsidRDefault="00F340B2" w:rsidP="001E16D9"/>
    <w:p w14:paraId="086EF031" w14:textId="77777777" w:rsidR="00F340B2" w:rsidRPr="00FA62B9" w:rsidRDefault="00202F43" w:rsidP="001E16D9">
      <w:r w:rsidRPr="00FA62B9">
        <w:rPr>
          <w:i/>
          <w:iCs/>
        </w:rPr>
        <w:t>Warunki meteorologiczne: temperatura min 13°C, max 27°C, średnia 20°C; brak opadów.</w:t>
      </w:r>
    </w:p>
    <w:p w14:paraId="086EF032" w14:textId="77777777" w:rsidR="00F340B2" w:rsidRPr="00FA62B9" w:rsidRDefault="00F340B2" w:rsidP="001E16D9"/>
    <w:p w14:paraId="086EF033" w14:textId="77777777" w:rsidR="00F340B2" w:rsidRPr="00FA62B9" w:rsidRDefault="00202F43" w:rsidP="001E16D9">
      <w:r w:rsidRPr="00FA62B9">
        <w:t>Bez zdarzeń nadzwyczajnych, dyżur zakończony bez uwag.</w:t>
      </w:r>
    </w:p>
    <w:p w14:paraId="086EF034" w14:textId="77777777" w:rsidR="00F340B2" w:rsidRPr="00FA62B9" w:rsidRDefault="00F340B2" w:rsidP="001E16D9"/>
    <w:p w14:paraId="086EF035" w14:textId="78750029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03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03.06.2024</w:t>
      </w:r>
    </w:p>
    <w:p w14:paraId="086EF037" w14:textId="3ACDBF85" w:rsidR="00F340B2" w:rsidRPr="00FA62B9" w:rsidRDefault="00202F43" w:rsidP="001E16D9">
      <w:r w:rsidRPr="00FA62B9">
        <w:t>___</w:t>
      </w:r>
    </w:p>
    <w:p w14:paraId="78B9A6AF" w14:textId="77777777" w:rsidR="007E7E9C" w:rsidRPr="00FA62B9" w:rsidRDefault="007E7E9C">
      <w:r w:rsidRPr="00FA62B9">
        <w:br w:type="page"/>
      </w:r>
    </w:p>
    <w:p w14:paraId="086EF038" w14:textId="3A86409F" w:rsidR="00F340B2" w:rsidRPr="00FA62B9" w:rsidRDefault="00202F43" w:rsidP="001E16D9">
      <w:r w:rsidRPr="00FA62B9">
        <w:lastRenderedPageBreak/>
        <w:t>4 czerwca 2024 r., wtorek</w:t>
      </w:r>
    </w:p>
    <w:p w14:paraId="422FD82D" w14:textId="1DEE9F11" w:rsidR="00630A60" w:rsidRPr="00FA62B9" w:rsidRDefault="00630A60" w:rsidP="00630A60">
      <w:r w:rsidRPr="00FA62B9">
        <w:t xml:space="preserve">Dyżurni: Anna Kosoń i </w:t>
      </w:r>
      <w:r w:rsidR="003D07FF" w:rsidRPr="00FA62B9">
        <w:t>Lucjan Świder</w:t>
      </w:r>
    </w:p>
    <w:p w14:paraId="086EF039" w14:textId="5F560F18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4430BD" w:rsidRPr="00FA62B9">
        <w:t>Obserwacja</w:t>
      </w:r>
      <w:proofErr w:type="gramEnd"/>
      <w:r w:rsidR="004430BD" w:rsidRPr="00FA62B9">
        <w:t xml:space="preserve"> łań jeleni wschodnich po </w:t>
      </w:r>
      <w:proofErr w:type="spellStart"/>
      <w:r w:rsidR="004430BD" w:rsidRPr="00FA62B9">
        <w:t>wycieleniach</w:t>
      </w:r>
      <w:proofErr w:type="spellEnd"/>
      <w:r w:rsidR="004430BD" w:rsidRPr="00FA62B9">
        <w:t xml:space="preserve"> wraz z cielętami.</w:t>
      </w:r>
      <w:r w:rsidR="00202F43" w:rsidRPr="00FA62B9">
        <w:t xml:space="preserve"> Stado spokojne, bez oznak chorób czy urazów.</w:t>
      </w:r>
    </w:p>
    <w:p w14:paraId="086EF03A" w14:textId="77777777" w:rsidR="00F340B2" w:rsidRPr="00FA62B9" w:rsidRDefault="00F340B2" w:rsidP="001E16D9"/>
    <w:p w14:paraId="086EF03B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03C" w14:textId="77777777" w:rsidR="00F340B2" w:rsidRPr="00FA62B9" w:rsidRDefault="00F340B2" w:rsidP="001E16D9"/>
    <w:p w14:paraId="086EF03D" w14:textId="1409A52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+20.5°C), kontrola systemu wodociągowego (zawory, węże, pompy). System sprawny, bez wycieków.</w:t>
      </w:r>
    </w:p>
    <w:p w14:paraId="086EF03E" w14:textId="77777777" w:rsidR="00F340B2" w:rsidRPr="00FA62B9" w:rsidRDefault="00F340B2" w:rsidP="001E16D9"/>
    <w:p w14:paraId="086EF03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040" w14:textId="77777777" w:rsidR="00F340B2" w:rsidRPr="00FA62B9" w:rsidRDefault="00F340B2" w:rsidP="001E16D9"/>
    <w:p w14:paraId="086EF041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042" w14:textId="77777777" w:rsidR="00F340B2" w:rsidRPr="00FA62B9" w:rsidRDefault="00F340B2" w:rsidP="001E16D9"/>
    <w:p w14:paraId="086EF043" w14:textId="1D164AA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044" w14:textId="77777777" w:rsidR="00F340B2" w:rsidRPr="00FA62B9" w:rsidRDefault="00F340B2" w:rsidP="001E16D9"/>
    <w:p w14:paraId="086EF045" w14:textId="77777777" w:rsidR="00F340B2" w:rsidRPr="00FA62B9" w:rsidRDefault="00202F43" w:rsidP="001E16D9">
      <w:r w:rsidRPr="00FA62B9">
        <w:rPr>
          <w:i/>
          <w:iCs/>
        </w:rPr>
        <w:t>Warunki meteorologiczne: temperatura min 14°C, max 27°C, średnia 20.5°C; brak opadów.</w:t>
      </w:r>
    </w:p>
    <w:p w14:paraId="086EF046" w14:textId="77777777" w:rsidR="00F340B2" w:rsidRPr="00FA62B9" w:rsidRDefault="00F340B2" w:rsidP="001E16D9"/>
    <w:p w14:paraId="086EF047" w14:textId="77777777" w:rsidR="00F340B2" w:rsidRPr="00FA62B9" w:rsidRDefault="00202F43" w:rsidP="001E16D9">
      <w:r w:rsidRPr="00FA62B9">
        <w:t>Bez zdarzeń nadzwyczajnych, dyżur zakończony bez uwag.</w:t>
      </w:r>
    </w:p>
    <w:p w14:paraId="086EF048" w14:textId="77777777" w:rsidR="00F340B2" w:rsidRPr="00FA62B9" w:rsidRDefault="00F340B2" w:rsidP="001E16D9"/>
    <w:p w14:paraId="086EF049" w14:textId="02392949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04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04.06.2024</w:t>
      </w:r>
    </w:p>
    <w:p w14:paraId="086EF04B" w14:textId="7F8BA003" w:rsidR="00F340B2" w:rsidRPr="00FA62B9" w:rsidRDefault="00202F43" w:rsidP="001E16D9">
      <w:r w:rsidRPr="00FA62B9">
        <w:t>___</w:t>
      </w:r>
    </w:p>
    <w:p w14:paraId="7E348ED5" w14:textId="77777777" w:rsidR="007E7E9C" w:rsidRPr="00FA62B9" w:rsidRDefault="007E7E9C">
      <w:r w:rsidRPr="00FA62B9">
        <w:br w:type="page"/>
      </w:r>
    </w:p>
    <w:p w14:paraId="086EF04C" w14:textId="6D319F22" w:rsidR="00F340B2" w:rsidRPr="00FA62B9" w:rsidRDefault="00202F43" w:rsidP="001E16D9">
      <w:r w:rsidRPr="00FA62B9">
        <w:lastRenderedPageBreak/>
        <w:t>5 czerwca 2024 r., środa</w:t>
      </w:r>
    </w:p>
    <w:p w14:paraId="4AE7BD53" w14:textId="00574BE1" w:rsidR="00630A60" w:rsidRPr="00FA62B9" w:rsidRDefault="00630A60" w:rsidP="00630A60">
      <w:r w:rsidRPr="00FA62B9">
        <w:t xml:space="preserve">Dyżurni: Anna Kosoń i </w:t>
      </w:r>
      <w:r w:rsidR="003D07FF" w:rsidRPr="00FA62B9">
        <w:t>Lucjan Świder</w:t>
      </w:r>
    </w:p>
    <w:p w14:paraId="086EF04D" w14:textId="39C09AB0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6D7792" w:rsidRPr="00FA62B9">
        <w:t>Obserwacja</w:t>
      </w:r>
      <w:proofErr w:type="gramEnd"/>
      <w:r w:rsidR="006D7792" w:rsidRPr="00FA62B9">
        <w:t xml:space="preserve"> byków jeleni </w:t>
      </w:r>
      <w:proofErr w:type="spellStart"/>
      <w:r w:rsidR="006D7792" w:rsidRPr="00FA62B9">
        <w:t>szlachtnych</w:t>
      </w:r>
      <w:proofErr w:type="spellEnd"/>
      <w:r w:rsidR="006D7792" w:rsidRPr="00FA62B9">
        <w:t>.</w:t>
      </w:r>
      <w:r w:rsidR="00202F43" w:rsidRPr="00FA62B9">
        <w:t xml:space="preserve"> Stado spokojne, bez oznak chorób czy urazów.</w:t>
      </w:r>
    </w:p>
    <w:p w14:paraId="086EF04E" w14:textId="77777777" w:rsidR="00F340B2" w:rsidRPr="00FA62B9" w:rsidRDefault="00F340B2" w:rsidP="001E16D9"/>
    <w:p w14:paraId="086EF04F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050" w14:textId="77777777" w:rsidR="00F340B2" w:rsidRPr="00FA62B9" w:rsidRDefault="00F340B2" w:rsidP="001E16D9"/>
    <w:p w14:paraId="086EF051" w14:textId="27ADEEB1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+20°C), kontrola systemu wodociągowego (zawory, węże, pompy). System sprawny, bez wycieków.</w:t>
      </w:r>
    </w:p>
    <w:p w14:paraId="086EF052" w14:textId="77777777" w:rsidR="00F340B2" w:rsidRPr="00FA62B9" w:rsidRDefault="00F340B2" w:rsidP="001E16D9"/>
    <w:p w14:paraId="086EF053" w14:textId="7BB87857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 xml:space="preserve">Wykonanie drobnych napraw, usuniecie podkopów lisów i borsuków. </w:t>
      </w:r>
    </w:p>
    <w:p w14:paraId="086EF054" w14:textId="77777777" w:rsidR="00F340B2" w:rsidRPr="00FA62B9" w:rsidRDefault="00F340B2" w:rsidP="001E16D9"/>
    <w:p w14:paraId="086EF055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056" w14:textId="77777777" w:rsidR="00F340B2" w:rsidRPr="00FA62B9" w:rsidRDefault="00F340B2" w:rsidP="001E16D9"/>
    <w:p w14:paraId="086EF057" w14:textId="7CA864E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058" w14:textId="77777777" w:rsidR="00F340B2" w:rsidRPr="00FA62B9" w:rsidRDefault="00F340B2" w:rsidP="001E16D9"/>
    <w:p w14:paraId="086EF059" w14:textId="77777777" w:rsidR="00F340B2" w:rsidRPr="00FA62B9" w:rsidRDefault="00202F43" w:rsidP="001E16D9">
      <w:r w:rsidRPr="00FA62B9">
        <w:rPr>
          <w:i/>
          <w:iCs/>
        </w:rPr>
        <w:t>Warunki meteorologiczne: temperatura min 14°C, max 26°C, średnia 20°C; brak opadów.</w:t>
      </w:r>
    </w:p>
    <w:p w14:paraId="086EF05A" w14:textId="77777777" w:rsidR="00F340B2" w:rsidRPr="00FA62B9" w:rsidRDefault="00F340B2" w:rsidP="001E16D9"/>
    <w:p w14:paraId="086EF05B" w14:textId="77777777" w:rsidR="00F340B2" w:rsidRPr="00FA62B9" w:rsidRDefault="00202F43" w:rsidP="001E16D9">
      <w:r w:rsidRPr="00FA62B9">
        <w:t>Bez zdarzeń nadzwyczajnych, dyżur zakończony bez uwag.</w:t>
      </w:r>
    </w:p>
    <w:p w14:paraId="086EF05C" w14:textId="77777777" w:rsidR="00F340B2" w:rsidRPr="00FA62B9" w:rsidRDefault="00F340B2" w:rsidP="001E16D9"/>
    <w:p w14:paraId="086EF05D" w14:textId="2A869551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05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05.06.2024</w:t>
      </w:r>
    </w:p>
    <w:p w14:paraId="086EF05F" w14:textId="11A47C8E" w:rsidR="00F340B2" w:rsidRPr="00FA62B9" w:rsidRDefault="00202F43" w:rsidP="001E16D9">
      <w:r w:rsidRPr="00FA62B9">
        <w:t>___</w:t>
      </w:r>
    </w:p>
    <w:p w14:paraId="7AC0AAD6" w14:textId="77777777" w:rsidR="007E7E9C" w:rsidRPr="00FA62B9" w:rsidRDefault="007E7E9C">
      <w:r w:rsidRPr="00FA62B9">
        <w:br w:type="page"/>
      </w:r>
    </w:p>
    <w:p w14:paraId="086EF060" w14:textId="5FD7A927" w:rsidR="00F340B2" w:rsidRPr="00FA62B9" w:rsidRDefault="00202F43" w:rsidP="001E16D9">
      <w:r w:rsidRPr="00FA62B9">
        <w:lastRenderedPageBreak/>
        <w:t>6 czerwca 2024 r., czwartek</w:t>
      </w:r>
    </w:p>
    <w:p w14:paraId="206F4C85" w14:textId="40F38DA1" w:rsidR="00630A60" w:rsidRPr="00FA62B9" w:rsidRDefault="00630A60" w:rsidP="00630A60">
      <w:r w:rsidRPr="00FA62B9">
        <w:t>Dyżurni: Anna Kosoń i Lucjan Świder</w:t>
      </w:r>
    </w:p>
    <w:p w14:paraId="086EF061" w14:textId="3A04EBE4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6D7792" w:rsidRPr="00FA62B9">
        <w:t>Obserwacja</w:t>
      </w:r>
      <w:proofErr w:type="gramEnd"/>
      <w:r w:rsidR="006D7792" w:rsidRPr="00FA62B9">
        <w:t xml:space="preserve"> byków jeleni </w:t>
      </w:r>
      <w:proofErr w:type="spellStart"/>
      <w:r w:rsidR="006D7792" w:rsidRPr="00FA62B9">
        <w:t>szlachtnych</w:t>
      </w:r>
      <w:proofErr w:type="spellEnd"/>
      <w:r w:rsidR="006D7792" w:rsidRPr="00FA62B9">
        <w:t>.</w:t>
      </w:r>
      <w:r w:rsidR="00202F43" w:rsidRPr="00FA62B9">
        <w:t xml:space="preserve"> Stado spokojne, bez oznak chorób czy urazów.</w:t>
      </w:r>
    </w:p>
    <w:p w14:paraId="086EF062" w14:textId="77777777" w:rsidR="00F340B2" w:rsidRPr="00FA62B9" w:rsidRDefault="00F340B2" w:rsidP="001E16D9"/>
    <w:p w14:paraId="086EF063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064" w14:textId="77777777" w:rsidR="00F340B2" w:rsidRPr="00FA62B9" w:rsidRDefault="00F340B2" w:rsidP="001E16D9"/>
    <w:p w14:paraId="086EF065" w14:textId="707630D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+20.5°C), kontrola systemu wodociągowego (zawory, węże, pompy). System sprawny, bez wycieków.</w:t>
      </w:r>
    </w:p>
    <w:p w14:paraId="086EF066" w14:textId="77777777" w:rsidR="00F340B2" w:rsidRPr="00FA62B9" w:rsidRDefault="00F340B2" w:rsidP="001E16D9"/>
    <w:p w14:paraId="086EF067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068" w14:textId="77777777" w:rsidR="00F340B2" w:rsidRPr="00FA62B9" w:rsidRDefault="00F340B2" w:rsidP="001E16D9"/>
    <w:p w14:paraId="086EF069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06A" w14:textId="77777777" w:rsidR="00F340B2" w:rsidRPr="00FA62B9" w:rsidRDefault="00F340B2" w:rsidP="001E16D9"/>
    <w:p w14:paraId="086EF06B" w14:textId="616B157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06C" w14:textId="77777777" w:rsidR="00F340B2" w:rsidRPr="00FA62B9" w:rsidRDefault="00F340B2" w:rsidP="001E16D9"/>
    <w:p w14:paraId="086EF06D" w14:textId="77777777" w:rsidR="00F340B2" w:rsidRPr="00FA62B9" w:rsidRDefault="00202F43" w:rsidP="001E16D9">
      <w:r w:rsidRPr="00FA62B9">
        <w:rPr>
          <w:i/>
          <w:iCs/>
        </w:rPr>
        <w:t>Warunki meteorologiczne: temperatura min 15°C, max 26°C, średnia 20.5°C; brak opadów.</w:t>
      </w:r>
    </w:p>
    <w:p w14:paraId="086EF06E" w14:textId="77777777" w:rsidR="00F340B2" w:rsidRPr="00FA62B9" w:rsidRDefault="00F340B2" w:rsidP="001E16D9"/>
    <w:p w14:paraId="086EF06F" w14:textId="77777777" w:rsidR="00F340B2" w:rsidRPr="00FA62B9" w:rsidRDefault="00202F43" w:rsidP="001E16D9">
      <w:r w:rsidRPr="00FA62B9">
        <w:t>Bez zdarzeń nadzwyczajnych, dyżur zakończony bez uwag.</w:t>
      </w:r>
    </w:p>
    <w:p w14:paraId="086EF070" w14:textId="77777777" w:rsidR="00F340B2" w:rsidRPr="00FA62B9" w:rsidRDefault="00F340B2" w:rsidP="001E16D9"/>
    <w:p w14:paraId="086EF071" w14:textId="6E4AFD52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07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06.06.2024</w:t>
      </w:r>
    </w:p>
    <w:p w14:paraId="086EF073" w14:textId="682222A6" w:rsidR="00F340B2" w:rsidRPr="00FA62B9" w:rsidRDefault="00202F43" w:rsidP="001E16D9">
      <w:r w:rsidRPr="00FA62B9">
        <w:t>___</w:t>
      </w:r>
    </w:p>
    <w:p w14:paraId="1F50E313" w14:textId="77777777" w:rsidR="007E7E9C" w:rsidRPr="00FA62B9" w:rsidRDefault="007E7E9C">
      <w:r w:rsidRPr="00FA62B9">
        <w:br w:type="page"/>
      </w:r>
    </w:p>
    <w:p w14:paraId="086EF074" w14:textId="36BD4830" w:rsidR="00F340B2" w:rsidRPr="00FA62B9" w:rsidRDefault="00202F43" w:rsidP="001E16D9">
      <w:r w:rsidRPr="00FA62B9">
        <w:lastRenderedPageBreak/>
        <w:t>7 czerwca 2024 r., piątek</w:t>
      </w:r>
    </w:p>
    <w:p w14:paraId="438150BB" w14:textId="6588BDC7" w:rsidR="00630A60" w:rsidRPr="00FA62B9" w:rsidRDefault="006B0605" w:rsidP="00630A60">
      <w:r w:rsidRPr="00FA62B9">
        <w:t xml:space="preserve">Dyżurni oddający: </w:t>
      </w:r>
      <w:r w:rsidR="00630A60" w:rsidRPr="00FA62B9">
        <w:t>Anna Kosoń i Lucjan Świder</w:t>
      </w:r>
    </w:p>
    <w:p w14:paraId="6F3E92E2" w14:textId="77777777" w:rsidR="006B0605" w:rsidRPr="00FA62B9" w:rsidRDefault="006B0605" w:rsidP="006B0605">
      <w:r w:rsidRPr="00FA62B9">
        <w:t>Dyżurni przyjmujący: Paweł Kojs i Arkadiusz Nowak</w:t>
      </w:r>
    </w:p>
    <w:p w14:paraId="086EF075" w14:textId="76BBF07E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6D7792" w:rsidRPr="00FA62B9">
        <w:t>Obserwacja</w:t>
      </w:r>
      <w:proofErr w:type="gramEnd"/>
      <w:r w:rsidR="006D7792" w:rsidRPr="00FA62B9">
        <w:t xml:space="preserve"> byków jeleni </w:t>
      </w:r>
      <w:proofErr w:type="spellStart"/>
      <w:r w:rsidR="006D7792" w:rsidRPr="00FA62B9">
        <w:t>szlachtnych</w:t>
      </w:r>
      <w:proofErr w:type="spellEnd"/>
      <w:r w:rsidR="006D7792" w:rsidRPr="00FA62B9">
        <w:t>.</w:t>
      </w:r>
      <w:r w:rsidR="00202F43" w:rsidRPr="00FA62B9">
        <w:t xml:space="preserve"> Stado spokojne, bez oznak chorób czy urazów.</w:t>
      </w:r>
    </w:p>
    <w:p w14:paraId="086EF076" w14:textId="77777777" w:rsidR="00F340B2" w:rsidRPr="00FA62B9" w:rsidRDefault="00F340B2" w:rsidP="001E16D9"/>
    <w:p w14:paraId="086EF077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078" w14:textId="77777777" w:rsidR="00F340B2" w:rsidRPr="00FA62B9" w:rsidRDefault="00F340B2" w:rsidP="001E16D9"/>
    <w:p w14:paraId="086EF079" w14:textId="62CB8E4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+20°C), kontrola systemu wodociągowego (zawory, węże, pompy). System sprawny, bez wycieków.</w:t>
      </w:r>
    </w:p>
    <w:p w14:paraId="086EF07A" w14:textId="77777777" w:rsidR="00F340B2" w:rsidRPr="00FA62B9" w:rsidRDefault="00F340B2" w:rsidP="001E16D9"/>
    <w:p w14:paraId="086EF07B" w14:textId="74CFFB65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07C" w14:textId="77777777" w:rsidR="00F340B2" w:rsidRPr="00FA62B9" w:rsidRDefault="00F340B2" w:rsidP="001E16D9"/>
    <w:p w14:paraId="086EF07D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07E" w14:textId="77777777" w:rsidR="00F340B2" w:rsidRPr="00FA62B9" w:rsidRDefault="00F340B2" w:rsidP="001E16D9"/>
    <w:p w14:paraId="086EF07F" w14:textId="53438E8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080" w14:textId="77777777" w:rsidR="00F340B2" w:rsidRPr="00FA62B9" w:rsidRDefault="00F340B2" w:rsidP="001E16D9"/>
    <w:p w14:paraId="086EF081" w14:textId="77777777" w:rsidR="00F340B2" w:rsidRPr="00FA62B9" w:rsidRDefault="00202F43" w:rsidP="001E16D9">
      <w:r w:rsidRPr="00FA62B9">
        <w:t>Czynności tygodniowe: Przegląd sprzętu po zimie. Kontrola stanu ogrodzeń po okresie zimowym. Przygotowanie pastwisk do sezonu.</w:t>
      </w:r>
    </w:p>
    <w:p w14:paraId="086EF082" w14:textId="77777777" w:rsidR="00F340B2" w:rsidRPr="00FA62B9" w:rsidRDefault="00F340B2" w:rsidP="001E16D9"/>
    <w:p w14:paraId="086EF083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F084" w14:textId="77777777" w:rsidR="00F340B2" w:rsidRPr="00FA62B9" w:rsidRDefault="00F340B2" w:rsidP="001E16D9"/>
    <w:p w14:paraId="086EF085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15°C, max 25°C, średnia 20°C; opady deszczu 6.0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086" w14:textId="77777777" w:rsidR="00F340B2" w:rsidRPr="00FA62B9" w:rsidRDefault="00F340B2" w:rsidP="001E16D9"/>
    <w:p w14:paraId="086EF087" w14:textId="77777777" w:rsidR="00F340B2" w:rsidRPr="00FA62B9" w:rsidRDefault="00202F43" w:rsidP="001E16D9">
      <w:r w:rsidRPr="00FA62B9">
        <w:t>Bez zdarzeń nadzwyczajnych, dyżur zakończony bez uwag.</w:t>
      </w:r>
    </w:p>
    <w:p w14:paraId="086EF088" w14:textId="77777777" w:rsidR="00F340B2" w:rsidRPr="00FA62B9" w:rsidRDefault="00F340B2" w:rsidP="001E16D9"/>
    <w:p w14:paraId="086EF089" w14:textId="7C9F1EE7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202F43" w:rsidRPr="00FA62B9">
        <w:rPr>
          <w:i/>
          <w:iCs/>
          <w:noProof/>
        </w:rPr>
        <w:drawing>
          <wp:inline distT="0" distB="0" distL="0" distR="0" wp14:anchorId="11EC11A4" wp14:editId="6ABF9AE3">
            <wp:extent cx="1097280" cy="567055"/>
            <wp:effectExtent l="0" t="0" r="7620" b="4445"/>
            <wp:docPr id="102215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56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7F7179A0" wp14:editId="3F53FD1D">
            <wp:extent cx="1943100" cy="469618"/>
            <wp:effectExtent l="0" t="0" r="0" b="6985"/>
            <wp:docPr id="50" name="Obraz 50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08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07.06.2024</w:t>
      </w:r>
    </w:p>
    <w:p w14:paraId="086EF08B" w14:textId="2AF344FC" w:rsidR="00F340B2" w:rsidRPr="00FA62B9" w:rsidRDefault="00202F43" w:rsidP="001E16D9">
      <w:r w:rsidRPr="00FA62B9">
        <w:t>___</w:t>
      </w:r>
    </w:p>
    <w:p w14:paraId="6D2BE92C" w14:textId="77777777" w:rsidR="007E7E9C" w:rsidRPr="00FA62B9" w:rsidRDefault="007E7E9C">
      <w:r w:rsidRPr="00FA62B9">
        <w:br w:type="page"/>
      </w:r>
    </w:p>
    <w:p w14:paraId="086EF08C" w14:textId="6F81258A" w:rsidR="00F340B2" w:rsidRPr="00FA62B9" w:rsidRDefault="00202F43" w:rsidP="001E16D9">
      <w:r w:rsidRPr="00FA62B9">
        <w:lastRenderedPageBreak/>
        <w:t>8 czerwca 2024 r., sobota</w:t>
      </w:r>
    </w:p>
    <w:p w14:paraId="1E34A98C" w14:textId="64F8864B" w:rsidR="0024156E" w:rsidRPr="00FA62B9" w:rsidRDefault="0024156E" w:rsidP="0024156E">
      <w:r w:rsidRPr="00FA62B9">
        <w:t>Dyżurni Paweł Kojs i Arkadiusz Nowak</w:t>
      </w:r>
    </w:p>
    <w:p w14:paraId="086EF08D" w14:textId="3ABB97D7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6D7792" w:rsidRPr="00FA62B9">
        <w:t>Obserwacja</w:t>
      </w:r>
      <w:proofErr w:type="gramEnd"/>
      <w:r w:rsidR="006D7792" w:rsidRPr="00FA62B9">
        <w:t xml:space="preserve"> łań jeleni szlachetnych po </w:t>
      </w:r>
      <w:proofErr w:type="spellStart"/>
      <w:r w:rsidR="006D7792" w:rsidRPr="00FA62B9">
        <w:t>wycieleniach</w:t>
      </w:r>
      <w:proofErr w:type="spellEnd"/>
      <w:r w:rsidR="006D7792" w:rsidRPr="00FA62B9">
        <w:t xml:space="preserve"> wraz z cielętami.</w:t>
      </w:r>
      <w:r w:rsidR="00202F43" w:rsidRPr="00FA62B9">
        <w:t xml:space="preserve"> Stado spokojne, bez oznak chorób czy urazów.</w:t>
      </w:r>
    </w:p>
    <w:p w14:paraId="086EF08E" w14:textId="77777777" w:rsidR="00F340B2" w:rsidRPr="00FA62B9" w:rsidRDefault="00F340B2" w:rsidP="001E16D9"/>
    <w:p w14:paraId="086EF08F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090" w14:textId="77777777" w:rsidR="00F340B2" w:rsidRPr="00FA62B9" w:rsidRDefault="00F340B2" w:rsidP="001E16D9"/>
    <w:p w14:paraId="086EF091" w14:textId="608FF91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+19.5°C), kontrola systemu wodociągowego (zawory, węże, pompy). System sprawny, bez wycieków.</w:t>
      </w:r>
    </w:p>
    <w:p w14:paraId="086EF092" w14:textId="77777777" w:rsidR="00F340B2" w:rsidRPr="00FA62B9" w:rsidRDefault="00F340B2" w:rsidP="001E16D9"/>
    <w:p w14:paraId="086EF09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094" w14:textId="77777777" w:rsidR="00F340B2" w:rsidRPr="00FA62B9" w:rsidRDefault="00F340B2" w:rsidP="001E16D9"/>
    <w:p w14:paraId="086EF095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096" w14:textId="77777777" w:rsidR="00F340B2" w:rsidRPr="00FA62B9" w:rsidRDefault="00F340B2" w:rsidP="001E16D9"/>
    <w:p w14:paraId="64AFC659" w14:textId="398910E9" w:rsidR="004A3F82" w:rsidRDefault="004A3F82" w:rsidP="004A3F82">
      <w:pPr>
        <w:rPr>
          <w:ins w:id="45" w:author="Reviewer" w:date="2025-11-14T08:39:00Z"/>
        </w:rPr>
      </w:pPr>
      <w:ins w:id="46" w:author="Reviewer" w:date="2025-11-14T08:39:00Z">
        <w:r>
          <w:t>Inwentaryzacja siedliskowa do programów rolno-środowiskowo-klimatycznych. Ocena jakości pastwisk i innych zbiorowisk roślinnych.</w:t>
        </w:r>
      </w:ins>
    </w:p>
    <w:p w14:paraId="68315E40" w14:textId="77777777" w:rsidR="004A3F82" w:rsidRDefault="004A3F82" w:rsidP="001E16D9">
      <w:pPr>
        <w:rPr>
          <w:ins w:id="47" w:author="Reviewer" w:date="2025-11-14T08:39:00Z"/>
        </w:rPr>
      </w:pPr>
    </w:p>
    <w:p w14:paraId="086EF097" w14:textId="6D90BD01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098" w14:textId="77777777" w:rsidR="00F340B2" w:rsidRPr="00FA62B9" w:rsidRDefault="00F340B2" w:rsidP="001E16D9"/>
    <w:p w14:paraId="086EF099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15°C, max 24°C, średnia 19.5°C; opady deszczu 7.0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09A" w14:textId="77777777" w:rsidR="00F340B2" w:rsidRPr="00FA62B9" w:rsidRDefault="00F340B2" w:rsidP="001E16D9"/>
    <w:p w14:paraId="086EF09B" w14:textId="77777777" w:rsidR="00F340B2" w:rsidRPr="00FA62B9" w:rsidRDefault="00202F43" w:rsidP="001E16D9">
      <w:r w:rsidRPr="00FA62B9">
        <w:t>Bez zdarzeń nadzwyczajnych, dyżur zakończony bez uwag.</w:t>
      </w:r>
    </w:p>
    <w:p w14:paraId="086EF09C" w14:textId="77777777" w:rsidR="00F340B2" w:rsidRPr="00FA62B9" w:rsidRDefault="00F340B2" w:rsidP="001E16D9"/>
    <w:p w14:paraId="086EF09D" w14:textId="56AEE7E9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7E22EF66" wp14:editId="1D471897">
            <wp:extent cx="1095375" cy="565454"/>
            <wp:effectExtent l="0" t="0" r="0" b="6350"/>
            <wp:docPr id="1681955099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0F03AFB6" wp14:editId="1B789955">
            <wp:extent cx="1943100" cy="469618"/>
            <wp:effectExtent l="0" t="0" r="0" b="6985"/>
            <wp:docPr id="49" name="Obraz 49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09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08.06.2024</w:t>
      </w:r>
    </w:p>
    <w:p w14:paraId="086EF09F" w14:textId="06A84D0B" w:rsidR="00F340B2" w:rsidRPr="00FA62B9" w:rsidRDefault="00202F43" w:rsidP="001E16D9">
      <w:r w:rsidRPr="00FA62B9">
        <w:t>___</w:t>
      </w:r>
    </w:p>
    <w:p w14:paraId="4E61A450" w14:textId="77777777" w:rsidR="007E7E9C" w:rsidRPr="00FA62B9" w:rsidRDefault="007E7E9C">
      <w:r w:rsidRPr="00FA62B9">
        <w:br w:type="page"/>
      </w:r>
    </w:p>
    <w:p w14:paraId="086EF0A0" w14:textId="5AA5366C" w:rsidR="00F340B2" w:rsidRPr="00FA62B9" w:rsidRDefault="00202F43" w:rsidP="001E16D9">
      <w:r w:rsidRPr="00FA62B9">
        <w:lastRenderedPageBreak/>
        <w:t>9 czerwca 2024 r., niedziela</w:t>
      </w:r>
    </w:p>
    <w:p w14:paraId="465A3FD9" w14:textId="77777777" w:rsidR="0024156E" w:rsidRPr="00FA62B9" w:rsidRDefault="0024156E" w:rsidP="0024156E">
      <w:r w:rsidRPr="00FA62B9">
        <w:t>Dyżurni Paweł Kojs i Arkadiusz Nowak</w:t>
      </w:r>
    </w:p>
    <w:p w14:paraId="086EF0A1" w14:textId="70E065D1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6D7792" w:rsidRPr="00FA62B9">
        <w:t>Obserwacja</w:t>
      </w:r>
      <w:proofErr w:type="gramEnd"/>
      <w:r w:rsidR="006D7792" w:rsidRPr="00FA62B9">
        <w:t xml:space="preserve"> łań jeleni szlachetnych po </w:t>
      </w:r>
      <w:proofErr w:type="spellStart"/>
      <w:r w:rsidR="006D7792" w:rsidRPr="00FA62B9">
        <w:t>wycieleniach</w:t>
      </w:r>
      <w:proofErr w:type="spellEnd"/>
      <w:r w:rsidR="006D7792" w:rsidRPr="00FA62B9">
        <w:t xml:space="preserve"> wraz z cielętami.</w:t>
      </w:r>
      <w:r w:rsidR="00202F43" w:rsidRPr="00FA62B9">
        <w:t xml:space="preserve"> Stado spokojne, bez oznak chorób czy urazów.</w:t>
      </w:r>
    </w:p>
    <w:p w14:paraId="086EF0A2" w14:textId="77777777" w:rsidR="00F340B2" w:rsidRPr="00FA62B9" w:rsidRDefault="00F340B2" w:rsidP="001E16D9"/>
    <w:p w14:paraId="086EF0A3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0A4" w14:textId="77777777" w:rsidR="00F340B2" w:rsidRPr="00FA62B9" w:rsidRDefault="00F340B2" w:rsidP="001E16D9"/>
    <w:p w14:paraId="086EF0A5" w14:textId="4BD48F51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+19.5°C), kontrola systemu wodociągowego (zawory, węże, pompy). System sprawny, bez wycieków.</w:t>
      </w:r>
    </w:p>
    <w:p w14:paraId="086EF0A6" w14:textId="77777777" w:rsidR="00F340B2" w:rsidRPr="00FA62B9" w:rsidRDefault="00F340B2" w:rsidP="001E16D9"/>
    <w:p w14:paraId="086EF0A7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0A8" w14:textId="77777777" w:rsidR="00F340B2" w:rsidRPr="00FA62B9" w:rsidRDefault="00F340B2" w:rsidP="001E16D9"/>
    <w:p w14:paraId="1BEB0329" w14:textId="77777777" w:rsidR="004A3F82" w:rsidRDefault="004A3F82" w:rsidP="004A3F82">
      <w:pPr>
        <w:rPr>
          <w:ins w:id="48" w:author="Reviewer" w:date="2025-11-14T08:40:00Z"/>
        </w:rPr>
      </w:pPr>
      <w:ins w:id="49" w:author="Reviewer" w:date="2025-11-14T08:40:00Z">
        <w:r>
          <w:t>Inwentaryzacja siedliskowa do programów rolno-środowiskowo-klimatycznych. Ocena jakości pastwisk i innych zbiorowisk roślinnych.</w:t>
        </w:r>
      </w:ins>
    </w:p>
    <w:p w14:paraId="69AB3F8E" w14:textId="77777777" w:rsidR="004A3F82" w:rsidRDefault="004A3F82" w:rsidP="001E16D9">
      <w:pPr>
        <w:rPr>
          <w:ins w:id="50" w:author="Reviewer" w:date="2025-11-14T08:40:00Z"/>
        </w:rPr>
      </w:pPr>
    </w:p>
    <w:p w14:paraId="086EF0A9" w14:textId="21E502DB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0AA" w14:textId="77777777" w:rsidR="00F340B2" w:rsidRPr="00FA62B9" w:rsidRDefault="00F340B2" w:rsidP="001E16D9"/>
    <w:p w14:paraId="086EF0AB" w14:textId="4241D65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0AC" w14:textId="77777777" w:rsidR="00F340B2" w:rsidRPr="00FA62B9" w:rsidRDefault="00F340B2" w:rsidP="001E16D9"/>
    <w:p w14:paraId="086EF0AD" w14:textId="77777777" w:rsidR="00F340B2" w:rsidRPr="00FA62B9" w:rsidRDefault="00202F43" w:rsidP="001E16D9">
      <w:r w:rsidRPr="00FA62B9">
        <w:rPr>
          <w:i/>
          <w:iCs/>
        </w:rPr>
        <w:t>Warunki meteorologiczne: temperatura min 15°C, max 24°C, średnia 19.5°C; brak opadów.</w:t>
      </w:r>
    </w:p>
    <w:p w14:paraId="086EF0AE" w14:textId="77777777" w:rsidR="00F340B2" w:rsidRPr="00FA62B9" w:rsidRDefault="00F340B2" w:rsidP="001E16D9"/>
    <w:p w14:paraId="086EF0AF" w14:textId="77777777" w:rsidR="00F340B2" w:rsidRPr="00FA62B9" w:rsidRDefault="00202F43" w:rsidP="001E16D9">
      <w:r w:rsidRPr="00FA62B9">
        <w:t>Bez zdarzeń nadzwyczajnych, dyżur zakończony bez uwag.</w:t>
      </w:r>
    </w:p>
    <w:p w14:paraId="086EF0B0" w14:textId="77777777" w:rsidR="00F340B2" w:rsidRPr="00FA62B9" w:rsidRDefault="00F340B2" w:rsidP="001E16D9"/>
    <w:p w14:paraId="086EF0B1" w14:textId="487D002D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1AB4178F" wp14:editId="09F8905C">
            <wp:extent cx="1095375" cy="565454"/>
            <wp:effectExtent l="0" t="0" r="0" b="6350"/>
            <wp:docPr id="85166064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7E7CA239" wp14:editId="0E6869C8">
            <wp:extent cx="1943100" cy="469618"/>
            <wp:effectExtent l="0" t="0" r="0" b="6985"/>
            <wp:docPr id="48" name="Obraz 48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0B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09.06.2024</w:t>
      </w:r>
    </w:p>
    <w:p w14:paraId="086EF0B3" w14:textId="37223A1B" w:rsidR="00F340B2" w:rsidRPr="00FA62B9" w:rsidRDefault="00202F43" w:rsidP="001E16D9">
      <w:r w:rsidRPr="00FA62B9">
        <w:t>___</w:t>
      </w:r>
    </w:p>
    <w:p w14:paraId="1FC0446B" w14:textId="77777777" w:rsidR="007E7E9C" w:rsidRPr="00FA62B9" w:rsidRDefault="007E7E9C">
      <w:r w:rsidRPr="00FA62B9">
        <w:br w:type="page"/>
      </w:r>
    </w:p>
    <w:p w14:paraId="086EF0B4" w14:textId="136C9E70" w:rsidR="00F340B2" w:rsidRPr="00FA62B9" w:rsidRDefault="00202F43" w:rsidP="001E16D9">
      <w:r w:rsidRPr="00FA62B9">
        <w:lastRenderedPageBreak/>
        <w:t>10 czerwca 2024 r., poniedziałek</w:t>
      </w:r>
    </w:p>
    <w:p w14:paraId="5052EEED" w14:textId="77777777" w:rsidR="00C21B66" w:rsidRPr="00FA62B9" w:rsidRDefault="00C21B66" w:rsidP="00C21B66">
      <w:r w:rsidRPr="00FA62B9">
        <w:t>Dyżurni oddający: Paweł Kojs i Arkadiusz Nowak</w:t>
      </w:r>
    </w:p>
    <w:p w14:paraId="18A4D85C" w14:textId="0986D141" w:rsidR="00C21B66" w:rsidRPr="00FA62B9" w:rsidRDefault="00C21B66" w:rsidP="00C21B66">
      <w:r w:rsidRPr="00FA62B9">
        <w:t>Dyżurni przyjmujący: Anna Kosoń</w:t>
      </w:r>
      <w:r w:rsidR="00344C00" w:rsidRPr="00FA62B9">
        <w:t xml:space="preserve"> i Lucjan Świder</w:t>
      </w:r>
    </w:p>
    <w:p w14:paraId="086EF0B5" w14:textId="4FD2A845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F0B6" w14:textId="77777777" w:rsidR="00F340B2" w:rsidRPr="00FA62B9" w:rsidRDefault="00F340B2" w:rsidP="001E16D9"/>
    <w:p w14:paraId="086EF0B7" w14:textId="77777777" w:rsidR="00F340B2" w:rsidRPr="00FA62B9" w:rsidRDefault="00202F43" w:rsidP="001E16D9">
      <w:r w:rsidRPr="00FA62B9">
        <w:t>Liczenie zwierząt: ~450-480 jeleniowatych + ~50 owiec w kwaterach. Wszystkie zwierzęta w dobrym stanie zdrowia.</w:t>
      </w:r>
    </w:p>
    <w:p w14:paraId="086EF0B8" w14:textId="77777777" w:rsidR="00F340B2" w:rsidRPr="00FA62B9" w:rsidRDefault="00F340B2" w:rsidP="001E16D9"/>
    <w:p w14:paraId="086EF0B9" w14:textId="4874178E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0BA" w14:textId="77777777" w:rsidR="00F340B2" w:rsidRPr="00FA62B9" w:rsidRDefault="00F340B2" w:rsidP="001E16D9"/>
    <w:p w14:paraId="086EF0BB" w14:textId="2F916EC8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6D7792" w:rsidRPr="00FA62B9">
        <w:t>Obserwacja</w:t>
      </w:r>
      <w:proofErr w:type="gramEnd"/>
      <w:r w:rsidR="006D7792" w:rsidRPr="00FA62B9">
        <w:t xml:space="preserve"> łań jeleni szlachetnych po </w:t>
      </w:r>
      <w:proofErr w:type="spellStart"/>
      <w:r w:rsidR="006D7792" w:rsidRPr="00FA62B9">
        <w:t>wycieleniach</w:t>
      </w:r>
      <w:proofErr w:type="spellEnd"/>
      <w:r w:rsidR="006D7792" w:rsidRPr="00FA62B9">
        <w:t xml:space="preserve"> wraz z cielętami.</w:t>
      </w:r>
      <w:r w:rsidR="00202F43" w:rsidRPr="00FA62B9">
        <w:t xml:space="preserve"> Stado spokojne, bez oznak chorób czy urazów.</w:t>
      </w:r>
    </w:p>
    <w:p w14:paraId="086EF0BC" w14:textId="77777777" w:rsidR="00F340B2" w:rsidRPr="00FA62B9" w:rsidRDefault="00F340B2" w:rsidP="001E16D9"/>
    <w:p w14:paraId="086EF0BD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0BE" w14:textId="77777777" w:rsidR="00F340B2" w:rsidRPr="00FA62B9" w:rsidRDefault="00F340B2" w:rsidP="001E16D9"/>
    <w:p w14:paraId="086EF0BF" w14:textId="520AA88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+19°C), kontrola systemu wodociągowego (zawory, węże, pompy). System sprawny, bez wycieków.</w:t>
      </w:r>
    </w:p>
    <w:p w14:paraId="086EF0C0" w14:textId="77777777" w:rsidR="00F340B2" w:rsidRPr="00FA62B9" w:rsidRDefault="00F340B2" w:rsidP="001E16D9"/>
    <w:p w14:paraId="086EF0C1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0C2" w14:textId="77777777" w:rsidR="00F340B2" w:rsidRPr="00FA62B9" w:rsidRDefault="00F340B2" w:rsidP="001E16D9"/>
    <w:p w14:paraId="69B22D09" w14:textId="77777777" w:rsidR="004A3F82" w:rsidRDefault="004A3F82" w:rsidP="004A3F82">
      <w:pPr>
        <w:rPr>
          <w:ins w:id="51" w:author="Reviewer" w:date="2025-11-14T08:40:00Z"/>
        </w:rPr>
      </w:pPr>
      <w:ins w:id="52" w:author="Reviewer" w:date="2025-11-14T08:40:00Z">
        <w:r>
          <w:t>Inwentaryzacja siedliskowa do programów rolno-środowiskowo-klimatycznych. Ocena jakości pastwisk i innych zbiorowisk roślinnych.</w:t>
        </w:r>
      </w:ins>
    </w:p>
    <w:p w14:paraId="2745B032" w14:textId="77777777" w:rsidR="004A3F82" w:rsidRDefault="004A3F82" w:rsidP="001E16D9">
      <w:pPr>
        <w:rPr>
          <w:ins w:id="53" w:author="Reviewer" w:date="2025-11-14T08:40:00Z"/>
        </w:rPr>
      </w:pPr>
    </w:p>
    <w:p w14:paraId="086EF0C3" w14:textId="7376952C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0C4" w14:textId="77777777" w:rsidR="00F340B2" w:rsidRPr="00FA62B9" w:rsidRDefault="00F340B2" w:rsidP="001E16D9"/>
    <w:p w14:paraId="086EF0C5" w14:textId="1E27250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0C6" w14:textId="77777777" w:rsidR="00F340B2" w:rsidRPr="00FA62B9" w:rsidRDefault="00F340B2" w:rsidP="001E16D9"/>
    <w:p w14:paraId="086EF0C7" w14:textId="77777777" w:rsidR="00F340B2" w:rsidRPr="00FA62B9" w:rsidRDefault="00202F43" w:rsidP="001E16D9">
      <w:r w:rsidRPr="00FA62B9">
        <w:rPr>
          <w:i/>
          <w:iCs/>
        </w:rPr>
        <w:t>Warunki meteorologiczne: temperatura min 15°C, max 23°C, średnia 19°C; brak opadów.</w:t>
      </w:r>
    </w:p>
    <w:p w14:paraId="086EF0C8" w14:textId="77777777" w:rsidR="00F340B2" w:rsidRPr="00FA62B9" w:rsidRDefault="00F340B2" w:rsidP="001E16D9"/>
    <w:p w14:paraId="086EF0C9" w14:textId="77777777" w:rsidR="00F340B2" w:rsidRPr="00FA62B9" w:rsidRDefault="00202F43" w:rsidP="001E16D9">
      <w:r w:rsidRPr="00FA62B9">
        <w:t>Bez zdarzeń nadzwyczajnych, dyżur zakończony bez uwag.</w:t>
      </w:r>
    </w:p>
    <w:p w14:paraId="086EF0CA" w14:textId="77777777" w:rsidR="00F340B2" w:rsidRPr="00FA62B9" w:rsidRDefault="00F340B2" w:rsidP="001E16D9"/>
    <w:p w14:paraId="086EF0CB" w14:textId="371BF1FD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0CC" w14:textId="3F39527C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10.06.2024</w:t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151E2DE0" wp14:editId="41D2A126">
            <wp:extent cx="1943100" cy="469618"/>
            <wp:effectExtent l="0" t="0" r="0" b="6985"/>
            <wp:docPr id="47" name="Obraz 47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0CD" w14:textId="3A44491B" w:rsidR="00F340B2" w:rsidRPr="00FA62B9" w:rsidRDefault="00202F43" w:rsidP="001E16D9">
      <w:r w:rsidRPr="00FA62B9">
        <w:t>___</w:t>
      </w:r>
    </w:p>
    <w:p w14:paraId="1E835F6E" w14:textId="77777777" w:rsidR="007E7E9C" w:rsidRPr="00FA62B9" w:rsidRDefault="007E7E9C">
      <w:r w:rsidRPr="00FA62B9">
        <w:br w:type="page"/>
      </w:r>
    </w:p>
    <w:p w14:paraId="086EF0CE" w14:textId="1E3F1B3C" w:rsidR="00F340B2" w:rsidRPr="00FA62B9" w:rsidRDefault="00202F43" w:rsidP="001E16D9">
      <w:r w:rsidRPr="00FA62B9">
        <w:lastRenderedPageBreak/>
        <w:t>11 czerwca 2024 r., wtorek</w:t>
      </w:r>
    </w:p>
    <w:p w14:paraId="63678AF8" w14:textId="32180607" w:rsidR="00FA358A" w:rsidRPr="00FA62B9" w:rsidRDefault="00FA358A" w:rsidP="004A3F82">
      <w:r w:rsidRPr="00FA62B9">
        <w:t>Dyżurni: Anna Kosoń</w:t>
      </w:r>
      <w:del w:id="54" w:author="Reviewer" w:date="2025-11-14T08:40:00Z">
        <w:r w:rsidRPr="00FA62B9" w:rsidDel="004A3F82">
          <w:delText xml:space="preserve"> i</w:delText>
        </w:r>
      </w:del>
      <w:ins w:id="55" w:author="Reviewer" w:date="2025-11-14T08:40:00Z">
        <w:r w:rsidR="004A3F82">
          <w:t>,</w:t>
        </w:r>
      </w:ins>
      <w:r w:rsidRPr="00FA62B9">
        <w:t xml:space="preserve"> Lucjan Świder</w:t>
      </w:r>
      <w:ins w:id="56" w:author="Reviewer" w:date="2025-11-14T08:40:00Z">
        <w:r w:rsidR="004A3F82">
          <w:t>, Arkadiusz Nowak</w:t>
        </w:r>
      </w:ins>
    </w:p>
    <w:p w14:paraId="086EF0CF" w14:textId="00910FC7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łań sika po </w:t>
      </w:r>
      <w:proofErr w:type="spellStart"/>
      <w:r w:rsidR="004430BD" w:rsidRPr="00FA62B9">
        <w:t>wycieleniach</w:t>
      </w:r>
      <w:proofErr w:type="spellEnd"/>
      <w:r w:rsidR="004430BD" w:rsidRPr="00FA62B9">
        <w:t xml:space="preserve"> wraz z cielętami.</w:t>
      </w:r>
      <w:r w:rsidR="00202F43" w:rsidRPr="00FA62B9">
        <w:t xml:space="preserve"> Stado spokojne, bez oznak chorób czy urazów.</w:t>
      </w:r>
    </w:p>
    <w:p w14:paraId="086EF0D0" w14:textId="77777777" w:rsidR="00F340B2" w:rsidRPr="00FA62B9" w:rsidRDefault="00F340B2" w:rsidP="001E16D9"/>
    <w:p w14:paraId="086EF0D1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0D2" w14:textId="77777777" w:rsidR="00F340B2" w:rsidRPr="00FA62B9" w:rsidRDefault="00F340B2" w:rsidP="001E16D9"/>
    <w:p w14:paraId="086EF0D3" w14:textId="1B4CDC5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+17.5°C), kontrola systemu wodociągowego (zawory, węże, pompy). System sprawny, bez wycieków.</w:t>
      </w:r>
    </w:p>
    <w:p w14:paraId="086EF0D4" w14:textId="77777777" w:rsidR="00F340B2" w:rsidRPr="00FA62B9" w:rsidRDefault="00F340B2" w:rsidP="001E16D9"/>
    <w:p w14:paraId="086EF0D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0D6" w14:textId="77777777" w:rsidR="00F340B2" w:rsidRPr="00FA62B9" w:rsidRDefault="00F340B2" w:rsidP="001E16D9"/>
    <w:p w14:paraId="378547B4" w14:textId="77777777" w:rsidR="004A3F82" w:rsidRDefault="004A3F82" w:rsidP="004A3F82">
      <w:pPr>
        <w:rPr>
          <w:ins w:id="57" w:author="Reviewer" w:date="2025-11-14T08:40:00Z"/>
        </w:rPr>
      </w:pPr>
      <w:ins w:id="58" w:author="Reviewer" w:date="2025-11-14T08:40:00Z">
        <w:r>
          <w:t>Inwentaryzacja siedliskowa do programów rolno-środowiskowo-klimatycznych. Ocena jakości pastwisk i innych zbiorowisk roślinnych.</w:t>
        </w:r>
      </w:ins>
    </w:p>
    <w:p w14:paraId="58482B18" w14:textId="77777777" w:rsidR="004A3F82" w:rsidRDefault="004A3F82" w:rsidP="001E16D9">
      <w:pPr>
        <w:rPr>
          <w:ins w:id="59" w:author="Reviewer" w:date="2025-11-14T08:40:00Z"/>
        </w:rPr>
      </w:pPr>
    </w:p>
    <w:p w14:paraId="086EF0D7" w14:textId="0F1CA08E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0D8" w14:textId="77777777" w:rsidR="00F340B2" w:rsidRPr="00FA62B9" w:rsidRDefault="00F340B2" w:rsidP="001E16D9"/>
    <w:p w14:paraId="086EF0D9" w14:textId="334C97B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0DA" w14:textId="77777777" w:rsidR="00F340B2" w:rsidRPr="00FA62B9" w:rsidRDefault="00F340B2" w:rsidP="001E16D9"/>
    <w:p w14:paraId="086EF0DB" w14:textId="77777777" w:rsidR="00F340B2" w:rsidRPr="00FA62B9" w:rsidRDefault="00202F43" w:rsidP="001E16D9">
      <w:r w:rsidRPr="00FA62B9">
        <w:rPr>
          <w:i/>
          <w:iCs/>
        </w:rPr>
        <w:t>Warunki meteorologiczne: temperatura min 14°C, max 21°C, średnia 17.5°C; brak opadów.</w:t>
      </w:r>
    </w:p>
    <w:p w14:paraId="086EF0DC" w14:textId="77777777" w:rsidR="00F340B2" w:rsidRPr="00FA62B9" w:rsidRDefault="00F340B2" w:rsidP="001E16D9"/>
    <w:p w14:paraId="086EF0DD" w14:textId="77777777" w:rsidR="00F340B2" w:rsidRPr="00FA62B9" w:rsidRDefault="00202F43" w:rsidP="001E16D9">
      <w:r w:rsidRPr="00FA62B9">
        <w:t>Bez zdarzeń nadzwyczajnych, dyżur zakończony bez uwag.</w:t>
      </w:r>
    </w:p>
    <w:p w14:paraId="086EF0DE" w14:textId="77777777" w:rsidR="00F340B2" w:rsidRPr="00FA62B9" w:rsidRDefault="00F340B2" w:rsidP="001E16D9"/>
    <w:p w14:paraId="086EF0DF" w14:textId="68B5530B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0E0" w14:textId="1800236E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11.06.2024</w:t>
      </w:r>
      <w:ins w:id="60" w:author="Reviewer" w:date="2025-11-14T08:41:00Z">
        <w:r w:rsidR="004A3F82" w:rsidRPr="000B5157">
          <w:rPr>
            <w:i/>
            <w:iCs/>
            <w:noProof/>
            <w:sz w:val="20"/>
            <w:szCs w:val="20"/>
          </w:rPr>
          <w:drawing>
            <wp:inline distT="0" distB="0" distL="0" distR="0" wp14:anchorId="585BEAB5" wp14:editId="594800FD">
              <wp:extent cx="1943100" cy="469618"/>
              <wp:effectExtent l="0" t="0" r="0" b="6985"/>
              <wp:docPr id="959263967" name="Obraz 959263967" descr="C:\Users\User\Desktop\podpis AN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esktop\podpis AN.jpg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6192" cy="4848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86EF0E1" w14:textId="1B378BA7" w:rsidR="00F340B2" w:rsidRPr="00FA62B9" w:rsidRDefault="00202F43" w:rsidP="001E16D9">
      <w:r w:rsidRPr="00FA62B9">
        <w:t>___</w:t>
      </w:r>
    </w:p>
    <w:p w14:paraId="573999DF" w14:textId="77777777" w:rsidR="007E7E9C" w:rsidRPr="00FA62B9" w:rsidRDefault="007E7E9C">
      <w:r w:rsidRPr="00FA62B9">
        <w:br w:type="page"/>
      </w:r>
    </w:p>
    <w:p w14:paraId="086EF0E2" w14:textId="07BE04A4" w:rsidR="00F340B2" w:rsidRPr="00FA62B9" w:rsidRDefault="00202F43" w:rsidP="001E16D9">
      <w:r w:rsidRPr="00FA62B9">
        <w:lastRenderedPageBreak/>
        <w:t>12 czerwca 2024 r., środa</w:t>
      </w:r>
    </w:p>
    <w:p w14:paraId="5EB2B433" w14:textId="745ACAC0" w:rsidR="00FA358A" w:rsidRPr="00FA62B9" w:rsidRDefault="00FA358A" w:rsidP="00FA358A">
      <w:r w:rsidRPr="00FA62B9">
        <w:t>Dyżurni: Anna Kosoń</w:t>
      </w:r>
      <w:ins w:id="61" w:author="Reviewer" w:date="2025-11-14T08:41:00Z">
        <w:r w:rsidR="004A3F82">
          <w:t>, Arkadiusz Nowak</w:t>
        </w:r>
      </w:ins>
      <w:r w:rsidRPr="00FA62B9">
        <w:t xml:space="preserve"> i Lucjan Świder</w:t>
      </w:r>
    </w:p>
    <w:p w14:paraId="086EF0E3" w14:textId="042FFC4B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4430BD" w:rsidRPr="00FA62B9">
        <w:t>Obserwacja</w:t>
      </w:r>
      <w:proofErr w:type="gramEnd"/>
      <w:r w:rsidR="004430BD" w:rsidRPr="00FA62B9">
        <w:t xml:space="preserve"> łań sika po </w:t>
      </w:r>
      <w:proofErr w:type="spellStart"/>
      <w:r w:rsidR="004430BD" w:rsidRPr="00FA62B9">
        <w:t>wycieleniach</w:t>
      </w:r>
      <w:proofErr w:type="spellEnd"/>
      <w:r w:rsidR="004430BD" w:rsidRPr="00FA62B9">
        <w:t xml:space="preserve"> wraz z cielętami.</w:t>
      </w:r>
      <w:r w:rsidR="00202F43" w:rsidRPr="00FA62B9">
        <w:t xml:space="preserve"> Stado spokojne, bez oznak chorób czy urazów.</w:t>
      </w:r>
    </w:p>
    <w:p w14:paraId="086EF0E4" w14:textId="77777777" w:rsidR="00F340B2" w:rsidRPr="00FA62B9" w:rsidRDefault="00F340B2" w:rsidP="001E16D9"/>
    <w:p w14:paraId="086EF0E5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0E6" w14:textId="77777777" w:rsidR="00F340B2" w:rsidRPr="00FA62B9" w:rsidRDefault="00F340B2" w:rsidP="001E16D9"/>
    <w:p w14:paraId="086EF0E7" w14:textId="1B0230D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+17°C), kontrola systemu wodociągowego (zawory, węże, pompy). System sprawny, bez wycieków.</w:t>
      </w:r>
    </w:p>
    <w:p w14:paraId="086EF0E8" w14:textId="77777777" w:rsidR="00F340B2" w:rsidRPr="00FA62B9" w:rsidRDefault="00F340B2" w:rsidP="001E16D9"/>
    <w:p w14:paraId="086EF0E9" w14:textId="2D0F17D4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 xml:space="preserve">Wykonanie drobnych napraw, usuniecie podkopów lisów i borsuków. </w:t>
      </w:r>
    </w:p>
    <w:p w14:paraId="086EF0EA" w14:textId="77777777" w:rsidR="00F340B2" w:rsidRPr="00FA62B9" w:rsidRDefault="00F340B2" w:rsidP="001E16D9"/>
    <w:p w14:paraId="086EF0EB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0EC" w14:textId="77777777" w:rsidR="00F340B2" w:rsidRPr="00FA62B9" w:rsidRDefault="00F340B2" w:rsidP="001E16D9"/>
    <w:p w14:paraId="5EAC09BE" w14:textId="77777777" w:rsidR="004A3F82" w:rsidRDefault="004A3F82" w:rsidP="004A3F82">
      <w:pPr>
        <w:rPr>
          <w:ins w:id="62" w:author="Reviewer" w:date="2025-11-14T08:40:00Z"/>
        </w:rPr>
      </w:pPr>
      <w:ins w:id="63" w:author="Reviewer" w:date="2025-11-14T08:40:00Z">
        <w:r>
          <w:t>Inwentaryzacja siedliskowa do programów rolno-środowiskowo-klimatycznych. Ocena jakości pastwisk i innych zbiorowisk roślinnych.</w:t>
        </w:r>
      </w:ins>
    </w:p>
    <w:p w14:paraId="2A0C2B59" w14:textId="77777777" w:rsidR="004A3F82" w:rsidRDefault="004A3F82" w:rsidP="001E16D9">
      <w:pPr>
        <w:rPr>
          <w:ins w:id="64" w:author="Reviewer" w:date="2025-11-14T08:40:00Z"/>
        </w:rPr>
      </w:pPr>
    </w:p>
    <w:p w14:paraId="086EF0ED" w14:textId="08FE97A4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0EE" w14:textId="77777777" w:rsidR="00F340B2" w:rsidRPr="00FA62B9" w:rsidRDefault="00F340B2" w:rsidP="001E16D9"/>
    <w:p w14:paraId="086EF0EF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14°C, max 20°C, średnia 17°C;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0F0" w14:textId="77777777" w:rsidR="00F340B2" w:rsidRPr="00FA62B9" w:rsidRDefault="00F340B2" w:rsidP="001E16D9"/>
    <w:p w14:paraId="086EF0F1" w14:textId="77777777" w:rsidR="00F340B2" w:rsidRPr="00FA62B9" w:rsidRDefault="00202F43" w:rsidP="001E16D9">
      <w:r w:rsidRPr="00FA62B9">
        <w:t>Bez zdarzeń nadzwyczajnych, dyżur zakończony bez uwag.</w:t>
      </w:r>
    </w:p>
    <w:p w14:paraId="086EF0F2" w14:textId="77777777" w:rsidR="00F340B2" w:rsidRPr="00FA62B9" w:rsidRDefault="00F340B2" w:rsidP="001E16D9"/>
    <w:p w14:paraId="086EF0F3" w14:textId="3CF550F9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0F4" w14:textId="64D9A8A2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12.06.2024</w:t>
      </w:r>
      <w:ins w:id="65" w:author="Reviewer" w:date="2025-11-14T08:41:00Z">
        <w:r w:rsidR="004A3F82" w:rsidRPr="000B5157">
          <w:rPr>
            <w:i/>
            <w:iCs/>
            <w:noProof/>
            <w:sz w:val="20"/>
            <w:szCs w:val="20"/>
          </w:rPr>
          <w:drawing>
            <wp:inline distT="0" distB="0" distL="0" distR="0" wp14:anchorId="0D274A90" wp14:editId="37642585">
              <wp:extent cx="1943100" cy="469618"/>
              <wp:effectExtent l="0" t="0" r="0" b="6985"/>
              <wp:docPr id="959263966" name="Obraz 959263966" descr="C:\Users\User\Desktop\podpis AN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esktop\podpis AN.jpg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6192" cy="4848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86EF0F5" w14:textId="14A14529" w:rsidR="00F340B2" w:rsidRPr="00FA62B9" w:rsidRDefault="00202F43" w:rsidP="001E16D9">
      <w:r w:rsidRPr="00FA62B9">
        <w:t>___</w:t>
      </w:r>
    </w:p>
    <w:p w14:paraId="0205F496" w14:textId="77777777" w:rsidR="007E7E9C" w:rsidRPr="00FA62B9" w:rsidRDefault="007E7E9C">
      <w:r w:rsidRPr="00FA62B9">
        <w:br w:type="page"/>
      </w:r>
    </w:p>
    <w:p w14:paraId="086EF0F6" w14:textId="10D717A1" w:rsidR="00F340B2" w:rsidRPr="00FA62B9" w:rsidRDefault="00202F43" w:rsidP="001E16D9">
      <w:r w:rsidRPr="00FA62B9">
        <w:lastRenderedPageBreak/>
        <w:t>13 czerwca 2024 r., czwartek</w:t>
      </w:r>
    </w:p>
    <w:p w14:paraId="11688257" w14:textId="5B7EFC8D" w:rsidR="00FA358A" w:rsidRPr="00FA62B9" w:rsidRDefault="00FA358A" w:rsidP="00FA358A">
      <w:r w:rsidRPr="00FA62B9">
        <w:t>Dyżurni: Anna Kosoń</w:t>
      </w:r>
      <w:ins w:id="66" w:author="Reviewer" w:date="2025-11-14T08:41:00Z">
        <w:r w:rsidR="004A3F82">
          <w:t>, Arkadiusz Nowak</w:t>
        </w:r>
      </w:ins>
      <w:r w:rsidRPr="00FA62B9">
        <w:t xml:space="preserve"> i Lucjan Świder</w:t>
      </w:r>
    </w:p>
    <w:p w14:paraId="086EF0F7" w14:textId="3B8CB2DF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łań sika po </w:t>
      </w:r>
      <w:proofErr w:type="spellStart"/>
      <w:r w:rsidR="004430BD" w:rsidRPr="00FA62B9">
        <w:t>wycieleniach</w:t>
      </w:r>
      <w:proofErr w:type="spellEnd"/>
      <w:r w:rsidR="004430BD" w:rsidRPr="00FA62B9">
        <w:t xml:space="preserve"> wraz z cielętami.</w:t>
      </w:r>
      <w:r w:rsidR="00202F43" w:rsidRPr="00FA62B9">
        <w:t xml:space="preserve"> Stado spokojne, bez oznak chorób czy urazów.</w:t>
      </w:r>
    </w:p>
    <w:p w14:paraId="086EF0F8" w14:textId="77777777" w:rsidR="00F340B2" w:rsidRPr="00FA62B9" w:rsidRDefault="00F340B2" w:rsidP="001E16D9"/>
    <w:p w14:paraId="086EF0F9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0FA" w14:textId="77777777" w:rsidR="00F340B2" w:rsidRPr="00FA62B9" w:rsidRDefault="00F340B2" w:rsidP="001E16D9"/>
    <w:p w14:paraId="086EF0FB" w14:textId="5827F4E1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+16.5°C), kontrola systemu wodociągowego (zawory, węże, pompy). System sprawny, bez wycieków.</w:t>
      </w:r>
    </w:p>
    <w:p w14:paraId="086EF0FC" w14:textId="77777777" w:rsidR="00F340B2" w:rsidRPr="00FA62B9" w:rsidRDefault="00F340B2" w:rsidP="001E16D9"/>
    <w:p w14:paraId="086EF0F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0FE" w14:textId="77777777" w:rsidR="00F340B2" w:rsidRPr="00FA62B9" w:rsidRDefault="00F340B2" w:rsidP="001E16D9"/>
    <w:p w14:paraId="31AB8EEE" w14:textId="77777777" w:rsidR="004A3F82" w:rsidRDefault="004A3F82" w:rsidP="004A3F82">
      <w:pPr>
        <w:rPr>
          <w:ins w:id="67" w:author="Reviewer" w:date="2025-11-14T08:41:00Z"/>
        </w:rPr>
      </w:pPr>
      <w:ins w:id="68" w:author="Reviewer" w:date="2025-11-14T08:41:00Z">
        <w:r>
          <w:t>Inwentaryzacja siedliskowa do programów rolno-środowiskowo-klimatycznych. Ocena jakości pastwisk i innych zbiorowisk roślinnych.</w:t>
        </w:r>
      </w:ins>
    </w:p>
    <w:p w14:paraId="4809D6F5" w14:textId="77777777" w:rsidR="004A3F82" w:rsidRDefault="004A3F82" w:rsidP="001E16D9">
      <w:pPr>
        <w:rPr>
          <w:ins w:id="69" w:author="Reviewer" w:date="2025-11-14T08:41:00Z"/>
        </w:rPr>
      </w:pPr>
    </w:p>
    <w:p w14:paraId="086EF0FF" w14:textId="1D9714E8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100" w14:textId="77777777" w:rsidR="00F340B2" w:rsidRPr="00FA62B9" w:rsidRDefault="00F340B2" w:rsidP="001E16D9"/>
    <w:p w14:paraId="086EF101" w14:textId="739F5724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102" w14:textId="77777777" w:rsidR="00F340B2" w:rsidRPr="00FA62B9" w:rsidRDefault="00F340B2" w:rsidP="001E16D9"/>
    <w:p w14:paraId="086EF103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14°C, max 19°C, średnia 16.5°C;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104" w14:textId="77777777" w:rsidR="00F340B2" w:rsidRPr="00FA62B9" w:rsidRDefault="00F340B2" w:rsidP="001E16D9"/>
    <w:p w14:paraId="086EF105" w14:textId="77777777" w:rsidR="00F340B2" w:rsidRPr="00FA62B9" w:rsidRDefault="00202F43" w:rsidP="001E16D9">
      <w:r w:rsidRPr="00FA62B9">
        <w:t>Bez zdarzeń nadzwyczajnych, dyżur zakończony bez uwag.</w:t>
      </w:r>
    </w:p>
    <w:p w14:paraId="086EF106" w14:textId="77777777" w:rsidR="00F340B2" w:rsidRPr="00FA62B9" w:rsidRDefault="00F340B2" w:rsidP="001E16D9"/>
    <w:p w14:paraId="086EF107" w14:textId="09E6E1CE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108" w14:textId="25E7A569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13.06.2024</w:t>
      </w:r>
      <w:ins w:id="70" w:author="Reviewer" w:date="2025-11-14T08:41:00Z">
        <w:r w:rsidR="004A3F82" w:rsidRPr="000B5157">
          <w:rPr>
            <w:i/>
            <w:iCs/>
            <w:noProof/>
            <w:sz w:val="20"/>
            <w:szCs w:val="20"/>
          </w:rPr>
          <w:drawing>
            <wp:inline distT="0" distB="0" distL="0" distR="0" wp14:anchorId="42C1620B" wp14:editId="0FDB22FB">
              <wp:extent cx="1943100" cy="469618"/>
              <wp:effectExtent l="0" t="0" r="0" b="6985"/>
              <wp:docPr id="959263965" name="Obraz 959263965" descr="C:\Users\User\Desktop\podpis AN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esktop\podpis AN.jpg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6192" cy="4848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86EF109" w14:textId="0D862483" w:rsidR="00F340B2" w:rsidRPr="00FA62B9" w:rsidRDefault="00202F43" w:rsidP="001E16D9">
      <w:r w:rsidRPr="00FA62B9">
        <w:t>___</w:t>
      </w:r>
    </w:p>
    <w:p w14:paraId="38DF389A" w14:textId="77777777" w:rsidR="007E7E9C" w:rsidRPr="00FA62B9" w:rsidRDefault="007E7E9C">
      <w:r w:rsidRPr="00FA62B9">
        <w:br w:type="page"/>
      </w:r>
    </w:p>
    <w:p w14:paraId="086EF10A" w14:textId="41B51697" w:rsidR="00F340B2" w:rsidRPr="00FA62B9" w:rsidRDefault="00202F43" w:rsidP="001E16D9">
      <w:r w:rsidRPr="00FA62B9">
        <w:lastRenderedPageBreak/>
        <w:t>14 czerwca 2024 r., piątek</w:t>
      </w:r>
    </w:p>
    <w:p w14:paraId="7B262489" w14:textId="5184602E" w:rsidR="007A1FBB" w:rsidRPr="00FA62B9" w:rsidRDefault="007A1FBB" w:rsidP="007A1FBB">
      <w:r w:rsidRPr="00FA62B9">
        <w:t xml:space="preserve">Dyżurni oddający: Anna Kosoń </w:t>
      </w:r>
      <w:r w:rsidR="0014446E" w:rsidRPr="00FA62B9">
        <w:t>i Lucjan Świder</w:t>
      </w:r>
    </w:p>
    <w:p w14:paraId="015496E2" w14:textId="77777777" w:rsidR="007A1FBB" w:rsidRPr="00FA62B9" w:rsidRDefault="007A1FBB" w:rsidP="007A1FBB">
      <w:r w:rsidRPr="00FA62B9">
        <w:t>Dyżurni przyjmujący: Paweł Kojs i Arkadiusz Nowak</w:t>
      </w:r>
    </w:p>
    <w:p w14:paraId="086EF10B" w14:textId="45FEE980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4430BD" w:rsidRPr="00FA62B9">
        <w:t>Obserwacja</w:t>
      </w:r>
      <w:proofErr w:type="gramEnd"/>
      <w:r w:rsidR="004430BD" w:rsidRPr="00FA62B9">
        <w:t xml:space="preserve"> łań sika po </w:t>
      </w:r>
      <w:proofErr w:type="spellStart"/>
      <w:r w:rsidR="004430BD" w:rsidRPr="00FA62B9">
        <w:t>wycieleniach</w:t>
      </w:r>
      <w:proofErr w:type="spellEnd"/>
      <w:r w:rsidR="004430BD" w:rsidRPr="00FA62B9">
        <w:t xml:space="preserve"> wraz z cielętami.</w:t>
      </w:r>
      <w:r w:rsidR="00202F43" w:rsidRPr="00FA62B9">
        <w:t xml:space="preserve"> Stado spokojne, bez oznak chorób czy urazów.</w:t>
      </w:r>
    </w:p>
    <w:p w14:paraId="086EF10C" w14:textId="77777777" w:rsidR="00F340B2" w:rsidRPr="00FA62B9" w:rsidRDefault="00F340B2" w:rsidP="001E16D9"/>
    <w:p w14:paraId="086EF10D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10E" w14:textId="77777777" w:rsidR="00F340B2" w:rsidRPr="00FA62B9" w:rsidRDefault="00F340B2" w:rsidP="001E16D9"/>
    <w:p w14:paraId="086EF10F" w14:textId="2A635A6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+16°C), kontrola systemu wodociągowego (zawory, węże, pompy). System sprawny, bez wycieków.</w:t>
      </w:r>
    </w:p>
    <w:p w14:paraId="086EF110" w14:textId="77777777" w:rsidR="00F340B2" w:rsidRPr="00FA62B9" w:rsidRDefault="00F340B2" w:rsidP="001E16D9"/>
    <w:p w14:paraId="086EF111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112" w14:textId="77777777" w:rsidR="00F340B2" w:rsidRPr="00FA62B9" w:rsidRDefault="00F340B2" w:rsidP="001E16D9"/>
    <w:p w14:paraId="3C884434" w14:textId="77777777" w:rsidR="004A3F82" w:rsidRDefault="004A3F82" w:rsidP="004A3F82">
      <w:pPr>
        <w:rPr>
          <w:ins w:id="71" w:author="Reviewer" w:date="2025-11-14T08:41:00Z"/>
        </w:rPr>
      </w:pPr>
      <w:ins w:id="72" w:author="Reviewer" w:date="2025-11-14T08:41:00Z">
        <w:r>
          <w:t>Inwentaryzacja siedliskowa do programów rolno-środowiskowo-klimatycznych. Ocena jakości pastwisk i innych zbiorowisk roślinnych.</w:t>
        </w:r>
      </w:ins>
    </w:p>
    <w:p w14:paraId="5F292FFE" w14:textId="77777777" w:rsidR="004A3F82" w:rsidRDefault="004A3F82" w:rsidP="001E16D9">
      <w:pPr>
        <w:rPr>
          <w:ins w:id="73" w:author="Reviewer" w:date="2025-11-14T08:41:00Z"/>
        </w:rPr>
      </w:pPr>
    </w:p>
    <w:p w14:paraId="086EF113" w14:textId="52AD5881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114" w14:textId="77777777" w:rsidR="00F340B2" w:rsidRPr="00FA62B9" w:rsidRDefault="00F340B2" w:rsidP="001E16D9"/>
    <w:p w14:paraId="086EF115" w14:textId="007697C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116" w14:textId="77777777" w:rsidR="00F340B2" w:rsidRPr="00FA62B9" w:rsidRDefault="00F340B2" w:rsidP="001E16D9"/>
    <w:p w14:paraId="086EF117" w14:textId="77777777" w:rsidR="00F340B2" w:rsidRPr="00FA62B9" w:rsidRDefault="00202F43" w:rsidP="001E16D9">
      <w:r w:rsidRPr="00FA62B9">
        <w:t>Czynności tygodniowe: Przegląd sprzętu po zimie. Kontrola stanu ogrodzeń po okresie zimowym. Przygotowanie pastwisk do sezonu.</w:t>
      </w:r>
    </w:p>
    <w:p w14:paraId="086EF118" w14:textId="77777777" w:rsidR="00F340B2" w:rsidRPr="00FA62B9" w:rsidRDefault="00F340B2" w:rsidP="001E16D9"/>
    <w:p w14:paraId="086EF119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F11A" w14:textId="77777777" w:rsidR="00F340B2" w:rsidRPr="00FA62B9" w:rsidRDefault="00F340B2" w:rsidP="001E16D9"/>
    <w:p w14:paraId="086EF11B" w14:textId="77777777" w:rsidR="00F340B2" w:rsidRPr="00FA62B9" w:rsidRDefault="00202F43" w:rsidP="001E16D9">
      <w:r w:rsidRPr="00FA62B9">
        <w:rPr>
          <w:i/>
          <w:iCs/>
        </w:rPr>
        <w:t>Warunki meteorologiczne: temperatura min 13°C, max 19°C, średnia 16°C; brak opadów.</w:t>
      </w:r>
    </w:p>
    <w:p w14:paraId="086EF11C" w14:textId="77777777" w:rsidR="00F340B2" w:rsidRPr="00FA62B9" w:rsidRDefault="00F340B2" w:rsidP="001E16D9"/>
    <w:p w14:paraId="086EF11D" w14:textId="77777777" w:rsidR="00F340B2" w:rsidRPr="00FA62B9" w:rsidRDefault="00202F43" w:rsidP="001E16D9">
      <w:r w:rsidRPr="00FA62B9">
        <w:t>Bez zdarzeń nadzwyczajnych, dyżur zakończony bez uwag.</w:t>
      </w:r>
    </w:p>
    <w:p w14:paraId="086EF11E" w14:textId="77777777" w:rsidR="00F340B2" w:rsidRPr="00FA62B9" w:rsidRDefault="00F340B2" w:rsidP="001E16D9"/>
    <w:p w14:paraId="086EF11F" w14:textId="12B89F3D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30E13AAA" wp14:editId="4B946C57">
            <wp:extent cx="1095375" cy="565454"/>
            <wp:effectExtent l="0" t="0" r="0" b="6350"/>
            <wp:docPr id="64594082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4FC1A26E" wp14:editId="52812370">
            <wp:extent cx="1943100" cy="469618"/>
            <wp:effectExtent l="0" t="0" r="0" b="6985"/>
            <wp:docPr id="46" name="Obraz 46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12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14.06.2024</w:t>
      </w:r>
    </w:p>
    <w:p w14:paraId="086EF121" w14:textId="48BD608E" w:rsidR="00F340B2" w:rsidRPr="00FA62B9" w:rsidRDefault="00202F43" w:rsidP="001E16D9">
      <w:r w:rsidRPr="00FA62B9">
        <w:t>___</w:t>
      </w:r>
    </w:p>
    <w:p w14:paraId="08ECB717" w14:textId="77777777" w:rsidR="007E7E9C" w:rsidRPr="00FA62B9" w:rsidRDefault="007E7E9C">
      <w:r w:rsidRPr="00FA62B9">
        <w:br w:type="page"/>
      </w:r>
    </w:p>
    <w:p w14:paraId="086EF122" w14:textId="0B837DA5" w:rsidR="00F340B2" w:rsidRPr="00FA62B9" w:rsidRDefault="00202F43" w:rsidP="001E16D9">
      <w:r w:rsidRPr="00FA62B9">
        <w:lastRenderedPageBreak/>
        <w:t>15 czerwca 2024 r., sobota</w:t>
      </w:r>
    </w:p>
    <w:p w14:paraId="586C005E" w14:textId="77777777" w:rsidR="008906D2" w:rsidRPr="00FA62B9" w:rsidRDefault="008906D2" w:rsidP="008906D2">
      <w:r w:rsidRPr="00FA62B9">
        <w:t>Dyżurni Paweł Kojs i Arkadiusz Nowak</w:t>
      </w:r>
    </w:p>
    <w:p w14:paraId="086EF123" w14:textId="33DD6260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łań danieli po </w:t>
      </w:r>
      <w:proofErr w:type="spellStart"/>
      <w:r w:rsidR="004430BD" w:rsidRPr="00FA62B9">
        <w:t>wycieleniach</w:t>
      </w:r>
      <w:proofErr w:type="spellEnd"/>
      <w:r w:rsidR="004430BD" w:rsidRPr="00FA62B9">
        <w:t xml:space="preserve"> wraz z cielętami.</w:t>
      </w:r>
      <w:r w:rsidR="00202F43" w:rsidRPr="00FA62B9">
        <w:t xml:space="preserve"> Stado spokojne, bez oznak chorób czy urazów.</w:t>
      </w:r>
    </w:p>
    <w:p w14:paraId="086EF124" w14:textId="77777777" w:rsidR="00F340B2" w:rsidRPr="00FA62B9" w:rsidRDefault="00F340B2" w:rsidP="001E16D9"/>
    <w:p w14:paraId="086EF125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126" w14:textId="77777777" w:rsidR="00F340B2" w:rsidRPr="00FA62B9" w:rsidRDefault="00F340B2" w:rsidP="001E16D9"/>
    <w:p w14:paraId="086EF127" w14:textId="023C031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+15°C), kontrola systemu wodociągowego (zawory, węże, pompy). System sprawny, bez wycieków.</w:t>
      </w:r>
    </w:p>
    <w:p w14:paraId="086EF128" w14:textId="77777777" w:rsidR="00F340B2" w:rsidRPr="00FA62B9" w:rsidRDefault="00F340B2" w:rsidP="001E16D9"/>
    <w:p w14:paraId="086EF12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12A" w14:textId="77777777" w:rsidR="00F340B2" w:rsidRPr="00FA62B9" w:rsidRDefault="00F340B2" w:rsidP="001E16D9"/>
    <w:p w14:paraId="086EF12B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12C" w14:textId="77777777" w:rsidR="00F340B2" w:rsidRPr="00FA62B9" w:rsidRDefault="00F340B2" w:rsidP="001E16D9"/>
    <w:p w14:paraId="086EF12D" w14:textId="4FE8ED6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12E" w14:textId="77777777" w:rsidR="00F340B2" w:rsidRPr="00FA62B9" w:rsidRDefault="00F340B2" w:rsidP="001E16D9"/>
    <w:p w14:paraId="086EF12F" w14:textId="77777777" w:rsidR="00F340B2" w:rsidRPr="00FA62B9" w:rsidRDefault="00202F43" w:rsidP="001E16D9">
      <w:r w:rsidRPr="00FA62B9">
        <w:rPr>
          <w:i/>
          <w:iCs/>
        </w:rPr>
        <w:t>Warunki meteorologiczne: temperatura min 12°C, max 18°C, średnia 15°C; brak opadów.</w:t>
      </w:r>
    </w:p>
    <w:p w14:paraId="086EF130" w14:textId="77777777" w:rsidR="00F340B2" w:rsidRPr="00FA62B9" w:rsidRDefault="00F340B2" w:rsidP="001E16D9"/>
    <w:p w14:paraId="086EF131" w14:textId="77777777" w:rsidR="00F340B2" w:rsidRPr="00FA62B9" w:rsidRDefault="00202F43" w:rsidP="001E16D9">
      <w:r w:rsidRPr="00FA62B9">
        <w:t>Bez zdarzeń nadzwyczajnych, dyżur zakończony bez uwag.</w:t>
      </w:r>
    </w:p>
    <w:p w14:paraId="086EF132" w14:textId="77777777" w:rsidR="00F340B2" w:rsidRPr="00FA62B9" w:rsidRDefault="00F340B2" w:rsidP="001E16D9"/>
    <w:p w14:paraId="086EF133" w14:textId="5BA652F6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354919F6" wp14:editId="5075B4E7">
            <wp:extent cx="1095375" cy="565454"/>
            <wp:effectExtent l="0" t="0" r="0" b="6350"/>
            <wp:docPr id="834128531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16C99C1C" wp14:editId="4F76917F">
            <wp:extent cx="1943100" cy="469618"/>
            <wp:effectExtent l="0" t="0" r="0" b="6985"/>
            <wp:docPr id="45" name="Obraz 45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13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15.06.2024</w:t>
      </w:r>
    </w:p>
    <w:p w14:paraId="086EF135" w14:textId="0A24A800" w:rsidR="00F340B2" w:rsidRPr="00FA62B9" w:rsidRDefault="00202F43" w:rsidP="001E16D9">
      <w:r w:rsidRPr="00FA62B9">
        <w:t>___</w:t>
      </w:r>
    </w:p>
    <w:p w14:paraId="24875128" w14:textId="77777777" w:rsidR="007E7E9C" w:rsidRPr="00FA62B9" w:rsidRDefault="007E7E9C">
      <w:r w:rsidRPr="00FA62B9">
        <w:br w:type="page"/>
      </w:r>
    </w:p>
    <w:p w14:paraId="086EF136" w14:textId="5D1AF660" w:rsidR="00F340B2" w:rsidRPr="00FA62B9" w:rsidRDefault="00202F43" w:rsidP="001E16D9">
      <w:r w:rsidRPr="00FA62B9">
        <w:lastRenderedPageBreak/>
        <w:t>16 czerwca 2024 r., niedziela</w:t>
      </w:r>
    </w:p>
    <w:p w14:paraId="1EA2F32B" w14:textId="77777777" w:rsidR="008906D2" w:rsidRPr="00FA62B9" w:rsidRDefault="008906D2" w:rsidP="008906D2">
      <w:r w:rsidRPr="00FA62B9">
        <w:t>Dyżurni Paweł Kojs i Arkadiusz Nowak</w:t>
      </w:r>
    </w:p>
    <w:p w14:paraId="086EF137" w14:textId="45637033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4430BD" w:rsidRPr="00FA62B9">
        <w:t>Obserwacja</w:t>
      </w:r>
      <w:proofErr w:type="gramEnd"/>
      <w:r w:rsidR="004430BD" w:rsidRPr="00FA62B9">
        <w:t xml:space="preserve"> łań danieli po </w:t>
      </w:r>
      <w:proofErr w:type="spellStart"/>
      <w:r w:rsidR="004430BD" w:rsidRPr="00FA62B9">
        <w:t>wycieleniach</w:t>
      </w:r>
      <w:proofErr w:type="spellEnd"/>
      <w:r w:rsidR="004430BD" w:rsidRPr="00FA62B9">
        <w:t xml:space="preserve"> wraz z cielętami.</w:t>
      </w:r>
      <w:r w:rsidR="00202F43" w:rsidRPr="00FA62B9">
        <w:t xml:space="preserve"> Stado spokojne, bez oznak chorób czy urazów.</w:t>
      </w:r>
    </w:p>
    <w:p w14:paraId="086EF138" w14:textId="77777777" w:rsidR="00F340B2" w:rsidRPr="00FA62B9" w:rsidRDefault="00F340B2" w:rsidP="001E16D9"/>
    <w:p w14:paraId="086EF139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13A" w14:textId="77777777" w:rsidR="00F340B2" w:rsidRPr="00FA62B9" w:rsidRDefault="00F340B2" w:rsidP="001E16D9"/>
    <w:p w14:paraId="086EF13B" w14:textId="3C91158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+14.5°C), kontrola systemu wodociągowego (zawory, węże, pompy). System sprawny, bez wycieków.</w:t>
      </w:r>
    </w:p>
    <w:p w14:paraId="086EF13C" w14:textId="77777777" w:rsidR="00F340B2" w:rsidRPr="00FA62B9" w:rsidRDefault="00F340B2" w:rsidP="001E16D9"/>
    <w:p w14:paraId="086EF13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13E" w14:textId="77777777" w:rsidR="00F340B2" w:rsidRPr="00FA62B9" w:rsidRDefault="00F340B2" w:rsidP="001E16D9"/>
    <w:p w14:paraId="086EF13F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140" w14:textId="77777777" w:rsidR="00F340B2" w:rsidRPr="00FA62B9" w:rsidRDefault="00F340B2" w:rsidP="001E16D9"/>
    <w:p w14:paraId="086EF141" w14:textId="18151840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142" w14:textId="77777777" w:rsidR="00F340B2" w:rsidRPr="00FA62B9" w:rsidRDefault="00F340B2" w:rsidP="001E16D9"/>
    <w:p w14:paraId="086EF143" w14:textId="77777777" w:rsidR="00F340B2" w:rsidRPr="00FA62B9" w:rsidRDefault="00202F43" w:rsidP="001E16D9">
      <w:r w:rsidRPr="00FA62B9">
        <w:rPr>
          <w:i/>
          <w:iCs/>
        </w:rPr>
        <w:t>Warunki meteorologiczne: temperatura min 12°C, max 17°C, średnia 14.5°C; brak opadów.</w:t>
      </w:r>
    </w:p>
    <w:p w14:paraId="086EF144" w14:textId="77777777" w:rsidR="00F340B2" w:rsidRPr="00FA62B9" w:rsidRDefault="00F340B2" w:rsidP="001E16D9"/>
    <w:p w14:paraId="086EF145" w14:textId="77777777" w:rsidR="00F340B2" w:rsidRPr="00FA62B9" w:rsidRDefault="00202F43" w:rsidP="001E16D9">
      <w:r w:rsidRPr="00FA62B9">
        <w:t>Bez zdarzeń nadzwyczajnych, dyżur zakończony bez uwag.</w:t>
      </w:r>
    </w:p>
    <w:p w14:paraId="086EF146" w14:textId="77777777" w:rsidR="00F340B2" w:rsidRPr="00FA62B9" w:rsidRDefault="00F340B2" w:rsidP="001E16D9"/>
    <w:p w14:paraId="086EF147" w14:textId="2A06686D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32D67C25" wp14:editId="69656417">
            <wp:extent cx="1095375" cy="565454"/>
            <wp:effectExtent l="0" t="0" r="0" b="6350"/>
            <wp:docPr id="920133670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52E0EFCB" wp14:editId="1A5C228E">
            <wp:extent cx="1943100" cy="469618"/>
            <wp:effectExtent l="0" t="0" r="0" b="6985"/>
            <wp:docPr id="44" name="Obraz 44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148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16.06.2024</w:t>
      </w:r>
    </w:p>
    <w:p w14:paraId="086EF149" w14:textId="1363D659" w:rsidR="00F340B2" w:rsidRPr="00FA62B9" w:rsidRDefault="00202F43" w:rsidP="001E16D9">
      <w:r w:rsidRPr="00FA62B9">
        <w:t>___</w:t>
      </w:r>
    </w:p>
    <w:p w14:paraId="3BF05A28" w14:textId="77777777" w:rsidR="007E7E9C" w:rsidRPr="00FA62B9" w:rsidRDefault="007E7E9C">
      <w:r w:rsidRPr="00FA62B9">
        <w:br w:type="page"/>
      </w:r>
    </w:p>
    <w:p w14:paraId="086EF14A" w14:textId="348ADCE8" w:rsidR="00F340B2" w:rsidRPr="00FA62B9" w:rsidRDefault="00202F43" w:rsidP="001E16D9">
      <w:r w:rsidRPr="00FA62B9">
        <w:lastRenderedPageBreak/>
        <w:t>17 czerwca 2024 r., poniedziałek</w:t>
      </w:r>
    </w:p>
    <w:p w14:paraId="1BDF6472" w14:textId="77777777" w:rsidR="002026E5" w:rsidRPr="00FA62B9" w:rsidRDefault="002026E5" w:rsidP="002026E5">
      <w:r w:rsidRPr="00FA62B9">
        <w:t>Dyżurni oddający: Paweł Kojs i Arkadiusz Nowak</w:t>
      </w:r>
    </w:p>
    <w:p w14:paraId="61263AA2" w14:textId="58E837BF" w:rsidR="002026E5" w:rsidRPr="00FA62B9" w:rsidRDefault="002026E5" w:rsidP="002026E5">
      <w:r w:rsidRPr="00FA62B9">
        <w:t xml:space="preserve">Dyżurni przyjmujący: Anna Kosoń i </w:t>
      </w:r>
      <w:r w:rsidR="009A16B4" w:rsidRPr="00FA62B9">
        <w:t>Lucjan Świder</w:t>
      </w:r>
      <w:r w:rsidRPr="00FA62B9">
        <w:t xml:space="preserve"> </w:t>
      </w:r>
    </w:p>
    <w:p w14:paraId="086EF14B" w14:textId="0C1D7535" w:rsidR="00F340B2" w:rsidRPr="00FA62B9" w:rsidRDefault="00202F43" w:rsidP="002026E5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F14C" w14:textId="77777777" w:rsidR="00F340B2" w:rsidRPr="00FA62B9" w:rsidRDefault="00F340B2" w:rsidP="001E16D9"/>
    <w:p w14:paraId="086EF14D" w14:textId="77777777" w:rsidR="00F340B2" w:rsidRPr="00FA62B9" w:rsidRDefault="00202F43" w:rsidP="001E16D9">
      <w:r w:rsidRPr="00FA62B9">
        <w:t>Liczenie zwierząt: ~480-500 jeleniowatych + ~50 owiec w kwaterach. Wszystkie zwierzęta w dobrym stanie zdrowia.</w:t>
      </w:r>
    </w:p>
    <w:p w14:paraId="086EF14E" w14:textId="77777777" w:rsidR="00F340B2" w:rsidRPr="00FA62B9" w:rsidRDefault="00F340B2" w:rsidP="001E16D9"/>
    <w:p w14:paraId="086EF14F" w14:textId="4600907F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150" w14:textId="77777777" w:rsidR="00F340B2" w:rsidRPr="00FA62B9" w:rsidRDefault="00F340B2" w:rsidP="001E16D9"/>
    <w:p w14:paraId="086EF151" w14:textId="6EEFD5BE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łań danieli po </w:t>
      </w:r>
      <w:proofErr w:type="spellStart"/>
      <w:r w:rsidR="004430BD" w:rsidRPr="00FA62B9">
        <w:t>wycieleniach</w:t>
      </w:r>
      <w:proofErr w:type="spellEnd"/>
      <w:r w:rsidR="004430BD" w:rsidRPr="00FA62B9">
        <w:t xml:space="preserve"> wraz z cielętami.</w:t>
      </w:r>
      <w:r w:rsidR="00202F43" w:rsidRPr="00FA62B9">
        <w:t xml:space="preserve"> Stado spokojne, bez oznak chorób czy urazów.</w:t>
      </w:r>
    </w:p>
    <w:p w14:paraId="086EF152" w14:textId="77777777" w:rsidR="00F340B2" w:rsidRPr="00FA62B9" w:rsidRDefault="00F340B2" w:rsidP="001E16D9"/>
    <w:p w14:paraId="086EF153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154" w14:textId="77777777" w:rsidR="00F340B2" w:rsidRPr="00FA62B9" w:rsidRDefault="00F340B2" w:rsidP="001E16D9"/>
    <w:p w14:paraId="086EF155" w14:textId="24224E3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+14°C), kontrola systemu wodociągowego (zawory, węże, pompy). System sprawny, bez wycieków.</w:t>
      </w:r>
    </w:p>
    <w:p w14:paraId="086EF156" w14:textId="77777777" w:rsidR="00F340B2" w:rsidRPr="00FA62B9" w:rsidRDefault="00F340B2" w:rsidP="001E16D9"/>
    <w:p w14:paraId="086EF157" w14:textId="29597803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158" w14:textId="77777777" w:rsidR="00F340B2" w:rsidRPr="00FA62B9" w:rsidRDefault="00F340B2" w:rsidP="001E16D9"/>
    <w:p w14:paraId="086EF159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15A" w14:textId="77777777" w:rsidR="00F340B2" w:rsidRPr="00FA62B9" w:rsidRDefault="00F340B2" w:rsidP="001E16D9"/>
    <w:p w14:paraId="086EF15B" w14:textId="28F7B80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15C" w14:textId="77777777" w:rsidR="00F340B2" w:rsidRPr="00FA62B9" w:rsidRDefault="00F340B2" w:rsidP="001E16D9"/>
    <w:p w14:paraId="086EF15D" w14:textId="77777777" w:rsidR="00F340B2" w:rsidRPr="00FA62B9" w:rsidRDefault="00202F43" w:rsidP="001E16D9">
      <w:r w:rsidRPr="00FA62B9">
        <w:rPr>
          <w:i/>
          <w:iCs/>
        </w:rPr>
        <w:t>Warunki meteorologiczne: temperatura min 11°C, max 17°C, średnia 14°C; brak opadów.</w:t>
      </w:r>
    </w:p>
    <w:p w14:paraId="086EF15E" w14:textId="77777777" w:rsidR="00F340B2" w:rsidRPr="00FA62B9" w:rsidRDefault="00F340B2" w:rsidP="001E16D9"/>
    <w:p w14:paraId="086EF15F" w14:textId="77777777" w:rsidR="00F340B2" w:rsidRPr="00FA62B9" w:rsidRDefault="00202F43" w:rsidP="001E16D9">
      <w:r w:rsidRPr="00FA62B9">
        <w:t>Bez zdarzeń nadzwyczajnych, dyżur zakończony bez uwag.</w:t>
      </w:r>
    </w:p>
    <w:p w14:paraId="086EF160" w14:textId="77777777" w:rsidR="00F340B2" w:rsidRPr="00FA62B9" w:rsidRDefault="00F340B2" w:rsidP="001E16D9"/>
    <w:p w14:paraId="086EF161" w14:textId="6ECC7D05" w:rsidR="00F340B2" w:rsidRPr="00FA62B9" w:rsidRDefault="00B9574E" w:rsidP="001E16D9">
      <w:r w:rsidRPr="00FA62B9">
        <w:rPr>
          <w:i/>
          <w:iCs/>
        </w:rPr>
        <w:t>Dyżurny: Anna Kosoń</w:t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35E50B20" wp14:editId="2EE88A17">
            <wp:extent cx="1943100" cy="469618"/>
            <wp:effectExtent l="0" t="0" r="0" b="6985"/>
            <wp:docPr id="43" name="Obraz 43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16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17.06.2024</w:t>
      </w:r>
    </w:p>
    <w:p w14:paraId="086EF163" w14:textId="7295CBE0" w:rsidR="00F340B2" w:rsidRPr="00FA62B9" w:rsidRDefault="00202F43" w:rsidP="001E16D9">
      <w:r w:rsidRPr="00FA62B9">
        <w:t>___</w:t>
      </w:r>
    </w:p>
    <w:p w14:paraId="1CBE6506" w14:textId="77777777" w:rsidR="007E7E9C" w:rsidRPr="00FA62B9" w:rsidRDefault="007E7E9C">
      <w:r w:rsidRPr="00FA62B9">
        <w:br w:type="page"/>
      </w:r>
    </w:p>
    <w:p w14:paraId="086EF164" w14:textId="282576C6" w:rsidR="00F340B2" w:rsidRPr="00FA62B9" w:rsidRDefault="00202F43" w:rsidP="001E16D9">
      <w:r w:rsidRPr="00FA62B9">
        <w:lastRenderedPageBreak/>
        <w:t>18 czerwca 2024 r., wtorek</w:t>
      </w:r>
    </w:p>
    <w:p w14:paraId="5FAF90FF" w14:textId="77777777" w:rsidR="009A16B4" w:rsidRPr="00FA62B9" w:rsidRDefault="009A16B4" w:rsidP="009A16B4">
      <w:r w:rsidRPr="00FA62B9">
        <w:t>Dyżurni: Anna Kosoń i Lucjan Świder</w:t>
      </w:r>
    </w:p>
    <w:p w14:paraId="086EF165" w14:textId="35DF9DED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4430BD" w:rsidRPr="00FA62B9">
        <w:t>Obserwacja</w:t>
      </w:r>
      <w:proofErr w:type="gramEnd"/>
      <w:r w:rsidR="004430BD" w:rsidRPr="00FA62B9">
        <w:t xml:space="preserve"> łań danieli po </w:t>
      </w:r>
      <w:proofErr w:type="spellStart"/>
      <w:r w:rsidR="004430BD" w:rsidRPr="00FA62B9">
        <w:t>wycieleniach</w:t>
      </w:r>
      <w:proofErr w:type="spellEnd"/>
      <w:r w:rsidR="004430BD" w:rsidRPr="00FA62B9">
        <w:t xml:space="preserve"> wraz z cielętami.</w:t>
      </w:r>
      <w:r w:rsidR="00202F43" w:rsidRPr="00FA62B9">
        <w:t xml:space="preserve"> Stado spokojne, bez oznak chorób czy urazów.</w:t>
      </w:r>
    </w:p>
    <w:p w14:paraId="086EF166" w14:textId="77777777" w:rsidR="00F340B2" w:rsidRPr="00FA62B9" w:rsidRDefault="00F340B2" w:rsidP="001E16D9"/>
    <w:p w14:paraId="086EF167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168" w14:textId="77777777" w:rsidR="00F340B2" w:rsidRPr="00FA62B9" w:rsidRDefault="00F340B2" w:rsidP="001E16D9"/>
    <w:p w14:paraId="086EF169" w14:textId="16975FF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+13.5°C), kontrola systemu wodociągowego (zawory, węże, pompy). System sprawny, bez wycieków.</w:t>
      </w:r>
    </w:p>
    <w:p w14:paraId="086EF16A" w14:textId="77777777" w:rsidR="00F340B2" w:rsidRPr="00FA62B9" w:rsidRDefault="00F340B2" w:rsidP="001E16D9"/>
    <w:p w14:paraId="086EF16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16C" w14:textId="77777777" w:rsidR="00F340B2" w:rsidRPr="00FA62B9" w:rsidRDefault="00F340B2" w:rsidP="001E16D9"/>
    <w:p w14:paraId="086EF16D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16E" w14:textId="77777777" w:rsidR="00F340B2" w:rsidRPr="00FA62B9" w:rsidRDefault="00F340B2" w:rsidP="001E16D9"/>
    <w:p w14:paraId="086EF16F" w14:textId="573E694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170" w14:textId="77777777" w:rsidR="00F340B2" w:rsidRPr="00FA62B9" w:rsidRDefault="00F340B2" w:rsidP="001E16D9"/>
    <w:p w14:paraId="086EF171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10°C, max 17°C, średnia 13.5°C;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172" w14:textId="77777777" w:rsidR="00F340B2" w:rsidRPr="00FA62B9" w:rsidRDefault="00F340B2" w:rsidP="001E16D9"/>
    <w:p w14:paraId="086EF173" w14:textId="77777777" w:rsidR="00F340B2" w:rsidRPr="00FA62B9" w:rsidRDefault="00202F43" w:rsidP="001E16D9">
      <w:r w:rsidRPr="00FA62B9">
        <w:t>Bez zdarzeń nadzwyczajnych, dyżur zakończony bez uwag.</w:t>
      </w:r>
    </w:p>
    <w:p w14:paraId="086EF174" w14:textId="77777777" w:rsidR="00F340B2" w:rsidRPr="00FA62B9" w:rsidRDefault="00F340B2" w:rsidP="001E16D9"/>
    <w:p w14:paraId="086EF175" w14:textId="77BB452F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17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18.06.2024</w:t>
      </w:r>
    </w:p>
    <w:p w14:paraId="086EF177" w14:textId="2B0415A5" w:rsidR="00F340B2" w:rsidRPr="00FA62B9" w:rsidRDefault="00202F43" w:rsidP="001E16D9">
      <w:r w:rsidRPr="00FA62B9">
        <w:t>___</w:t>
      </w:r>
    </w:p>
    <w:p w14:paraId="6509B1BC" w14:textId="77777777" w:rsidR="007E7E9C" w:rsidRPr="00FA62B9" w:rsidRDefault="007E7E9C">
      <w:r w:rsidRPr="00FA62B9">
        <w:br w:type="page"/>
      </w:r>
    </w:p>
    <w:p w14:paraId="086EF178" w14:textId="1F65D0C2" w:rsidR="00F340B2" w:rsidRPr="00FA62B9" w:rsidRDefault="00202F43" w:rsidP="001E16D9">
      <w:r w:rsidRPr="00FA62B9">
        <w:lastRenderedPageBreak/>
        <w:t>19 czerwca 2024 r., środa</w:t>
      </w:r>
    </w:p>
    <w:p w14:paraId="424A766D" w14:textId="77777777" w:rsidR="009A16B4" w:rsidRPr="00FA62B9" w:rsidRDefault="009A16B4" w:rsidP="009A16B4">
      <w:r w:rsidRPr="00FA62B9">
        <w:t>Dyżurni: Anna Kosoń i Lucjan Świder</w:t>
      </w:r>
    </w:p>
    <w:p w14:paraId="086EF179" w14:textId="2DD5A757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łań danieli po </w:t>
      </w:r>
      <w:proofErr w:type="spellStart"/>
      <w:r w:rsidR="004430BD" w:rsidRPr="00FA62B9">
        <w:t>wycieleniach</w:t>
      </w:r>
      <w:proofErr w:type="spellEnd"/>
      <w:r w:rsidR="004430BD" w:rsidRPr="00FA62B9">
        <w:t xml:space="preserve"> wraz z cielętami.</w:t>
      </w:r>
      <w:r w:rsidR="00202F43" w:rsidRPr="00FA62B9">
        <w:t xml:space="preserve"> Stado spokojne, bez oznak chorób czy urazów.</w:t>
      </w:r>
    </w:p>
    <w:p w14:paraId="086EF17A" w14:textId="77777777" w:rsidR="00F340B2" w:rsidRPr="00FA62B9" w:rsidRDefault="00F340B2" w:rsidP="001E16D9"/>
    <w:p w14:paraId="086EF17B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17C" w14:textId="77777777" w:rsidR="00F340B2" w:rsidRPr="00FA62B9" w:rsidRDefault="00F340B2" w:rsidP="001E16D9"/>
    <w:p w14:paraId="086EF17D" w14:textId="3CF46D4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+13.5°C), kontrola systemu wodociągowego (zawory, węże, pompy). System sprawny, bez wycieków.</w:t>
      </w:r>
    </w:p>
    <w:p w14:paraId="086EF17E" w14:textId="77777777" w:rsidR="00F340B2" w:rsidRPr="00FA62B9" w:rsidRDefault="00F340B2" w:rsidP="001E16D9"/>
    <w:p w14:paraId="086EF17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180" w14:textId="77777777" w:rsidR="00F340B2" w:rsidRPr="00FA62B9" w:rsidRDefault="00F340B2" w:rsidP="001E16D9"/>
    <w:p w14:paraId="086EF181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182" w14:textId="77777777" w:rsidR="00F340B2" w:rsidRPr="00FA62B9" w:rsidRDefault="00F340B2" w:rsidP="001E16D9"/>
    <w:p w14:paraId="086EF183" w14:textId="4EA3328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184" w14:textId="77777777" w:rsidR="00F340B2" w:rsidRPr="00FA62B9" w:rsidRDefault="00F340B2" w:rsidP="001E16D9"/>
    <w:p w14:paraId="086EF185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10°C, max 17°C, średnia 13.5°C; opady deszczu 6.0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186" w14:textId="77777777" w:rsidR="00F340B2" w:rsidRPr="00FA62B9" w:rsidRDefault="00F340B2" w:rsidP="001E16D9"/>
    <w:p w14:paraId="086EF187" w14:textId="77777777" w:rsidR="00F340B2" w:rsidRPr="00FA62B9" w:rsidRDefault="00202F43" w:rsidP="001E16D9">
      <w:r w:rsidRPr="00FA62B9">
        <w:t>Bez zdarzeń nadzwyczajnych, dyżur zakończony bez uwag.</w:t>
      </w:r>
    </w:p>
    <w:p w14:paraId="086EF188" w14:textId="77777777" w:rsidR="00F340B2" w:rsidRPr="00FA62B9" w:rsidRDefault="00F340B2" w:rsidP="001E16D9"/>
    <w:p w14:paraId="086EF189" w14:textId="56BF196E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18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19.06.2024</w:t>
      </w:r>
    </w:p>
    <w:p w14:paraId="086EF18B" w14:textId="2ABFABD1" w:rsidR="00F340B2" w:rsidRPr="00FA62B9" w:rsidRDefault="00202F43" w:rsidP="001E16D9">
      <w:r w:rsidRPr="00FA62B9">
        <w:t>___</w:t>
      </w:r>
    </w:p>
    <w:p w14:paraId="7513B013" w14:textId="77777777" w:rsidR="007E7E9C" w:rsidRPr="00FA62B9" w:rsidRDefault="007E7E9C">
      <w:r w:rsidRPr="00FA62B9">
        <w:br w:type="page"/>
      </w:r>
    </w:p>
    <w:p w14:paraId="086EF18C" w14:textId="70A65C52" w:rsidR="00F340B2" w:rsidRPr="00FA62B9" w:rsidRDefault="00202F43" w:rsidP="001E16D9">
      <w:r w:rsidRPr="00FA62B9">
        <w:lastRenderedPageBreak/>
        <w:t>20 czerwca 2024 r., czwartek</w:t>
      </w:r>
    </w:p>
    <w:p w14:paraId="5BDB759D" w14:textId="2F4DD3A7" w:rsidR="009A16B4" w:rsidRPr="00FA62B9" w:rsidRDefault="009A16B4" w:rsidP="009A16B4">
      <w:r w:rsidRPr="00FA62B9">
        <w:t>Dyżurni: Anna Kosoń</w:t>
      </w:r>
      <w:r w:rsidR="003C5721" w:rsidRPr="00FA62B9">
        <w:t>, Maciej Jabłoński</w:t>
      </w:r>
      <w:r w:rsidRPr="00FA62B9">
        <w:t xml:space="preserve"> i Lucjan Świder</w:t>
      </w:r>
    </w:p>
    <w:p w14:paraId="086EF18D" w14:textId="1CC402C7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4430BD" w:rsidRPr="00FA62B9">
        <w:t>Obserwacja</w:t>
      </w:r>
      <w:proofErr w:type="gramEnd"/>
      <w:r w:rsidR="004430BD" w:rsidRPr="00FA62B9">
        <w:t xml:space="preserve"> łań danieli po </w:t>
      </w:r>
      <w:proofErr w:type="spellStart"/>
      <w:r w:rsidR="004430BD" w:rsidRPr="00FA62B9">
        <w:t>wycieleniach</w:t>
      </w:r>
      <w:proofErr w:type="spellEnd"/>
      <w:r w:rsidR="004430BD" w:rsidRPr="00FA62B9">
        <w:t xml:space="preserve"> wraz z cielętami.</w:t>
      </w:r>
      <w:r w:rsidR="00202F43" w:rsidRPr="00FA62B9">
        <w:t xml:space="preserve"> Stado spokojne, bez oznak chorób czy urazów.</w:t>
      </w:r>
    </w:p>
    <w:p w14:paraId="086EF18E" w14:textId="77777777" w:rsidR="00F340B2" w:rsidRPr="00FA62B9" w:rsidRDefault="00F340B2" w:rsidP="001E16D9"/>
    <w:p w14:paraId="086EF18F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190" w14:textId="77777777" w:rsidR="00F340B2" w:rsidRPr="00FA62B9" w:rsidRDefault="00F340B2" w:rsidP="001E16D9"/>
    <w:p w14:paraId="086EF191" w14:textId="2D5A429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+14°C), kontrola systemu wodociągowego (zawory, węże, pompy). System sprawny, bez wycieków.</w:t>
      </w:r>
    </w:p>
    <w:p w14:paraId="086EF192" w14:textId="77777777" w:rsidR="00F340B2" w:rsidRPr="00FA62B9" w:rsidRDefault="00F340B2" w:rsidP="001E16D9"/>
    <w:p w14:paraId="086EF19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194" w14:textId="77777777" w:rsidR="00F340B2" w:rsidRPr="00FA62B9" w:rsidRDefault="00F340B2" w:rsidP="001E16D9"/>
    <w:p w14:paraId="086EF195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196" w14:textId="77777777" w:rsidR="00F340B2" w:rsidRPr="00FA62B9" w:rsidRDefault="00F340B2" w:rsidP="001E16D9"/>
    <w:p w14:paraId="086EF197" w14:textId="1163D00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198" w14:textId="77777777" w:rsidR="00F340B2" w:rsidRPr="00FA62B9" w:rsidRDefault="00F340B2" w:rsidP="001E16D9"/>
    <w:p w14:paraId="086EF199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10°C, max 18°C, średnia 14°C;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19A" w14:textId="77777777" w:rsidR="00F340B2" w:rsidRPr="00FA62B9" w:rsidRDefault="00F340B2" w:rsidP="001E16D9"/>
    <w:p w14:paraId="086EF19B" w14:textId="77777777" w:rsidR="00F340B2" w:rsidRPr="00FA62B9" w:rsidRDefault="00202F43" w:rsidP="001E16D9">
      <w:r w:rsidRPr="00FA62B9">
        <w:t>Bez zdarzeń nadzwyczajnych, dyżur zakończony bez uwag.</w:t>
      </w:r>
    </w:p>
    <w:p w14:paraId="086EF19C" w14:textId="77777777" w:rsidR="00F340B2" w:rsidRPr="00FA62B9" w:rsidRDefault="00F340B2" w:rsidP="001E16D9"/>
    <w:p w14:paraId="086EF19D" w14:textId="162F2980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19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20.06.2024</w:t>
      </w:r>
    </w:p>
    <w:p w14:paraId="086EF19F" w14:textId="05454D50" w:rsidR="00F340B2" w:rsidRPr="00FA62B9" w:rsidRDefault="00202F43" w:rsidP="001E16D9">
      <w:r w:rsidRPr="00FA62B9">
        <w:t>___</w:t>
      </w:r>
    </w:p>
    <w:p w14:paraId="0D1DBD33" w14:textId="77777777" w:rsidR="007E7E9C" w:rsidRPr="00FA62B9" w:rsidRDefault="007E7E9C">
      <w:r w:rsidRPr="00FA62B9">
        <w:br w:type="page"/>
      </w:r>
    </w:p>
    <w:p w14:paraId="086EF1A0" w14:textId="26934C31" w:rsidR="00F340B2" w:rsidRPr="00FA62B9" w:rsidRDefault="00202F43" w:rsidP="001E16D9">
      <w:r w:rsidRPr="00FA62B9">
        <w:lastRenderedPageBreak/>
        <w:t>21 czerwca 2024 r., piątek</w:t>
      </w:r>
    </w:p>
    <w:p w14:paraId="57152B47" w14:textId="675CC22C" w:rsidR="007A1FBB" w:rsidRPr="00FA62B9" w:rsidRDefault="007A1FBB" w:rsidP="007A1FBB">
      <w:r w:rsidRPr="00FA62B9">
        <w:t xml:space="preserve">Dyżurni oddający: Anna Kosoń i </w:t>
      </w:r>
      <w:r w:rsidR="009A16B4" w:rsidRPr="00FA62B9">
        <w:t>Lucjan Świder</w:t>
      </w:r>
    </w:p>
    <w:p w14:paraId="622A3668" w14:textId="3F83A398" w:rsidR="007A1FBB" w:rsidRPr="00FA62B9" w:rsidRDefault="007A1FBB" w:rsidP="007A1FBB">
      <w:r w:rsidRPr="00FA62B9">
        <w:t xml:space="preserve">Dyżurni przyjmujący: Paweł Kojs </w:t>
      </w:r>
      <w:r w:rsidR="00F60486" w:rsidRPr="00FA62B9">
        <w:t>i Maciej Jabłoński</w:t>
      </w:r>
    </w:p>
    <w:p w14:paraId="086EF1A1" w14:textId="16DC0AA6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łań danieli po </w:t>
      </w:r>
      <w:proofErr w:type="spellStart"/>
      <w:r w:rsidR="004430BD" w:rsidRPr="00FA62B9">
        <w:t>wycieleniach</w:t>
      </w:r>
      <w:proofErr w:type="spellEnd"/>
      <w:r w:rsidR="004430BD" w:rsidRPr="00FA62B9">
        <w:t xml:space="preserve"> wraz z cielętami.</w:t>
      </w:r>
      <w:r w:rsidR="00202F43" w:rsidRPr="00FA62B9">
        <w:t xml:space="preserve"> Stado spokojne, bez oznak chorób czy urazów.</w:t>
      </w:r>
    </w:p>
    <w:p w14:paraId="086EF1A2" w14:textId="77777777" w:rsidR="00F340B2" w:rsidRPr="00FA62B9" w:rsidRDefault="00F340B2" w:rsidP="001E16D9"/>
    <w:p w14:paraId="086EF1A3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1A4" w14:textId="77777777" w:rsidR="00F340B2" w:rsidRPr="00FA62B9" w:rsidRDefault="00F340B2" w:rsidP="001E16D9"/>
    <w:p w14:paraId="086EF1A5" w14:textId="447D2F8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+13.5°C), kontrola systemu wodociągowego (zawory, węże, pompy). System sprawny, bez wycieków.</w:t>
      </w:r>
    </w:p>
    <w:p w14:paraId="086EF1A6" w14:textId="77777777" w:rsidR="00F340B2" w:rsidRPr="00FA62B9" w:rsidRDefault="00F340B2" w:rsidP="001E16D9"/>
    <w:p w14:paraId="086EF1A7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1A8" w14:textId="77777777" w:rsidR="00F340B2" w:rsidRPr="00FA62B9" w:rsidRDefault="00F340B2" w:rsidP="001E16D9"/>
    <w:p w14:paraId="086EF1A9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1AA" w14:textId="77777777" w:rsidR="00F340B2" w:rsidRPr="00FA62B9" w:rsidRDefault="00F340B2" w:rsidP="001E16D9"/>
    <w:p w14:paraId="086EF1AB" w14:textId="046BBF9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1AC" w14:textId="77777777" w:rsidR="00F340B2" w:rsidRPr="00FA62B9" w:rsidRDefault="00F340B2" w:rsidP="001E16D9"/>
    <w:p w14:paraId="086EF1AD" w14:textId="77777777" w:rsidR="00F340B2" w:rsidRPr="00FA62B9" w:rsidRDefault="00202F43" w:rsidP="001E16D9">
      <w:r w:rsidRPr="00FA62B9">
        <w:t>Czynności tygodniowe: Przegląd sprzętu po zimie. Kontrola stanu ogrodzeń po okresie zimowym. Przygotowanie pastwisk do sezonu.</w:t>
      </w:r>
    </w:p>
    <w:p w14:paraId="086EF1AE" w14:textId="77777777" w:rsidR="00F340B2" w:rsidRPr="00FA62B9" w:rsidRDefault="00F340B2" w:rsidP="001E16D9"/>
    <w:p w14:paraId="086EF1AF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F1B0" w14:textId="77777777" w:rsidR="00F340B2" w:rsidRPr="00FA62B9" w:rsidRDefault="00F340B2" w:rsidP="001E16D9"/>
    <w:p w14:paraId="086EF1B1" w14:textId="77777777" w:rsidR="00F340B2" w:rsidRPr="00FA62B9" w:rsidRDefault="00202F43" w:rsidP="001E16D9">
      <w:r w:rsidRPr="00FA62B9">
        <w:rPr>
          <w:i/>
          <w:iCs/>
        </w:rPr>
        <w:t>Warunki meteorologiczne: temperatura min 9°C, max 18°C, średnia 13.5°C; brak opadów.</w:t>
      </w:r>
    </w:p>
    <w:p w14:paraId="086EF1B2" w14:textId="77777777" w:rsidR="00F340B2" w:rsidRPr="00FA62B9" w:rsidRDefault="00F340B2" w:rsidP="001E16D9"/>
    <w:p w14:paraId="086EF1B3" w14:textId="77777777" w:rsidR="00F340B2" w:rsidRPr="00FA62B9" w:rsidRDefault="00202F43" w:rsidP="001E16D9">
      <w:r w:rsidRPr="00FA62B9">
        <w:t>Bez zdarzeń nadzwyczajnych, dyżur zakończony bez uwag.</w:t>
      </w:r>
    </w:p>
    <w:p w14:paraId="086EF1B4" w14:textId="77777777" w:rsidR="00F340B2" w:rsidRPr="00FA62B9" w:rsidRDefault="00F340B2" w:rsidP="001E16D9"/>
    <w:p w14:paraId="086EF1B5" w14:textId="4EB3B766" w:rsidR="00F340B2" w:rsidRPr="00FA62B9" w:rsidRDefault="00B9574E" w:rsidP="001E16D9">
      <w:r w:rsidRPr="00FA62B9">
        <w:rPr>
          <w:i/>
          <w:iCs/>
        </w:rPr>
        <w:t>Dyżurny: Paweł Kojs</w:t>
      </w:r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7E5BE4DF" wp14:editId="2668480F">
            <wp:extent cx="1095375" cy="565454"/>
            <wp:effectExtent l="0" t="0" r="0" b="6350"/>
            <wp:docPr id="1529453084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1B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21.06.2024</w:t>
      </w:r>
    </w:p>
    <w:p w14:paraId="086EF1B7" w14:textId="25E81200" w:rsidR="00F340B2" w:rsidRPr="00FA62B9" w:rsidRDefault="00202F43" w:rsidP="001E16D9">
      <w:r w:rsidRPr="00FA62B9">
        <w:t>___</w:t>
      </w:r>
    </w:p>
    <w:p w14:paraId="3C1B2140" w14:textId="77777777" w:rsidR="007E7E9C" w:rsidRPr="00FA62B9" w:rsidRDefault="007E7E9C">
      <w:r w:rsidRPr="00FA62B9">
        <w:br w:type="page"/>
      </w:r>
    </w:p>
    <w:p w14:paraId="086EF1B8" w14:textId="705C7E95" w:rsidR="00F340B2" w:rsidRPr="00FA62B9" w:rsidRDefault="00202F43" w:rsidP="001E16D9">
      <w:r w:rsidRPr="00FA62B9">
        <w:lastRenderedPageBreak/>
        <w:t>22 czerwca 2024 r., sobota</w:t>
      </w:r>
    </w:p>
    <w:p w14:paraId="33A2B7EA" w14:textId="6C843E84" w:rsidR="0072352B" w:rsidRPr="00FA62B9" w:rsidRDefault="0072352B" w:rsidP="0072352B">
      <w:r w:rsidRPr="00FA62B9">
        <w:t xml:space="preserve">Dyżurni Paweł Kojs </w:t>
      </w:r>
      <w:r w:rsidR="00F60486" w:rsidRPr="00FA62B9">
        <w:t>i Maciej Jabłoński</w:t>
      </w:r>
    </w:p>
    <w:p w14:paraId="086EF1B9" w14:textId="6A69AD10" w:rsidR="00F340B2" w:rsidRPr="00FA62B9" w:rsidRDefault="00202F43" w:rsidP="001E16D9">
      <w:r w:rsidRPr="00FA62B9">
        <w:t>Obserwacja stada (godz</w:t>
      </w:r>
      <w:proofErr w:type="gramStart"/>
      <w:r w:rsidRPr="00FA62B9">
        <w:t xml:space="preserve">. 20:00). </w:t>
      </w:r>
      <w:r w:rsidR="004430BD" w:rsidRPr="00FA62B9">
        <w:t>Obserwacja</w:t>
      </w:r>
      <w:proofErr w:type="gramEnd"/>
      <w:r w:rsidR="004430BD" w:rsidRPr="00FA62B9">
        <w:t xml:space="preserve"> zachowania stada jeleni sika podczas żerowania.</w:t>
      </w:r>
      <w:r w:rsidRPr="00FA62B9">
        <w:t xml:space="preserve"> Stado spokojne, bez oznak chorób czy urazów.</w:t>
      </w:r>
    </w:p>
    <w:p w14:paraId="086EF1BA" w14:textId="77777777" w:rsidR="00F340B2" w:rsidRPr="00FA62B9" w:rsidRDefault="00F340B2" w:rsidP="001E16D9"/>
    <w:p w14:paraId="086EF1BB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1BC" w14:textId="77777777" w:rsidR="00F340B2" w:rsidRPr="00FA62B9" w:rsidRDefault="00F340B2" w:rsidP="001E16D9"/>
    <w:p w14:paraId="086EF1BD" w14:textId="4508091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+14°C), kontrola systemu wodociągowego (zawory, węże, pompy). System sprawny, bez wycieków.</w:t>
      </w:r>
    </w:p>
    <w:p w14:paraId="086EF1BE" w14:textId="77777777" w:rsidR="00F340B2" w:rsidRPr="00FA62B9" w:rsidRDefault="00F340B2" w:rsidP="001E16D9"/>
    <w:p w14:paraId="086EF1B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1C0" w14:textId="77777777" w:rsidR="00F340B2" w:rsidRPr="00FA62B9" w:rsidRDefault="00F340B2" w:rsidP="001E16D9"/>
    <w:p w14:paraId="086EF1C1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1C2" w14:textId="77777777" w:rsidR="00F340B2" w:rsidRPr="00FA62B9" w:rsidRDefault="00F340B2" w:rsidP="001E16D9"/>
    <w:p w14:paraId="086EF1C3" w14:textId="56DBC8D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1C4" w14:textId="77777777" w:rsidR="00F340B2" w:rsidRPr="00FA62B9" w:rsidRDefault="00F340B2" w:rsidP="001E16D9"/>
    <w:p w14:paraId="086EF1C5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9°C, max 19°C, średnia 14°C;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1C6" w14:textId="77777777" w:rsidR="00F340B2" w:rsidRPr="00FA62B9" w:rsidRDefault="00F340B2" w:rsidP="001E16D9"/>
    <w:p w14:paraId="086EF1C7" w14:textId="77777777" w:rsidR="00F340B2" w:rsidRPr="00FA62B9" w:rsidRDefault="00202F43" w:rsidP="001E16D9">
      <w:r w:rsidRPr="00FA62B9">
        <w:t>Bez zdarzeń nadzwyczajnych, dyżur zakończony bez uwag.</w:t>
      </w:r>
    </w:p>
    <w:p w14:paraId="086EF1C8" w14:textId="77777777" w:rsidR="00F340B2" w:rsidRPr="00FA62B9" w:rsidRDefault="00F340B2" w:rsidP="001E16D9"/>
    <w:p w14:paraId="086EF1C9" w14:textId="3F42A6AB" w:rsidR="00F340B2" w:rsidRPr="00FA62B9" w:rsidRDefault="00B9574E" w:rsidP="001E16D9">
      <w:r w:rsidRPr="00FA62B9">
        <w:rPr>
          <w:i/>
          <w:iCs/>
        </w:rPr>
        <w:t>Dyżurny: Paweł Kojs</w:t>
      </w:r>
      <w:r w:rsidR="00820D7F" w:rsidRPr="00FA62B9">
        <w:rPr>
          <w:i/>
          <w:iCs/>
        </w:rPr>
        <w:t xml:space="preserve"> </w:t>
      </w:r>
      <w:r w:rsidR="005633FD" w:rsidRPr="00FA62B9">
        <w:rPr>
          <w:noProof/>
        </w:rPr>
        <w:drawing>
          <wp:inline distT="0" distB="0" distL="0" distR="0" wp14:anchorId="7B00C08A" wp14:editId="66E766D7">
            <wp:extent cx="1095375" cy="565454"/>
            <wp:effectExtent l="0" t="0" r="0" b="6350"/>
            <wp:docPr id="852504056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2B9">
        <w:rPr>
          <w:i/>
          <w:iCs/>
        </w:rPr>
        <w:t xml:space="preserve"> </w:t>
      </w:r>
    </w:p>
    <w:p w14:paraId="086EF1C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22.06.2024</w:t>
      </w:r>
    </w:p>
    <w:p w14:paraId="086EF1CB" w14:textId="41E39B74" w:rsidR="00F340B2" w:rsidRPr="00FA62B9" w:rsidRDefault="00202F43" w:rsidP="001E16D9">
      <w:r w:rsidRPr="00FA62B9">
        <w:t>___</w:t>
      </w:r>
    </w:p>
    <w:p w14:paraId="1C14F7A5" w14:textId="77777777" w:rsidR="007E7E9C" w:rsidRPr="00FA62B9" w:rsidRDefault="007E7E9C">
      <w:r w:rsidRPr="00FA62B9">
        <w:br w:type="page"/>
      </w:r>
    </w:p>
    <w:p w14:paraId="086EF1CC" w14:textId="62DA771A" w:rsidR="00F340B2" w:rsidRPr="00FA62B9" w:rsidRDefault="00202F43" w:rsidP="001E16D9">
      <w:r w:rsidRPr="00FA62B9">
        <w:lastRenderedPageBreak/>
        <w:t>23 czerwca 2024 r., niedziela</w:t>
      </w:r>
    </w:p>
    <w:p w14:paraId="71C7B409" w14:textId="77777777" w:rsidR="00DB6FA9" w:rsidRPr="00FA62B9" w:rsidRDefault="00DB6FA9" w:rsidP="00DB6FA9">
      <w:r w:rsidRPr="00FA62B9">
        <w:t>Dyżurni Paweł Kojs i Maciej Jabłoński</w:t>
      </w:r>
    </w:p>
    <w:p w14:paraId="086EF1CD" w14:textId="5CA0D7F4" w:rsidR="00F340B2" w:rsidRPr="00FA62B9" w:rsidRDefault="00202F43" w:rsidP="001E16D9">
      <w:r w:rsidRPr="00FA62B9">
        <w:t>Obserwacja stada (godz</w:t>
      </w:r>
      <w:proofErr w:type="gramStart"/>
      <w:r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zachowania stada jeleni sika podczas żerowania.</w:t>
      </w:r>
      <w:r w:rsidRPr="00FA62B9">
        <w:t xml:space="preserve"> Stado spokojne, bez oznak chorób czy urazów.</w:t>
      </w:r>
    </w:p>
    <w:p w14:paraId="086EF1CE" w14:textId="77777777" w:rsidR="00F340B2" w:rsidRPr="00FA62B9" w:rsidRDefault="00F340B2" w:rsidP="001E16D9"/>
    <w:p w14:paraId="086EF1CF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1D0" w14:textId="77777777" w:rsidR="00F340B2" w:rsidRPr="00FA62B9" w:rsidRDefault="00F340B2" w:rsidP="001E16D9"/>
    <w:p w14:paraId="086EF1D1" w14:textId="306AA8CF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+14.5°C), kontrola systemu wodociągowego (zawory, węże, pompy). System sprawny, bez wycieków.</w:t>
      </w:r>
    </w:p>
    <w:p w14:paraId="086EF1D2" w14:textId="77777777" w:rsidR="00F340B2" w:rsidRPr="00FA62B9" w:rsidRDefault="00F340B2" w:rsidP="001E16D9"/>
    <w:p w14:paraId="086EF1D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1D4" w14:textId="77777777" w:rsidR="00F340B2" w:rsidRPr="00FA62B9" w:rsidRDefault="00F340B2" w:rsidP="001E16D9"/>
    <w:p w14:paraId="086EF1D5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1D6" w14:textId="77777777" w:rsidR="00F340B2" w:rsidRPr="00FA62B9" w:rsidRDefault="00F340B2" w:rsidP="001E16D9"/>
    <w:p w14:paraId="086EF1D7" w14:textId="3EE82F1F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1D8" w14:textId="77777777" w:rsidR="00F340B2" w:rsidRPr="00FA62B9" w:rsidRDefault="00F340B2" w:rsidP="001E16D9"/>
    <w:p w14:paraId="086EF1D9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9°C, max 20°C, średnia 14.5°C;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1DA" w14:textId="77777777" w:rsidR="00F340B2" w:rsidRPr="00FA62B9" w:rsidRDefault="00F340B2" w:rsidP="001E16D9"/>
    <w:p w14:paraId="086EF1DB" w14:textId="77777777" w:rsidR="00F340B2" w:rsidRPr="00FA62B9" w:rsidRDefault="00202F43" w:rsidP="001E16D9">
      <w:r w:rsidRPr="00FA62B9">
        <w:t>Bez zdarzeń nadzwyczajnych, dyżur zakończony bez uwag.</w:t>
      </w:r>
    </w:p>
    <w:p w14:paraId="086EF1DC" w14:textId="77777777" w:rsidR="00F340B2" w:rsidRPr="00FA62B9" w:rsidRDefault="00F340B2" w:rsidP="001E16D9"/>
    <w:p w14:paraId="086EF1DD" w14:textId="53CF934C" w:rsidR="00F340B2" w:rsidRPr="00FA62B9" w:rsidRDefault="00B9574E" w:rsidP="001E16D9">
      <w:r w:rsidRPr="00FA62B9">
        <w:rPr>
          <w:i/>
          <w:iCs/>
        </w:rPr>
        <w:t>Dyżurny: Paweł Kojs</w:t>
      </w:r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20954099" wp14:editId="18DBEFBF">
            <wp:extent cx="1095375" cy="565454"/>
            <wp:effectExtent l="0" t="0" r="0" b="6350"/>
            <wp:docPr id="2086769837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1D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23.06.2024</w:t>
      </w:r>
    </w:p>
    <w:p w14:paraId="086EF1DF" w14:textId="4630E4D0" w:rsidR="00F340B2" w:rsidRPr="00FA62B9" w:rsidRDefault="00202F43" w:rsidP="001E16D9">
      <w:r w:rsidRPr="00FA62B9">
        <w:t>___</w:t>
      </w:r>
    </w:p>
    <w:p w14:paraId="59187B7C" w14:textId="77777777" w:rsidR="007E7E9C" w:rsidRPr="00FA62B9" w:rsidRDefault="007E7E9C">
      <w:r w:rsidRPr="00FA62B9">
        <w:br w:type="page"/>
      </w:r>
    </w:p>
    <w:p w14:paraId="086EF1E0" w14:textId="5DDFA05A" w:rsidR="00F340B2" w:rsidRPr="00FA62B9" w:rsidRDefault="00202F43" w:rsidP="001E16D9">
      <w:r w:rsidRPr="00FA62B9">
        <w:lastRenderedPageBreak/>
        <w:t>24 czerwca 2024 r., poniedziałek</w:t>
      </w:r>
    </w:p>
    <w:p w14:paraId="58EF222C" w14:textId="668EDC98" w:rsidR="002026E5" w:rsidRPr="00FA62B9" w:rsidRDefault="002026E5" w:rsidP="002026E5">
      <w:r w:rsidRPr="00FA62B9">
        <w:t xml:space="preserve">Dyżurni oddający: Paweł Kojs </w:t>
      </w:r>
      <w:r w:rsidR="00F60486" w:rsidRPr="00FA62B9">
        <w:t>i Maciej Jabłoński</w:t>
      </w:r>
    </w:p>
    <w:p w14:paraId="6618585A" w14:textId="06390006" w:rsidR="002026E5" w:rsidRPr="00FA62B9" w:rsidRDefault="002026E5" w:rsidP="002026E5">
      <w:r w:rsidRPr="00FA62B9">
        <w:t xml:space="preserve">Dyżurni przyjmujący: Anna Kosoń </w:t>
      </w:r>
      <w:r w:rsidR="00F60486" w:rsidRPr="00FA62B9">
        <w:t>i Piotr Zakrzewski</w:t>
      </w:r>
    </w:p>
    <w:p w14:paraId="086EF1E1" w14:textId="48E3CC10" w:rsidR="00F340B2" w:rsidRPr="00FA62B9" w:rsidRDefault="00202F43" w:rsidP="002026E5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F1E2" w14:textId="77777777" w:rsidR="00F340B2" w:rsidRPr="00FA62B9" w:rsidRDefault="00F340B2" w:rsidP="001E16D9"/>
    <w:p w14:paraId="086EF1E3" w14:textId="77777777" w:rsidR="00F340B2" w:rsidRPr="00FA62B9" w:rsidRDefault="00202F43" w:rsidP="001E16D9">
      <w:r w:rsidRPr="00FA62B9">
        <w:t>Liczenie zwierząt: ~480-500 jeleniowatych + ~50 owiec w kwaterach. Wszystkie zwierzęta w dobrym stanie zdrowia.</w:t>
      </w:r>
    </w:p>
    <w:p w14:paraId="086EF1E4" w14:textId="77777777" w:rsidR="00F340B2" w:rsidRPr="00FA62B9" w:rsidRDefault="00F340B2" w:rsidP="001E16D9"/>
    <w:p w14:paraId="086EF1E5" w14:textId="037503E8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1E6" w14:textId="77777777" w:rsidR="00F340B2" w:rsidRPr="00FA62B9" w:rsidRDefault="00F340B2" w:rsidP="001E16D9"/>
    <w:p w14:paraId="086EF1E7" w14:textId="34B88703" w:rsidR="00F340B2" w:rsidRPr="00FA62B9" w:rsidRDefault="00202F43" w:rsidP="001E16D9">
      <w:r w:rsidRPr="00FA62B9">
        <w:t>Obserwacja stada (godz</w:t>
      </w:r>
      <w:proofErr w:type="gramStart"/>
      <w:r w:rsidRPr="00FA62B9">
        <w:t xml:space="preserve">. 20:00). </w:t>
      </w:r>
      <w:r w:rsidR="004430BD" w:rsidRPr="00FA62B9">
        <w:t>Obserwacja</w:t>
      </w:r>
      <w:proofErr w:type="gramEnd"/>
      <w:r w:rsidR="004430BD" w:rsidRPr="00FA62B9">
        <w:t xml:space="preserve"> zachowania stada jeleni sika podczas żerowania.</w:t>
      </w:r>
      <w:r w:rsidRPr="00FA62B9">
        <w:t xml:space="preserve"> Stado spokojne, bez oznak chorób czy urazów.</w:t>
      </w:r>
    </w:p>
    <w:p w14:paraId="086EF1E8" w14:textId="77777777" w:rsidR="00F340B2" w:rsidRPr="00FA62B9" w:rsidRDefault="00F340B2" w:rsidP="001E16D9"/>
    <w:p w14:paraId="086EF1E9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1EA" w14:textId="77777777" w:rsidR="00F340B2" w:rsidRPr="00FA62B9" w:rsidRDefault="00F340B2" w:rsidP="001E16D9"/>
    <w:p w14:paraId="086EF1EB" w14:textId="140F9CA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+15°C), kontrola systemu wodociągowego (zawory, węże, pompy). System sprawny, bez wycieków.</w:t>
      </w:r>
    </w:p>
    <w:p w14:paraId="086EF1EC" w14:textId="77777777" w:rsidR="00F340B2" w:rsidRPr="00FA62B9" w:rsidRDefault="00F340B2" w:rsidP="001E16D9"/>
    <w:p w14:paraId="086EF1E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1EE" w14:textId="77777777" w:rsidR="00F340B2" w:rsidRPr="00FA62B9" w:rsidRDefault="00F340B2" w:rsidP="001E16D9"/>
    <w:p w14:paraId="086EF1EF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1F0" w14:textId="77777777" w:rsidR="00F340B2" w:rsidRPr="00FA62B9" w:rsidRDefault="00F340B2" w:rsidP="001E16D9"/>
    <w:p w14:paraId="086EF1F1" w14:textId="692342A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1F2" w14:textId="77777777" w:rsidR="00F340B2" w:rsidRPr="00FA62B9" w:rsidRDefault="00F340B2" w:rsidP="001E16D9"/>
    <w:p w14:paraId="086EF1F3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9°C, max 21°C, średnia 15°C; opady deszczu 5.0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1F4" w14:textId="77777777" w:rsidR="00F340B2" w:rsidRPr="00FA62B9" w:rsidRDefault="00F340B2" w:rsidP="001E16D9"/>
    <w:p w14:paraId="086EF1F5" w14:textId="77777777" w:rsidR="00F340B2" w:rsidRPr="00FA62B9" w:rsidRDefault="00202F43" w:rsidP="001E16D9">
      <w:r w:rsidRPr="00FA62B9">
        <w:t>Bez zdarzeń nadzwyczajnych, dyżur zakończony bez uwag.</w:t>
      </w:r>
    </w:p>
    <w:p w14:paraId="086EF1F6" w14:textId="77777777" w:rsidR="00F340B2" w:rsidRPr="00FA62B9" w:rsidRDefault="00F340B2" w:rsidP="001E16D9"/>
    <w:p w14:paraId="086EF1F7" w14:textId="5CC6D102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1F8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24.06.2024</w:t>
      </w:r>
    </w:p>
    <w:p w14:paraId="086EF1F9" w14:textId="7480F5FD" w:rsidR="00F340B2" w:rsidRPr="00FA62B9" w:rsidRDefault="00202F43" w:rsidP="001E16D9">
      <w:r w:rsidRPr="00FA62B9">
        <w:t>___</w:t>
      </w:r>
    </w:p>
    <w:p w14:paraId="6F1A3AEC" w14:textId="77777777" w:rsidR="007E7E9C" w:rsidRPr="00FA62B9" w:rsidRDefault="007E7E9C">
      <w:r w:rsidRPr="00FA62B9">
        <w:br w:type="page"/>
      </w:r>
    </w:p>
    <w:p w14:paraId="086EF1FA" w14:textId="30D9E49E" w:rsidR="00F340B2" w:rsidRPr="00FA62B9" w:rsidRDefault="00202F43" w:rsidP="001E16D9">
      <w:r w:rsidRPr="00FA62B9">
        <w:lastRenderedPageBreak/>
        <w:t>25 czerwca 2024 r., wtorek</w:t>
      </w:r>
    </w:p>
    <w:p w14:paraId="5668547E" w14:textId="6B3D1752" w:rsidR="009A16B4" w:rsidRPr="00FA62B9" w:rsidRDefault="009A16B4" w:rsidP="001E16D9">
      <w:r w:rsidRPr="00FA62B9">
        <w:t xml:space="preserve">Dyżurni: Anna Kosoń </w:t>
      </w:r>
      <w:r w:rsidR="00F60486" w:rsidRPr="00FA62B9">
        <w:t>i Piotr Zakrzewski</w:t>
      </w:r>
      <w:r w:rsidRPr="00FA62B9">
        <w:t xml:space="preserve"> </w:t>
      </w:r>
    </w:p>
    <w:p w14:paraId="086EF1FB" w14:textId="3E5EFF39" w:rsidR="00F340B2" w:rsidRPr="00FA62B9" w:rsidRDefault="00202F43" w:rsidP="001E16D9">
      <w:r w:rsidRPr="00FA62B9">
        <w:t>Obserwacja stada (godz</w:t>
      </w:r>
      <w:proofErr w:type="gramStart"/>
      <w:r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zachowania stada jeleni szlachetnych podczas żerowania.</w:t>
      </w:r>
      <w:r w:rsidRPr="00FA62B9">
        <w:t xml:space="preserve"> Stado spokojne, bez oznak chorób czy urazów.</w:t>
      </w:r>
    </w:p>
    <w:p w14:paraId="086EF1FC" w14:textId="77777777" w:rsidR="00F340B2" w:rsidRPr="00FA62B9" w:rsidRDefault="00F340B2" w:rsidP="001E16D9"/>
    <w:p w14:paraId="086EF1FD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1FE" w14:textId="77777777" w:rsidR="00F340B2" w:rsidRPr="00FA62B9" w:rsidRDefault="00F340B2" w:rsidP="001E16D9"/>
    <w:p w14:paraId="086EF1FF" w14:textId="29AB3C1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+15.5°C), kontrola systemu wodociągowego (zawory, węże, pompy). System sprawny, bez wycieków.</w:t>
      </w:r>
    </w:p>
    <w:p w14:paraId="086EF200" w14:textId="77777777" w:rsidR="00F340B2" w:rsidRPr="00FA62B9" w:rsidRDefault="00F340B2" w:rsidP="001E16D9"/>
    <w:p w14:paraId="086EF201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202" w14:textId="77777777" w:rsidR="00F340B2" w:rsidRPr="00FA62B9" w:rsidRDefault="00F340B2" w:rsidP="001E16D9"/>
    <w:p w14:paraId="086EF203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204" w14:textId="77777777" w:rsidR="00F340B2" w:rsidRPr="00FA62B9" w:rsidRDefault="00F340B2" w:rsidP="001E16D9"/>
    <w:p w14:paraId="086EF205" w14:textId="0228636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206" w14:textId="77777777" w:rsidR="00F340B2" w:rsidRPr="00FA62B9" w:rsidRDefault="00F340B2" w:rsidP="001E16D9"/>
    <w:p w14:paraId="086EF207" w14:textId="77777777" w:rsidR="00F340B2" w:rsidRPr="00FA62B9" w:rsidRDefault="00202F43" w:rsidP="001E16D9">
      <w:r w:rsidRPr="00FA62B9">
        <w:rPr>
          <w:i/>
          <w:iCs/>
        </w:rPr>
        <w:t>Warunki meteorologiczne: temperatura min 9°C, max 22°C, średnia 15.5°C; brak opadów.</w:t>
      </w:r>
    </w:p>
    <w:p w14:paraId="086EF208" w14:textId="77777777" w:rsidR="00F340B2" w:rsidRPr="00FA62B9" w:rsidRDefault="00F340B2" w:rsidP="001E16D9"/>
    <w:p w14:paraId="086EF209" w14:textId="77777777" w:rsidR="00F340B2" w:rsidRPr="00FA62B9" w:rsidRDefault="00202F43" w:rsidP="001E16D9">
      <w:r w:rsidRPr="00FA62B9">
        <w:t>Bez zdarzeń nadzwyczajnych, dyżur zakończony bez uwag.</w:t>
      </w:r>
    </w:p>
    <w:p w14:paraId="086EF20A" w14:textId="77777777" w:rsidR="00F340B2" w:rsidRPr="00FA62B9" w:rsidRDefault="00F340B2" w:rsidP="001E16D9"/>
    <w:p w14:paraId="086EF20B" w14:textId="1269DBE8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20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25.06.2024</w:t>
      </w:r>
    </w:p>
    <w:p w14:paraId="086EF20D" w14:textId="075F97D8" w:rsidR="00F340B2" w:rsidRPr="00FA62B9" w:rsidRDefault="00202F43" w:rsidP="001E16D9">
      <w:r w:rsidRPr="00FA62B9">
        <w:t>___</w:t>
      </w:r>
    </w:p>
    <w:p w14:paraId="0775E1E3" w14:textId="77777777" w:rsidR="007E7E9C" w:rsidRPr="00FA62B9" w:rsidRDefault="007E7E9C">
      <w:r w:rsidRPr="00FA62B9">
        <w:br w:type="page"/>
      </w:r>
    </w:p>
    <w:p w14:paraId="086EF20E" w14:textId="669E6740" w:rsidR="00F340B2" w:rsidRPr="00FA62B9" w:rsidRDefault="00202F43" w:rsidP="001E16D9">
      <w:r w:rsidRPr="00FA62B9">
        <w:lastRenderedPageBreak/>
        <w:t>26 czerwca 2024 r., środa</w:t>
      </w:r>
    </w:p>
    <w:p w14:paraId="63C014DC" w14:textId="2A24B648" w:rsidR="009A16B4" w:rsidRPr="00FA62B9" w:rsidRDefault="009A16B4" w:rsidP="001E16D9">
      <w:r w:rsidRPr="00FA62B9">
        <w:t xml:space="preserve">Dyżurni: Anna Kosoń </w:t>
      </w:r>
      <w:r w:rsidR="00F60486" w:rsidRPr="00FA62B9">
        <w:t>i Piotr Zakrzewski</w:t>
      </w:r>
      <w:r w:rsidRPr="00FA62B9">
        <w:t xml:space="preserve"> </w:t>
      </w:r>
    </w:p>
    <w:p w14:paraId="086EF20F" w14:textId="7C41C463" w:rsidR="00F340B2" w:rsidRPr="00FA62B9" w:rsidRDefault="00202F43" w:rsidP="001E16D9">
      <w:r w:rsidRPr="00FA62B9">
        <w:t>Obserwacja stada (godz</w:t>
      </w:r>
      <w:proofErr w:type="gramStart"/>
      <w:r w:rsidRPr="00FA62B9">
        <w:t xml:space="preserve">. 20:00). </w:t>
      </w:r>
      <w:r w:rsidR="004430BD" w:rsidRPr="00FA62B9">
        <w:t>Obserwacja</w:t>
      </w:r>
      <w:proofErr w:type="gramEnd"/>
      <w:r w:rsidR="004430BD" w:rsidRPr="00FA62B9">
        <w:t xml:space="preserve"> zachowania stada jeleni szlachetnych podczas żerowania.</w:t>
      </w:r>
      <w:r w:rsidRPr="00FA62B9">
        <w:t xml:space="preserve"> Stado spokojne, bez oznak chorób czy urazów.</w:t>
      </w:r>
    </w:p>
    <w:p w14:paraId="086EF210" w14:textId="77777777" w:rsidR="00F340B2" w:rsidRPr="00FA62B9" w:rsidRDefault="00F340B2" w:rsidP="001E16D9"/>
    <w:p w14:paraId="086EF211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212" w14:textId="77777777" w:rsidR="00F340B2" w:rsidRPr="00FA62B9" w:rsidRDefault="00F340B2" w:rsidP="001E16D9"/>
    <w:p w14:paraId="086EF213" w14:textId="569DDAA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+16.5°C), kontrola systemu wodociągowego (zawory, węże, pompy). System sprawny, bez wycieków.</w:t>
      </w:r>
    </w:p>
    <w:p w14:paraId="086EF214" w14:textId="77777777" w:rsidR="00F340B2" w:rsidRPr="00FA62B9" w:rsidRDefault="00F340B2" w:rsidP="001E16D9"/>
    <w:p w14:paraId="086EF215" w14:textId="44300052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 xml:space="preserve">Wykonanie drobnych napraw, usuniecie podkopów lisów i borsuków. </w:t>
      </w:r>
    </w:p>
    <w:p w14:paraId="086EF216" w14:textId="77777777" w:rsidR="00F340B2" w:rsidRPr="00FA62B9" w:rsidRDefault="00F340B2" w:rsidP="001E16D9"/>
    <w:p w14:paraId="086EF217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218" w14:textId="77777777" w:rsidR="00F340B2" w:rsidRPr="00FA62B9" w:rsidRDefault="00F340B2" w:rsidP="001E16D9"/>
    <w:p w14:paraId="086EF219" w14:textId="1B3BCC9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21A" w14:textId="77777777" w:rsidR="00F340B2" w:rsidRPr="00FA62B9" w:rsidRDefault="00F340B2" w:rsidP="001E16D9"/>
    <w:p w14:paraId="086EF21B" w14:textId="77777777" w:rsidR="00F340B2" w:rsidRPr="00FA62B9" w:rsidRDefault="00202F43" w:rsidP="001E16D9">
      <w:r w:rsidRPr="00FA62B9">
        <w:rPr>
          <w:i/>
          <w:iCs/>
        </w:rPr>
        <w:t>Warunki meteorologiczne: temperatura min 10°C, max 23°C, średnia 16.5°C; brak opadów.</w:t>
      </w:r>
    </w:p>
    <w:p w14:paraId="086EF21C" w14:textId="77777777" w:rsidR="00F340B2" w:rsidRPr="00FA62B9" w:rsidRDefault="00F340B2" w:rsidP="001E16D9"/>
    <w:p w14:paraId="086EF21D" w14:textId="77777777" w:rsidR="00F340B2" w:rsidRPr="00FA62B9" w:rsidRDefault="00202F43" w:rsidP="001E16D9">
      <w:r w:rsidRPr="00FA62B9">
        <w:t>Bez zdarzeń nadzwyczajnych, dyżur zakończony bez uwag.</w:t>
      </w:r>
    </w:p>
    <w:p w14:paraId="086EF21E" w14:textId="77777777" w:rsidR="00F340B2" w:rsidRPr="00FA62B9" w:rsidRDefault="00F340B2" w:rsidP="001E16D9"/>
    <w:p w14:paraId="086EF21F" w14:textId="7950E201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22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26.06.2024</w:t>
      </w:r>
    </w:p>
    <w:p w14:paraId="086EF221" w14:textId="7724F934" w:rsidR="00F340B2" w:rsidRPr="00FA62B9" w:rsidRDefault="00202F43" w:rsidP="001E16D9">
      <w:r w:rsidRPr="00FA62B9">
        <w:t>___</w:t>
      </w:r>
    </w:p>
    <w:p w14:paraId="2CA1EBDA" w14:textId="77777777" w:rsidR="007E7E9C" w:rsidRPr="00FA62B9" w:rsidRDefault="007E7E9C">
      <w:r w:rsidRPr="00FA62B9">
        <w:br w:type="page"/>
      </w:r>
    </w:p>
    <w:p w14:paraId="086EF222" w14:textId="64D6FA0E" w:rsidR="00F340B2" w:rsidRPr="00FA62B9" w:rsidRDefault="00202F43" w:rsidP="001E16D9">
      <w:r w:rsidRPr="00FA62B9">
        <w:lastRenderedPageBreak/>
        <w:t>27 czerwca 2024 r., czwartek</w:t>
      </w:r>
    </w:p>
    <w:p w14:paraId="685164D9" w14:textId="6CA2AE0B" w:rsidR="007F7910" w:rsidRPr="00FA62B9" w:rsidRDefault="007F7910" w:rsidP="007F7910">
      <w:r w:rsidRPr="00FA62B9">
        <w:t xml:space="preserve">Dyżurni: Anna Kosoń </w:t>
      </w:r>
      <w:r w:rsidR="00F60486" w:rsidRPr="00FA62B9">
        <w:t>i Piotr Zakrzewski</w:t>
      </w:r>
      <w:r w:rsidRPr="00FA62B9">
        <w:t xml:space="preserve"> </w:t>
      </w:r>
    </w:p>
    <w:p w14:paraId="086EF223" w14:textId="6FCF1F6B" w:rsidR="00F340B2" w:rsidRPr="00FA62B9" w:rsidRDefault="00202F43" w:rsidP="001E16D9">
      <w:r w:rsidRPr="00FA62B9">
        <w:t>Obserwacja stada (godz</w:t>
      </w:r>
      <w:proofErr w:type="gramStart"/>
      <w:r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zachowania stada jeleni szlachetnych podczas żerowania.</w:t>
      </w:r>
      <w:r w:rsidRPr="00FA62B9">
        <w:t xml:space="preserve"> Stado spokojne, bez oznak chorób czy urazów.</w:t>
      </w:r>
    </w:p>
    <w:p w14:paraId="086EF224" w14:textId="77777777" w:rsidR="00F340B2" w:rsidRPr="00FA62B9" w:rsidRDefault="00F340B2" w:rsidP="001E16D9"/>
    <w:p w14:paraId="086EF225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226" w14:textId="77777777" w:rsidR="00F340B2" w:rsidRPr="00FA62B9" w:rsidRDefault="00F340B2" w:rsidP="001E16D9"/>
    <w:p w14:paraId="086EF227" w14:textId="48E2587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+17°C), kontrola systemu wodociągowego (zawory, węże, pompy). System sprawny, bez wycieków.</w:t>
      </w:r>
    </w:p>
    <w:p w14:paraId="086EF228" w14:textId="77777777" w:rsidR="00F340B2" w:rsidRPr="00FA62B9" w:rsidRDefault="00F340B2" w:rsidP="001E16D9"/>
    <w:p w14:paraId="086EF22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22A" w14:textId="77777777" w:rsidR="00F340B2" w:rsidRPr="00FA62B9" w:rsidRDefault="00F340B2" w:rsidP="001E16D9"/>
    <w:p w14:paraId="086EF22B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22C" w14:textId="77777777" w:rsidR="00F340B2" w:rsidRPr="00FA62B9" w:rsidRDefault="00F340B2" w:rsidP="001E16D9"/>
    <w:p w14:paraId="086EF22D" w14:textId="0DC9129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22E" w14:textId="77777777" w:rsidR="00F340B2" w:rsidRPr="00FA62B9" w:rsidRDefault="00F340B2" w:rsidP="001E16D9"/>
    <w:p w14:paraId="086EF22F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10°C, max 24°C, średnia 17°C; opady deszczu 4.0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230" w14:textId="77777777" w:rsidR="00F340B2" w:rsidRPr="00FA62B9" w:rsidRDefault="00F340B2" w:rsidP="001E16D9"/>
    <w:p w14:paraId="086EF231" w14:textId="77777777" w:rsidR="00F340B2" w:rsidRPr="00FA62B9" w:rsidRDefault="00202F43" w:rsidP="001E16D9">
      <w:r w:rsidRPr="00FA62B9">
        <w:t>Bez zdarzeń nadzwyczajnych, dyżur zakończony bez uwag.</w:t>
      </w:r>
    </w:p>
    <w:p w14:paraId="086EF232" w14:textId="77777777" w:rsidR="00F340B2" w:rsidRPr="00FA62B9" w:rsidRDefault="00F340B2" w:rsidP="001E16D9"/>
    <w:p w14:paraId="086EF233" w14:textId="607929D6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23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27.06.2024</w:t>
      </w:r>
    </w:p>
    <w:p w14:paraId="086EF235" w14:textId="73967DEE" w:rsidR="00F340B2" w:rsidRPr="00FA62B9" w:rsidRDefault="00202F43" w:rsidP="001E16D9">
      <w:r w:rsidRPr="00FA62B9">
        <w:t>___</w:t>
      </w:r>
    </w:p>
    <w:p w14:paraId="129719CA" w14:textId="77777777" w:rsidR="007E7E9C" w:rsidRPr="00FA62B9" w:rsidRDefault="007E7E9C">
      <w:r w:rsidRPr="00FA62B9">
        <w:br w:type="page"/>
      </w:r>
    </w:p>
    <w:p w14:paraId="086EF236" w14:textId="339B001F" w:rsidR="00F340B2" w:rsidRPr="00FA62B9" w:rsidRDefault="00202F43" w:rsidP="001E16D9">
      <w:r w:rsidRPr="00FA62B9">
        <w:lastRenderedPageBreak/>
        <w:t xml:space="preserve">28 czerwca 2024 r., </w:t>
      </w:r>
      <w:commentRangeStart w:id="74"/>
      <w:r w:rsidRPr="00FA62B9">
        <w:t>piątek</w:t>
      </w:r>
      <w:commentRangeEnd w:id="74"/>
      <w:r w:rsidR="00A3247D">
        <w:rPr>
          <w:rStyle w:val="Odwoaniedokomentarza"/>
        </w:rPr>
        <w:commentReference w:id="74"/>
      </w:r>
    </w:p>
    <w:p w14:paraId="7D3ED833" w14:textId="533B8DDC" w:rsidR="000B5EAE" w:rsidRPr="00FA62B9" w:rsidRDefault="007A1FBB" w:rsidP="000B5EAE">
      <w:r w:rsidRPr="00FA62B9">
        <w:t xml:space="preserve">Dyżurni oddający: Anna Kosoń </w:t>
      </w:r>
      <w:r w:rsidR="00F60486" w:rsidRPr="00FA62B9">
        <w:t>i Piotr Zakrzewski</w:t>
      </w:r>
      <w:r w:rsidR="000B5EAE" w:rsidRPr="00FA62B9">
        <w:t xml:space="preserve"> </w:t>
      </w:r>
    </w:p>
    <w:p w14:paraId="0CE556CD" w14:textId="57CE157A" w:rsidR="007A1FBB" w:rsidRPr="00FA62B9" w:rsidRDefault="007A1FBB" w:rsidP="007A1FBB">
      <w:r w:rsidRPr="00FA62B9">
        <w:t xml:space="preserve">Dyżurni przyjmujący: Paweł Kojs </w:t>
      </w:r>
      <w:r w:rsidR="00F60486" w:rsidRPr="00FA62B9">
        <w:t xml:space="preserve">i </w:t>
      </w:r>
      <w:r w:rsidR="008309BD" w:rsidRPr="00FA62B9">
        <w:t>Lucjan Ś</w:t>
      </w:r>
      <w:r w:rsidR="00F33ECC" w:rsidRPr="00FA62B9">
        <w:t>wider</w:t>
      </w:r>
    </w:p>
    <w:p w14:paraId="086EF237" w14:textId="1404F0BD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4430BD" w:rsidRPr="00FA62B9">
        <w:t>Obserwacja</w:t>
      </w:r>
      <w:proofErr w:type="gramEnd"/>
      <w:r w:rsidR="004430BD" w:rsidRPr="00FA62B9">
        <w:t xml:space="preserve"> zachowania stada jeleni szlachetnych podczas żerowania.</w:t>
      </w:r>
      <w:r w:rsidR="00202F43" w:rsidRPr="00FA62B9">
        <w:t xml:space="preserve"> Stado spokojne, bez oznak chorób czy urazów.</w:t>
      </w:r>
    </w:p>
    <w:p w14:paraId="086EF238" w14:textId="77777777" w:rsidR="00F340B2" w:rsidRPr="00FA62B9" w:rsidRDefault="00F340B2" w:rsidP="001E16D9"/>
    <w:p w14:paraId="086EF239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23A" w14:textId="77777777" w:rsidR="00F340B2" w:rsidRPr="00FA62B9" w:rsidRDefault="00F340B2" w:rsidP="001E16D9"/>
    <w:p w14:paraId="086EF23B" w14:textId="6A77712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+18°C), kontrola systemu wodociągowego (zawory, węże, pompy). System sprawny, bez wycieków.</w:t>
      </w:r>
    </w:p>
    <w:p w14:paraId="086EF23C" w14:textId="77777777" w:rsidR="00F340B2" w:rsidRPr="00FA62B9" w:rsidRDefault="00F340B2" w:rsidP="001E16D9"/>
    <w:p w14:paraId="086EF23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23E" w14:textId="77777777" w:rsidR="00F340B2" w:rsidRPr="00FA62B9" w:rsidRDefault="00F340B2" w:rsidP="001E16D9"/>
    <w:p w14:paraId="086EF23F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240" w14:textId="77777777" w:rsidR="00F340B2" w:rsidRPr="00FA62B9" w:rsidRDefault="00F340B2" w:rsidP="001E16D9"/>
    <w:p w14:paraId="086EF241" w14:textId="52ED0DC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242" w14:textId="77777777" w:rsidR="00F340B2" w:rsidRPr="00FA62B9" w:rsidRDefault="00F340B2" w:rsidP="001E16D9"/>
    <w:p w14:paraId="086EF243" w14:textId="77777777" w:rsidR="00F340B2" w:rsidRPr="00FA62B9" w:rsidRDefault="00202F43" w:rsidP="001E16D9">
      <w:r w:rsidRPr="00FA62B9">
        <w:t>Czynności tygodniowe: Przegląd sprzętu po zimie. Kontrola stanu ogrodzeń po okresie zimowym. Przygotowanie pastwisk do sezonu.</w:t>
      </w:r>
    </w:p>
    <w:p w14:paraId="086EF244" w14:textId="77777777" w:rsidR="00F340B2" w:rsidRPr="00FA62B9" w:rsidRDefault="00F340B2" w:rsidP="001E16D9"/>
    <w:p w14:paraId="086EF245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F246" w14:textId="77777777" w:rsidR="00F340B2" w:rsidRPr="00FA62B9" w:rsidRDefault="00F340B2" w:rsidP="001E16D9"/>
    <w:p w14:paraId="086EF247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11°C, max 25°C, średnia 18°C;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248" w14:textId="77777777" w:rsidR="00F340B2" w:rsidRPr="00FA62B9" w:rsidRDefault="00F340B2" w:rsidP="001E16D9"/>
    <w:p w14:paraId="086EF249" w14:textId="77777777" w:rsidR="00F340B2" w:rsidRPr="00FA62B9" w:rsidRDefault="00202F43" w:rsidP="001E16D9">
      <w:r w:rsidRPr="00FA62B9">
        <w:t>Bez zdarzeń nadzwyczajnych, dyżur zakończony bez uwag.</w:t>
      </w:r>
    </w:p>
    <w:p w14:paraId="086EF24A" w14:textId="77777777" w:rsidR="00F340B2" w:rsidRPr="00FA62B9" w:rsidRDefault="00F340B2" w:rsidP="001E16D9"/>
    <w:p w14:paraId="086EF24B" w14:textId="6F6A03A0" w:rsidR="00F340B2" w:rsidRPr="00FA62B9" w:rsidRDefault="00B9574E" w:rsidP="001E16D9">
      <w:r w:rsidRPr="00FA62B9">
        <w:rPr>
          <w:i/>
          <w:iCs/>
        </w:rPr>
        <w:t>Dyżurny: Paweł Kojs</w:t>
      </w:r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3E84B917" wp14:editId="04BD8C4A">
            <wp:extent cx="1095375" cy="565454"/>
            <wp:effectExtent l="0" t="0" r="0" b="6350"/>
            <wp:docPr id="271356696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24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28.06.2024</w:t>
      </w:r>
    </w:p>
    <w:p w14:paraId="086EF24D" w14:textId="6F9EDAB1" w:rsidR="00F340B2" w:rsidRPr="00FA62B9" w:rsidRDefault="00202F43" w:rsidP="001E16D9">
      <w:r w:rsidRPr="00FA62B9">
        <w:t>___</w:t>
      </w:r>
    </w:p>
    <w:p w14:paraId="262FA7DE" w14:textId="77777777" w:rsidR="007E7E9C" w:rsidRPr="00FA62B9" w:rsidRDefault="007E7E9C">
      <w:r w:rsidRPr="00FA62B9">
        <w:br w:type="page"/>
      </w:r>
    </w:p>
    <w:p w14:paraId="086EF24E" w14:textId="12E46920" w:rsidR="00F340B2" w:rsidRPr="00FA62B9" w:rsidRDefault="00202F43" w:rsidP="001E16D9">
      <w:r w:rsidRPr="00FA62B9">
        <w:lastRenderedPageBreak/>
        <w:t>29 czerwca 2024 r., sobota</w:t>
      </w:r>
    </w:p>
    <w:p w14:paraId="086D2D34" w14:textId="25D0EFB1" w:rsidR="00E05762" w:rsidRPr="00FA62B9" w:rsidRDefault="005D3454" w:rsidP="001E16D9">
      <w:r w:rsidRPr="00FA62B9">
        <w:t xml:space="preserve">Dyżurni: </w:t>
      </w:r>
      <w:r w:rsidR="00E05762" w:rsidRPr="00FA62B9">
        <w:t xml:space="preserve">Paweł Kojs </w:t>
      </w:r>
      <w:r w:rsidR="00F60486" w:rsidRPr="00FA62B9">
        <w:t xml:space="preserve">i </w:t>
      </w:r>
      <w:r w:rsidR="007C2642" w:rsidRPr="00FA62B9">
        <w:t>Lucjan Świder</w:t>
      </w:r>
      <w:r w:rsidR="00E05762" w:rsidRPr="00FA62B9">
        <w:t xml:space="preserve"> </w:t>
      </w:r>
    </w:p>
    <w:p w14:paraId="086EF24F" w14:textId="7F0A1612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zachowania stada jeleni szlachetnych podczas żerowania.</w:t>
      </w:r>
      <w:r w:rsidR="00202F43" w:rsidRPr="00FA62B9">
        <w:t xml:space="preserve"> Stado spokojne, bez oznak chorób czy urazów.</w:t>
      </w:r>
    </w:p>
    <w:p w14:paraId="086EF250" w14:textId="77777777" w:rsidR="00F340B2" w:rsidRPr="00FA62B9" w:rsidRDefault="00F340B2" w:rsidP="001E16D9"/>
    <w:p w14:paraId="086EF251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252" w14:textId="77777777" w:rsidR="00F340B2" w:rsidRPr="00FA62B9" w:rsidRDefault="00F340B2" w:rsidP="001E16D9"/>
    <w:p w14:paraId="086EF253" w14:textId="667CB5C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+18.5°C), kontrola systemu wodociągowego (zawory, węże, pompy). System sprawny, bez wycieków.</w:t>
      </w:r>
    </w:p>
    <w:p w14:paraId="086EF254" w14:textId="77777777" w:rsidR="00F340B2" w:rsidRPr="00FA62B9" w:rsidRDefault="00F340B2" w:rsidP="001E16D9"/>
    <w:p w14:paraId="086EF25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256" w14:textId="77777777" w:rsidR="00F340B2" w:rsidRPr="00FA62B9" w:rsidRDefault="00F340B2" w:rsidP="001E16D9"/>
    <w:p w14:paraId="086EF257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258" w14:textId="77777777" w:rsidR="00F340B2" w:rsidRPr="00FA62B9" w:rsidRDefault="00F340B2" w:rsidP="001E16D9"/>
    <w:p w14:paraId="086EF259" w14:textId="09C8246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25A" w14:textId="77777777" w:rsidR="00F340B2" w:rsidRPr="00FA62B9" w:rsidRDefault="00F340B2" w:rsidP="001E16D9"/>
    <w:p w14:paraId="086EF25B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11°C, max 26°C, średnia 18.5°C;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25C" w14:textId="77777777" w:rsidR="00F340B2" w:rsidRPr="00FA62B9" w:rsidRDefault="00F340B2" w:rsidP="001E16D9"/>
    <w:p w14:paraId="086EF25D" w14:textId="77777777" w:rsidR="00F340B2" w:rsidRPr="00FA62B9" w:rsidRDefault="00202F43" w:rsidP="001E16D9">
      <w:r w:rsidRPr="00FA62B9">
        <w:t>Bez zdarzeń nadzwyczajnych, dyżur zakończony bez uwag.</w:t>
      </w:r>
    </w:p>
    <w:p w14:paraId="086EF25E" w14:textId="77777777" w:rsidR="00F340B2" w:rsidRPr="00FA62B9" w:rsidRDefault="00F340B2" w:rsidP="001E16D9"/>
    <w:p w14:paraId="086EF25F" w14:textId="3C38AC4A" w:rsidR="00F340B2" w:rsidRPr="00FA62B9" w:rsidRDefault="00B9574E" w:rsidP="001E16D9">
      <w:r w:rsidRPr="00FA62B9">
        <w:rPr>
          <w:i/>
          <w:iCs/>
        </w:rPr>
        <w:t>Dyżurny: Paweł Kojs</w:t>
      </w:r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22ABFC32" wp14:editId="3AF6C9B4">
            <wp:extent cx="1095375" cy="565454"/>
            <wp:effectExtent l="0" t="0" r="0" b="6350"/>
            <wp:docPr id="513393529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26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29.06.2024</w:t>
      </w:r>
    </w:p>
    <w:p w14:paraId="086EF261" w14:textId="74FE3AFA" w:rsidR="00F340B2" w:rsidRPr="00FA62B9" w:rsidRDefault="00202F43" w:rsidP="001E16D9">
      <w:r w:rsidRPr="00FA62B9">
        <w:t>___</w:t>
      </w:r>
    </w:p>
    <w:p w14:paraId="2780A4CB" w14:textId="77777777" w:rsidR="007E7E9C" w:rsidRPr="00FA62B9" w:rsidRDefault="007E7E9C">
      <w:r w:rsidRPr="00FA62B9">
        <w:br w:type="page"/>
      </w:r>
    </w:p>
    <w:p w14:paraId="086EF262" w14:textId="2806496C" w:rsidR="00F340B2" w:rsidRPr="00FA62B9" w:rsidRDefault="00202F43" w:rsidP="001E16D9">
      <w:r w:rsidRPr="00FA62B9">
        <w:lastRenderedPageBreak/>
        <w:t>30 czerwca 2024 r., niedziela</w:t>
      </w:r>
    </w:p>
    <w:p w14:paraId="1C562929" w14:textId="5436995D" w:rsidR="0083103D" w:rsidRPr="00FA62B9" w:rsidRDefault="0083103D" w:rsidP="0083103D">
      <w:r w:rsidRPr="00FA62B9">
        <w:t xml:space="preserve">Dyżurni Paweł Kojs i </w:t>
      </w:r>
      <w:r w:rsidR="00F60486" w:rsidRPr="00FA62B9">
        <w:t>Anna Kosoń</w:t>
      </w:r>
    </w:p>
    <w:p w14:paraId="086EF263" w14:textId="5E41887A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4430BD" w:rsidRPr="00FA62B9">
        <w:t>Obserwacja</w:t>
      </w:r>
      <w:proofErr w:type="gramEnd"/>
      <w:r w:rsidR="004430BD" w:rsidRPr="00FA62B9">
        <w:t xml:space="preserve"> zachowania stada jeleni szlachetnych podczas żerowania.</w:t>
      </w:r>
      <w:r w:rsidR="00202F43" w:rsidRPr="00FA62B9">
        <w:t xml:space="preserve"> Stado spokojne, bez oznak chorób czy urazów.</w:t>
      </w:r>
    </w:p>
    <w:p w14:paraId="086EF264" w14:textId="77777777" w:rsidR="00F340B2" w:rsidRPr="00FA62B9" w:rsidRDefault="00F340B2" w:rsidP="001E16D9"/>
    <w:p w14:paraId="086EF265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266" w14:textId="77777777" w:rsidR="00F340B2" w:rsidRPr="00FA62B9" w:rsidRDefault="00F340B2" w:rsidP="001E16D9"/>
    <w:p w14:paraId="086EF267" w14:textId="3BEE837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+19.5°C), kontrola systemu wodociągowego (zawory, węże, pompy). System sprawny, bez wycieków.</w:t>
      </w:r>
    </w:p>
    <w:p w14:paraId="086EF268" w14:textId="77777777" w:rsidR="00F340B2" w:rsidRPr="00FA62B9" w:rsidRDefault="00F340B2" w:rsidP="001E16D9"/>
    <w:p w14:paraId="086EF26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26A" w14:textId="77777777" w:rsidR="00F340B2" w:rsidRPr="00FA62B9" w:rsidRDefault="00F340B2" w:rsidP="001E16D9"/>
    <w:p w14:paraId="086EF26B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26C" w14:textId="77777777" w:rsidR="00F340B2" w:rsidRPr="00FA62B9" w:rsidRDefault="00F340B2" w:rsidP="001E16D9"/>
    <w:p w14:paraId="086EF26D" w14:textId="7098A4ED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26E" w14:textId="77777777" w:rsidR="00F340B2" w:rsidRPr="00FA62B9" w:rsidRDefault="00F340B2" w:rsidP="001E16D9"/>
    <w:p w14:paraId="086EF26F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12°C, max 27°C, średnia 19.5°C; opady deszczu 3.0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270" w14:textId="77777777" w:rsidR="00F340B2" w:rsidRPr="00FA62B9" w:rsidRDefault="00F340B2" w:rsidP="001E16D9"/>
    <w:p w14:paraId="086EF271" w14:textId="77777777" w:rsidR="00F340B2" w:rsidRPr="00FA62B9" w:rsidRDefault="00202F43" w:rsidP="001E16D9">
      <w:r w:rsidRPr="00FA62B9">
        <w:t>Bez zdarzeń nadzwyczajnych, dyżur zakończony bez uwag.</w:t>
      </w:r>
    </w:p>
    <w:p w14:paraId="086EF272" w14:textId="77777777" w:rsidR="00F340B2" w:rsidRPr="00FA62B9" w:rsidRDefault="00F340B2" w:rsidP="001E16D9"/>
    <w:p w14:paraId="086EF273" w14:textId="58298D11" w:rsidR="00F340B2" w:rsidRPr="00FA62B9" w:rsidRDefault="00B9574E" w:rsidP="001E16D9">
      <w:r w:rsidRPr="00FA62B9">
        <w:rPr>
          <w:i/>
          <w:iCs/>
        </w:rPr>
        <w:t>Dyżurny: Paweł Kojs</w:t>
      </w:r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0CF30E6E" wp14:editId="637D449C">
            <wp:extent cx="1095375" cy="565454"/>
            <wp:effectExtent l="0" t="0" r="0" b="6350"/>
            <wp:docPr id="173751432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27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30.06.2024</w:t>
      </w:r>
    </w:p>
    <w:p w14:paraId="086EF275" w14:textId="54F1C68D" w:rsidR="00F340B2" w:rsidRPr="00FA62B9" w:rsidRDefault="00202F43" w:rsidP="001E16D9">
      <w:r w:rsidRPr="00FA62B9">
        <w:t>___</w:t>
      </w:r>
    </w:p>
    <w:p w14:paraId="2F8D3E6A" w14:textId="77777777" w:rsidR="00820D7F" w:rsidRPr="00FA62B9" w:rsidRDefault="00820D7F">
      <w:pPr>
        <w:rPr>
          <w:sz w:val="32"/>
          <w:szCs w:val="32"/>
        </w:rPr>
      </w:pPr>
      <w:r w:rsidRPr="00FA62B9">
        <w:rPr>
          <w:sz w:val="32"/>
          <w:szCs w:val="32"/>
        </w:rPr>
        <w:br w:type="page"/>
      </w:r>
    </w:p>
    <w:p w14:paraId="086EF276" w14:textId="0529CC3F" w:rsidR="00F340B2" w:rsidRPr="00FA62B9" w:rsidRDefault="00202F43" w:rsidP="001E16D9">
      <w:r w:rsidRPr="00FA62B9">
        <w:rPr>
          <w:sz w:val="32"/>
          <w:szCs w:val="32"/>
        </w:rPr>
        <w:lastRenderedPageBreak/>
        <w:t>LIPIEC</w:t>
      </w:r>
    </w:p>
    <w:p w14:paraId="086EF277" w14:textId="39A3E7CB" w:rsidR="00F340B2" w:rsidRPr="00FA62B9" w:rsidRDefault="00202F43" w:rsidP="001E16D9">
      <w:r w:rsidRPr="00FA62B9">
        <w:t>1 lipca 2024 r., poniedziałek</w:t>
      </w:r>
    </w:p>
    <w:p w14:paraId="0625F2BB" w14:textId="3FD4926E" w:rsidR="002026E5" w:rsidRPr="00FA62B9" w:rsidRDefault="002026E5" w:rsidP="002026E5">
      <w:r w:rsidRPr="00FA62B9">
        <w:t xml:space="preserve">Dyżurni oddający: Paweł Kojs i </w:t>
      </w:r>
      <w:r w:rsidR="00F60486" w:rsidRPr="00FA62B9">
        <w:t>Anna Kosoń</w:t>
      </w:r>
    </w:p>
    <w:p w14:paraId="581C0D87" w14:textId="1304B3FE" w:rsidR="002026E5" w:rsidRPr="00FA62B9" w:rsidRDefault="002026E5" w:rsidP="002026E5">
      <w:r w:rsidRPr="00FA62B9">
        <w:t xml:space="preserve">Dyżurni przyjmujący: Piotr Zakrzewski </w:t>
      </w:r>
      <w:r w:rsidR="00F60486" w:rsidRPr="00FA62B9">
        <w:t>i Lucjan Świder</w:t>
      </w:r>
    </w:p>
    <w:p w14:paraId="086EF278" w14:textId="6AF51B0F" w:rsidR="00F340B2" w:rsidRPr="00FA62B9" w:rsidRDefault="00202F43" w:rsidP="002026E5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F279" w14:textId="77777777" w:rsidR="00F340B2" w:rsidRPr="00FA62B9" w:rsidRDefault="00F340B2" w:rsidP="001E16D9"/>
    <w:p w14:paraId="086EF27A" w14:textId="77777777" w:rsidR="00F340B2" w:rsidRPr="00FA62B9" w:rsidRDefault="00202F43" w:rsidP="001E16D9">
      <w:r w:rsidRPr="00FA62B9">
        <w:t>Liczenie zwierząt: ~500-530 jeleniowatych + ~50 owiec w kwaterach. Wszystkie zwierzęta w dobrym stanie zdrowia.</w:t>
      </w:r>
    </w:p>
    <w:p w14:paraId="086EF27B" w14:textId="77777777" w:rsidR="00F340B2" w:rsidRPr="00FA62B9" w:rsidRDefault="00F340B2" w:rsidP="001E16D9"/>
    <w:p w14:paraId="086EF27C" w14:textId="6056210F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27D" w14:textId="77777777" w:rsidR="00F340B2" w:rsidRPr="00FA62B9" w:rsidRDefault="00F340B2" w:rsidP="001E16D9"/>
    <w:p w14:paraId="086EF27E" w14:textId="727D53B5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zachowania stada danieli podczas żerowania.</w:t>
      </w:r>
      <w:r w:rsidR="00202F43" w:rsidRPr="00FA62B9">
        <w:t xml:space="preserve"> Stado spokojne, bez oznak chorób czy urazów.</w:t>
      </w:r>
    </w:p>
    <w:p w14:paraId="086EF27F" w14:textId="77777777" w:rsidR="00F340B2" w:rsidRPr="00FA62B9" w:rsidRDefault="00F340B2" w:rsidP="001E16D9"/>
    <w:p w14:paraId="086EF280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281" w14:textId="77777777" w:rsidR="00F340B2" w:rsidRPr="00FA62B9" w:rsidRDefault="00F340B2" w:rsidP="001E16D9"/>
    <w:p w14:paraId="086EF282" w14:textId="5236CC8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+21.5°C), kontrola systemu wodociągowego (zawory, węże, pompy). System sprawny, bez wycieków.</w:t>
      </w:r>
    </w:p>
    <w:p w14:paraId="086EF283" w14:textId="77777777" w:rsidR="00F340B2" w:rsidRPr="00FA62B9" w:rsidRDefault="00F340B2" w:rsidP="001E16D9"/>
    <w:p w14:paraId="086EF284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285" w14:textId="77777777" w:rsidR="00F340B2" w:rsidRPr="00FA62B9" w:rsidRDefault="00F340B2" w:rsidP="001E16D9"/>
    <w:p w14:paraId="086EF286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287" w14:textId="77777777" w:rsidR="00F340B2" w:rsidRPr="00FA62B9" w:rsidRDefault="00F340B2" w:rsidP="001E16D9"/>
    <w:p w14:paraId="086EF288" w14:textId="2300E1F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289" w14:textId="77777777" w:rsidR="00F340B2" w:rsidRPr="00FA62B9" w:rsidRDefault="00F340B2" w:rsidP="001E16D9"/>
    <w:p w14:paraId="086EF28A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14°C, max 29°C, średnia 21.5°C; opady deszczu 14.0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28B" w14:textId="77777777" w:rsidR="00F340B2" w:rsidRPr="00FA62B9" w:rsidRDefault="00F340B2" w:rsidP="001E16D9"/>
    <w:p w14:paraId="086EF28C" w14:textId="77777777" w:rsidR="00F340B2" w:rsidRPr="00FA62B9" w:rsidRDefault="00202F43" w:rsidP="001E16D9">
      <w:r w:rsidRPr="00FA62B9">
        <w:t>Bez zdarzeń nadzwyczajnych, dyżur zakończony bez uwag.</w:t>
      </w:r>
    </w:p>
    <w:p w14:paraId="086EF28D" w14:textId="77777777" w:rsidR="00F340B2" w:rsidRPr="00FA62B9" w:rsidRDefault="00F340B2" w:rsidP="001E16D9"/>
    <w:p w14:paraId="086EF28E" w14:textId="21D74B27" w:rsidR="00F340B2" w:rsidRPr="00FA62B9" w:rsidRDefault="00B9574E" w:rsidP="001E16D9">
      <w:r w:rsidRPr="00FA62B9">
        <w:rPr>
          <w:i/>
          <w:iCs/>
        </w:rPr>
        <w:t xml:space="preserve">Dyżurny: </w:t>
      </w:r>
      <w:r w:rsidR="00D444EC" w:rsidRPr="00FA62B9">
        <w:t>Piotr Zakrzewski</w:t>
      </w:r>
    </w:p>
    <w:p w14:paraId="086EF28F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01.07.2024</w:t>
      </w:r>
    </w:p>
    <w:p w14:paraId="086EF290" w14:textId="70B72BE0" w:rsidR="00F340B2" w:rsidRPr="00FA62B9" w:rsidRDefault="00202F43" w:rsidP="001E16D9">
      <w:r w:rsidRPr="00FA62B9">
        <w:t>___</w:t>
      </w:r>
    </w:p>
    <w:p w14:paraId="3E1D0D73" w14:textId="77777777" w:rsidR="007E7E9C" w:rsidRPr="00FA62B9" w:rsidRDefault="007E7E9C">
      <w:r w:rsidRPr="00FA62B9">
        <w:br w:type="page"/>
      </w:r>
    </w:p>
    <w:p w14:paraId="086EF291" w14:textId="5AD31A42" w:rsidR="00F340B2" w:rsidRPr="00FA62B9" w:rsidRDefault="00202F43" w:rsidP="001E16D9">
      <w:r w:rsidRPr="00FA62B9">
        <w:lastRenderedPageBreak/>
        <w:t>2 lipca 2024 r., wtorek</w:t>
      </w:r>
    </w:p>
    <w:p w14:paraId="7A8ECCEE" w14:textId="4FB0A216" w:rsidR="00F60486" w:rsidRPr="00FA62B9" w:rsidRDefault="00F60486" w:rsidP="001E16D9">
      <w:r w:rsidRPr="00FA62B9">
        <w:t xml:space="preserve">Dyżurni: Piotr Zakrzewski i Lucjan Świder </w:t>
      </w:r>
    </w:p>
    <w:p w14:paraId="086EF292" w14:textId="41714057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4430BD" w:rsidRPr="00FA62B9">
        <w:t>Obserwacja</w:t>
      </w:r>
      <w:proofErr w:type="gramEnd"/>
      <w:r w:rsidR="004430BD" w:rsidRPr="00FA62B9">
        <w:t xml:space="preserve"> zachowania stada danieli podczas żerowania.</w:t>
      </w:r>
      <w:r w:rsidR="00202F43" w:rsidRPr="00FA62B9">
        <w:t xml:space="preserve"> Stado spokojne, bez oznak chorób czy urazów.</w:t>
      </w:r>
    </w:p>
    <w:p w14:paraId="086EF293" w14:textId="77777777" w:rsidR="00F340B2" w:rsidRPr="00FA62B9" w:rsidRDefault="00F340B2" w:rsidP="001E16D9"/>
    <w:p w14:paraId="086EF294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295" w14:textId="77777777" w:rsidR="00F340B2" w:rsidRPr="00FA62B9" w:rsidRDefault="00F340B2" w:rsidP="001E16D9"/>
    <w:p w14:paraId="086EF296" w14:textId="7F9FD3A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+22.5°C), kontrola systemu wodociągowego (zawory, węże, pompy). System sprawny, bez wycieków.</w:t>
      </w:r>
    </w:p>
    <w:p w14:paraId="086EF297" w14:textId="77777777" w:rsidR="00F340B2" w:rsidRPr="00FA62B9" w:rsidRDefault="00F340B2" w:rsidP="001E16D9"/>
    <w:p w14:paraId="086EF298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299" w14:textId="77777777" w:rsidR="00F340B2" w:rsidRPr="00FA62B9" w:rsidRDefault="00F340B2" w:rsidP="001E16D9"/>
    <w:p w14:paraId="086EF29A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29B" w14:textId="77777777" w:rsidR="00F340B2" w:rsidRPr="00FA62B9" w:rsidRDefault="00F340B2" w:rsidP="001E16D9"/>
    <w:p w14:paraId="086EF29C" w14:textId="4708D0B1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29D" w14:textId="77777777" w:rsidR="00F340B2" w:rsidRPr="00FA62B9" w:rsidRDefault="00F340B2" w:rsidP="001E16D9"/>
    <w:p w14:paraId="086EF29E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15°C, max 30°C, średnia 22.5°C; opady deszczu 3.0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29F" w14:textId="77777777" w:rsidR="00F340B2" w:rsidRPr="00FA62B9" w:rsidRDefault="00F340B2" w:rsidP="001E16D9"/>
    <w:p w14:paraId="086EF2A0" w14:textId="77777777" w:rsidR="00F340B2" w:rsidRPr="00FA62B9" w:rsidRDefault="00202F43" w:rsidP="001E16D9">
      <w:r w:rsidRPr="00FA62B9">
        <w:t>Bez zdarzeń nadzwyczajnych, dyżur zakończony bez uwag.</w:t>
      </w:r>
    </w:p>
    <w:p w14:paraId="086EF2A1" w14:textId="77777777" w:rsidR="00F340B2" w:rsidRPr="00FA62B9" w:rsidRDefault="00F340B2" w:rsidP="001E16D9"/>
    <w:p w14:paraId="3FAB496C" w14:textId="77777777" w:rsidR="00AB0557" w:rsidRPr="00FA62B9" w:rsidRDefault="00B9574E" w:rsidP="001E16D9">
      <w:r w:rsidRPr="00FA62B9">
        <w:rPr>
          <w:i/>
          <w:iCs/>
        </w:rPr>
        <w:t xml:space="preserve">Dyżurny: </w:t>
      </w:r>
      <w:r w:rsidR="00AB0557" w:rsidRPr="00FA62B9">
        <w:t xml:space="preserve">Piotr Zakrzewski </w:t>
      </w:r>
    </w:p>
    <w:p w14:paraId="086EF2A3" w14:textId="2A3B4AA4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02.07.2024</w:t>
      </w:r>
    </w:p>
    <w:p w14:paraId="086EF2A4" w14:textId="25CE70F8" w:rsidR="00F340B2" w:rsidRPr="00FA62B9" w:rsidRDefault="00202F43" w:rsidP="001E16D9">
      <w:r w:rsidRPr="00FA62B9">
        <w:t>___</w:t>
      </w:r>
    </w:p>
    <w:p w14:paraId="57B4E844" w14:textId="77777777" w:rsidR="007E7E9C" w:rsidRPr="00FA62B9" w:rsidRDefault="007E7E9C">
      <w:r w:rsidRPr="00FA62B9">
        <w:br w:type="page"/>
      </w:r>
    </w:p>
    <w:p w14:paraId="086EF2A5" w14:textId="49E48AE0" w:rsidR="00F340B2" w:rsidRPr="00FA62B9" w:rsidRDefault="00202F43" w:rsidP="001E16D9">
      <w:r w:rsidRPr="00FA62B9">
        <w:lastRenderedPageBreak/>
        <w:t>3 lipca 2024 r., środa</w:t>
      </w:r>
    </w:p>
    <w:p w14:paraId="20484A50" w14:textId="44509034" w:rsidR="00F60486" w:rsidRPr="00FA62B9" w:rsidRDefault="00F60486" w:rsidP="00F60486">
      <w:r w:rsidRPr="00FA62B9">
        <w:t xml:space="preserve">Dyżurni: Piotr Zakrzewski </w:t>
      </w:r>
      <w:r w:rsidR="00D444EC" w:rsidRPr="00FA62B9">
        <w:t>i Lucjan Świder</w:t>
      </w:r>
    </w:p>
    <w:p w14:paraId="086EF2A6" w14:textId="086E4915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zachowania stada danieli podczas żerowania.</w:t>
      </w:r>
      <w:r w:rsidR="00202F43" w:rsidRPr="00FA62B9">
        <w:t xml:space="preserve"> Stado spokojne, bez oznak chorób czy urazów.</w:t>
      </w:r>
    </w:p>
    <w:p w14:paraId="086EF2A7" w14:textId="77777777" w:rsidR="00F340B2" w:rsidRPr="00FA62B9" w:rsidRDefault="00F340B2" w:rsidP="001E16D9"/>
    <w:p w14:paraId="086EF2A8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2A9" w14:textId="77777777" w:rsidR="00F340B2" w:rsidRPr="00FA62B9" w:rsidRDefault="00F340B2" w:rsidP="001E16D9"/>
    <w:p w14:paraId="086EF2AA" w14:textId="6302E1A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+22.5°C), kontrola systemu wodociągowego (zawory, węże, pompy). System sprawny, bez wycieków.</w:t>
      </w:r>
    </w:p>
    <w:p w14:paraId="086EF2AB" w14:textId="77777777" w:rsidR="00F340B2" w:rsidRPr="00FA62B9" w:rsidRDefault="00F340B2" w:rsidP="001E16D9"/>
    <w:p w14:paraId="086EF2AC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2AD" w14:textId="77777777" w:rsidR="00F340B2" w:rsidRPr="00FA62B9" w:rsidRDefault="00F340B2" w:rsidP="001E16D9"/>
    <w:p w14:paraId="086EF2AE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2AF" w14:textId="77777777" w:rsidR="00F340B2" w:rsidRPr="00FA62B9" w:rsidRDefault="00F340B2" w:rsidP="001E16D9"/>
    <w:p w14:paraId="086EF2B0" w14:textId="469FF7D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2B1" w14:textId="77777777" w:rsidR="00F340B2" w:rsidRPr="00FA62B9" w:rsidRDefault="00F340B2" w:rsidP="001E16D9"/>
    <w:p w14:paraId="086EF2B2" w14:textId="77777777" w:rsidR="00F340B2" w:rsidRPr="00FA62B9" w:rsidRDefault="00202F43" w:rsidP="001E16D9">
      <w:r w:rsidRPr="00FA62B9">
        <w:rPr>
          <w:i/>
          <w:iCs/>
        </w:rPr>
        <w:t>Warunki meteorologiczne: temperatura min 15°C, max 30°C, średnia 22.5°C; brak opadów.</w:t>
      </w:r>
    </w:p>
    <w:p w14:paraId="086EF2B3" w14:textId="77777777" w:rsidR="00F340B2" w:rsidRPr="00FA62B9" w:rsidRDefault="00F340B2" w:rsidP="001E16D9"/>
    <w:p w14:paraId="086EF2B4" w14:textId="77777777" w:rsidR="00F340B2" w:rsidRPr="00FA62B9" w:rsidRDefault="00202F43" w:rsidP="001E16D9">
      <w:r w:rsidRPr="00FA62B9">
        <w:t>Bez zdarzeń nadzwyczajnych, dyżur zakończony bez uwag.</w:t>
      </w:r>
    </w:p>
    <w:p w14:paraId="086EF2B5" w14:textId="77777777" w:rsidR="00F340B2" w:rsidRPr="00FA62B9" w:rsidRDefault="00F340B2" w:rsidP="001E16D9"/>
    <w:p w14:paraId="086EF2B6" w14:textId="2ECBCFA2" w:rsidR="00F340B2" w:rsidRPr="00FA62B9" w:rsidRDefault="00AB0557" w:rsidP="001E16D9">
      <w:r w:rsidRPr="00FA62B9">
        <w:t>Piotr Zakrzewski</w:t>
      </w:r>
    </w:p>
    <w:p w14:paraId="086EF2B7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03.07.2024</w:t>
      </w:r>
    </w:p>
    <w:p w14:paraId="086EF2B8" w14:textId="7139CDC7" w:rsidR="00F340B2" w:rsidRPr="00FA62B9" w:rsidRDefault="00202F43" w:rsidP="001E16D9">
      <w:r w:rsidRPr="00FA62B9">
        <w:t>___</w:t>
      </w:r>
    </w:p>
    <w:p w14:paraId="645998A1" w14:textId="77777777" w:rsidR="007E7E9C" w:rsidRPr="00FA62B9" w:rsidRDefault="007E7E9C">
      <w:r w:rsidRPr="00FA62B9">
        <w:br w:type="page"/>
      </w:r>
    </w:p>
    <w:p w14:paraId="086EF2B9" w14:textId="0BB1A6C9" w:rsidR="00F340B2" w:rsidRPr="00FA62B9" w:rsidRDefault="00202F43" w:rsidP="001E16D9">
      <w:r w:rsidRPr="00FA62B9">
        <w:lastRenderedPageBreak/>
        <w:t>4 lipca 2024 r., czwartek</w:t>
      </w:r>
    </w:p>
    <w:p w14:paraId="0AA069AE" w14:textId="0F43DF1A" w:rsidR="00F60486" w:rsidRPr="00FA62B9" w:rsidRDefault="00F60486" w:rsidP="00F60486">
      <w:r w:rsidRPr="00FA62B9">
        <w:t xml:space="preserve">Dyżurni: Piotr Zakrzewski </w:t>
      </w:r>
      <w:r w:rsidR="00D444EC" w:rsidRPr="00FA62B9">
        <w:t>i Lucjan Świder</w:t>
      </w:r>
    </w:p>
    <w:p w14:paraId="086EF2BA" w14:textId="4C345B97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4430BD" w:rsidRPr="00FA62B9">
        <w:t>Obserwacja</w:t>
      </w:r>
      <w:proofErr w:type="gramEnd"/>
      <w:r w:rsidR="004430BD" w:rsidRPr="00FA62B9">
        <w:t xml:space="preserve"> zachowania stada danieli podczas żerowania.</w:t>
      </w:r>
      <w:r w:rsidR="00202F43" w:rsidRPr="00FA62B9">
        <w:t xml:space="preserve"> Stado spokojne, bez oznak chorób czy urazów.</w:t>
      </w:r>
    </w:p>
    <w:p w14:paraId="086EF2BB" w14:textId="77777777" w:rsidR="00F340B2" w:rsidRPr="00FA62B9" w:rsidRDefault="00F340B2" w:rsidP="001E16D9"/>
    <w:p w14:paraId="086EF2BC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2BD" w14:textId="77777777" w:rsidR="00F340B2" w:rsidRPr="00FA62B9" w:rsidRDefault="00F340B2" w:rsidP="001E16D9"/>
    <w:p w14:paraId="086EF2BE" w14:textId="6FEDAE92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+23°C), kontrola systemu wodociągowego (zawory, węże, pompy). System sprawny, bez wycieków.</w:t>
      </w:r>
    </w:p>
    <w:p w14:paraId="086EF2BF" w14:textId="77777777" w:rsidR="00F340B2" w:rsidRPr="00FA62B9" w:rsidRDefault="00F340B2" w:rsidP="001E16D9"/>
    <w:p w14:paraId="086EF2C0" w14:textId="73BD004C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2C1" w14:textId="77777777" w:rsidR="00F340B2" w:rsidRPr="00FA62B9" w:rsidRDefault="00F340B2" w:rsidP="001E16D9"/>
    <w:p w14:paraId="086EF2C2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2C3" w14:textId="77777777" w:rsidR="00F340B2" w:rsidRPr="00FA62B9" w:rsidRDefault="00F340B2" w:rsidP="001E16D9"/>
    <w:p w14:paraId="086EF2C4" w14:textId="6542B18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2C5" w14:textId="77777777" w:rsidR="00F340B2" w:rsidRPr="00FA62B9" w:rsidRDefault="00F340B2" w:rsidP="001E16D9"/>
    <w:p w14:paraId="086EF2C6" w14:textId="77777777" w:rsidR="00F340B2" w:rsidRPr="00FA62B9" w:rsidRDefault="00202F43" w:rsidP="001E16D9">
      <w:r w:rsidRPr="00FA62B9">
        <w:rPr>
          <w:i/>
          <w:iCs/>
        </w:rPr>
        <w:t>Warunki meteorologiczne: temperatura min 16°C, max 30°C, średnia 23°C; brak opadów.</w:t>
      </w:r>
    </w:p>
    <w:p w14:paraId="086EF2C7" w14:textId="77777777" w:rsidR="00F340B2" w:rsidRPr="00FA62B9" w:rsidRDefault="00F340B2" w:rsidP="001E16D9"/>
    <w:p w14:paraId="086EF2C8" w14:textId="77777777" w:rsidR="00F340B2" w:rsidRPr="00FA62B9" w:rsidRDefault="00202F43" w:rsidP="001E16D9">
      <w:r w:rsidRPr="00FA62B9">
        <w:t>Bez zdarzeń nadzwyczajnych, dyżur zakończony bez uwag.</w:t>
      </w:r>
    </w:p>
    <w:p w14:paraId="086EF2C9" w14:textId="77777777" w:rsidR="00F340B2" w:rsidRPr="00FA62B9" w:rsidRDefault="00F340B2" w:rsidP="001E16D9"/>
    <w:p w14:paraId="086EF2CA" w14:textId="577AB8D2" w:rsidR="00F340B2" w:rsidRPr="00FA62B9" w:rsidRDefault="00B9574E" w:rsidP="001E16D9">
      <w:r w:rsidRPr="00FA62B9">
        <w:rPr>
          <w:i/>
          <w:iCs/>
        </w:rPr>
        <w:t xml:space="preserve">Dyżurny: </w:t>
      </w:r>
      <w:r w:rsidR="00D444EC" w:rsidRPr="00FA62B9">
        <w:t>Piotr Zakrzewski</w:t>
      </w:r>
    </w:p>
    <w:p w14:paraId="086EF2CB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04.07.2024</w:t>
      </w:r>
    </w:p>
    <w:p w14:paraId="086EF2CC" w14:textId="3A72B491" w:rsidR="00F340B2" w:rsidRPr="00FA62B9" w:rsidRDefault="00202F43" w:rsidP="001E16D9">
      <w:r w:rsidRPr="00FA62B9">
        <w:t>___</w:t>
      </w:r>
    </w:p>
    <w:p w14:paraId="4EB87538" w14:textId="77777777" w:rsidR="007E7E9C" w:rsidRPr="00FA62B9" w:rsidRDefault="007E7E9C">
      <w:r w:rsidRPr="00FA62B9">
        <w:br w:type="page"/>
      </w:r>
    </w:p>
    <w:p w14:paraId="086EF2CD" w14:textId="4B69F5B1" w:rsidR="00F340B2" w:rsidRPr="00FA62B9" w:rsidRDefault="00202F43" w:rsidP="001E16D9">
      <w:r w:rsidRPr="00FA62B9">
        <w:lastRenderedPageBreak/>
        <w:t>5 lipca 2024 r., piątek</w:t>
      </w:r>
    </w:p>
    <w:p w14:paraId="137F4352" w14:textId="5F10A5C7" w:rsidR="007A1FBB" w:rsidRPr="00FA62B9" w:rsidRDefault="007A1FBB" w:rsidP="007A1FBB">
      <w:r w:rsidRPr="00FA62B9">
        <w:t xml:space="preserve">Dyżurni oddający: </w:t>
      </w:r>
      <w:r w:rsidR="00F60486" w:rsidRPr="00FA62B9">
        <w:t xml:space="preserve">Piotr Zakrzewski </w:t>
      </w:r>
      <w:r w:rsidR="00D444EC" w:rsidRPr="00FA62B9">
        <w:t>i Lucjan Świder</w:t>
      </w:r>
    </w:p>
    <w:p w14:paraId="14466966" w14:textId="715BC54F" w:rsidR="007A1FBB" w:rsidRPr="00FA62B9" w:rsidRDefault="007A1FBB" w:rsidP="008E57D5">
      <w:r w:rsidRPr="00FA62B9">
        <w:t xml:space="preserve">Dyżurni przyjmujący: Paweł </w:t>
      </w:r>
      <w:proofErr w:type="spellStart"/>
      <w:r w:rsidRPr="00FA62B9">
        <w:t>Kojs</w:t>
      </w:r>
      <w:proofErr w:type="spellEnd"/>
      <w:r w:rsidRPr="00FA62B9">
        <w:t xml:space="preserve"> i </w:t>
      </w:r>
      <w:ins w:id="75" w:author="Reviewer" w:date="2025-11-14T08:47:00Z">
        <w:r w:rsidR="008E57D5">
          <w:t>Lucjan Świder</w:t>
        </w:r>
      </w:ins>
      <w:del w:id="76" w:author="Reviewer" w:date="2025-11-14T08:46:00Z">
        <w:r w:rsidRPr="00FA62B9" w:rsidDel="008E57D5">
          <w:delText>Arkadiusz Nowak</w:delText>
        </w:r>
      </w:del>
    </w:p>
    <w:p w14:paraId="086EF2CE" w14:textId="1EF24680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zachowania stada danieli podczas żerowania.</w:t>
      </w:r>
      <w:r w:rsidR="00202F43" w:rsidRPr="00FA62B9">
        <w:t xml:space="preserve"> Stado spokojne, bez oznak chorób czy urazów.</w:t>
      </w:r>
    </w:p>
    <w:p w14:paraId="086EF2CF" w14:textId="77777777" w:rsidR="00F340B2" w:rsidRPr="00FA62B9" w:rsidRDefault="00F340B2" w:rsidP="001E16D9"/>
    <w:p w14:paraId="086EF2D0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2D1" w14:textId="77777777" w:rsidR="00F340B2" w:rsidRPr="00FA62B9" w:rsidRDefault="00F340B2" w:rsidP="001E16D9"/>
    <w:p w14:paraId="086EF2D2" w14:textId="51D3DBE1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+23°C), kontrola systemu wodociągowego (zawory, węże, pompy). System sprawny, bez wycieków.</w:t>
      </w:r>
    </w:p>
    <w:p w14:paraId="086EF2D3" w14:textId="77777777" w:rsidR="00F340B2" w:rsidRPr="00FA62B9" w:rsidRDefault="00F340B2" w:rsidP="001E16D9"/>
    <w:p w14:paraId="086EF2D4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2D5" w14:textId="77777777" w:rsidR="00F340B2" w:rsidRPr="00FA62B9" w:rsidRDefault="00F340B2" w:rsidP="001E16D9"/>
    <w:p w14:paraId="086EF2D6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2D7" w14:textId="77777777" w:rsidR="00F340B2" w:rsidRPr="00FA62B9" w:rsidRDefault="00F340B2" w:rsidP="001E16D9"/>
    <w:p w14:paraId="086EF2D8" w14:textId="3C044DB0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2D9" w14:textId="77777777" w:rsidR="00F340B2" w:rsidRPr="00FA62B9" w:rsidRDefault="00F340B2" w:rsidP="001E16D9"/>
    <w:p w14:paraId="086EF2DA" w14:textId="77777777" w:rsidR="00F340B2" w:rsidRPr="00FA62B9" w:rsidRDefault="00202F43" w:rsidP="001E16D9">
      <w:r w:rsidRPr="00FA62B9">
        <w:t xml:space="preserve">Czynności tygodniowe: Koszenie terenów zielonych. Kontrola systemu nawadniania. Monitoring stanu pastwisk. Obserwacja </w:t>
      </w:r>
      <w:proofErr w:type="spellStart"/>
      <w:r w:rsidRPr="00FA62B9">
        <w:t>wycieleń</w:t>
      </w:r>
      <w:proofErr w:type="spellEnd"/>
      <w:r w:rsidRPr="00FA62B9">
        <w:t xml:space="preserve"> łań i cieląt.</w:t>
      </w:r>
    </w:p>
    <w:p w14:paraId="086EF2DB" w14:textId="77777777" w:rsidR="00F340B2" w:rsidRPr="00FA62B9" w:rsidRDefault="00F340B2" w:rsidP="001E16D9"/>
    <w:p w14:paraId="086EF2DC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F2DD" w14:textId="77777777" w:rsidR="00F340B2" w:rsidRPr="00FA62B9" w:rsidRDefault="00F340B2" w:rsidP="001E16D9"/>
    <w:p w14:paraId="086EF2DE" w14:textId="77777777" w:rsidR="00F340B2" w:rsidRPr="00FA62B9" w:rsidRDefault="00202F43" w:rsidP="001E16D9">
      <w:r w:rsidRPr="00FA62B9">
        <w:rPr>
          <w:i/>
          <w:iCs/>
        </w:rPr>
        <w:t>Warunki meteorologiczne: temperatura min 16°C, max 30°C, średnia 23°C; brak opadów.</w:t>
      </w:r>
    </w:p>
    <w:p w14:paraId="086EF2DF" w14:textId="77777777" w:rsidR="00F340B2" w:rsidRPr="00FA62B9" w:rsidRDefault="00F340B2" w:rsidP="001E16D9"/>
    <w:p w14:paraId="086EF2E0" w14:textId="77777777" w:rsidR="00F340B2" w:rsidRPr="00FA62B9" w:rsidRDefault="00202F43" w:rsidP="001E16D9">
      <w:r w:rsidRPr="00FA62B9">
        <w:t>Bez zdarzeń nadzwyczajnych, dyżur zakończony bez uwag.</w:t>
      </w:r>
    </w:p>
    <w:p w14:paraId="086EF2E1" w14:textId="77777777" w:rsidR="00F340B2" w:rsidRPr="00FA62B9" w:rsidRDefault="00F340B2" w:rsidP="001E16D9"/>
    <w:p w14:paraId="086EF2E2" w14:textId="3D03D9E2" w:rsidR="00F340B2" w:rsidRPr="00FA62B9" w:rsidRDefault="00B9574E" w:rsidP="001E16D9">
      <w:r w:rsidRPr="00FA62B9">
        <w:rPr>
          <w:i/>
          <w:iCs/>
        </w:rPr>
        <w:t xml:space="preserve">Dyżurny: Paweł </w:t>
      </w:r>
      <w:commentRangeStart w:id="77"/>
      <w:proofErr w:type="spellStart"/>
      <w:r w:rsidRPr="00FA62B9">
        <w:rPr>
          <w:i/>
          <w:iCs/>
        </w:rPr>
        <w:t>Kojs</w:t>
      </w:r>
      <w:commentRangeEnd w:id="77"/>
      <w:proofErr w:type="spellEnd"/>
      <w:r w:rsidR="00A3247D">
        <w:rPr>
          <w:rStyle w:val="Odwoaniedokomentarza"/>
        </w:rPr>
        <w:commentReference w:id="77"/>
      </w:r>
      <w:r w:rsidR="00EF1843" w:rsidRPr="00FA62B9">
        <w:rPr>
          <w:noProof/>
        </w:rPr>
        <w:drawing>
          <wp:inline distT="0" distB="0" distL="0" distR="0" wp14:anchorId="57CA9A5A" wp14:editId="12905414">
            <wp:extent cx="1095375" cy="565454"/>
            <wp:effectExtent l="0" t="0" r="0" b="6350"/>
            <wp:docPr id="1195806735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</w:p>
    <w:p w14:paraId="086EF2E3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05.07.2024</w:t>
      </w:r>
    </w:p>
    <w:p w14:paraId="086EF2E4" w14:textId="6FBB5AAC" w:rsidR="00F340B2" w:rsidRPr="00FA62B9" w:rsidRDefault="00202F43" w:rsidP="001E16D9">
      <w:r w:rsidRPr="00FA62B9">
        <w:t>___</w:t>
      </w:r>
    </w:p>
    <w:p w14:paraId="093FC7D1" w14:textId="77777777" w:rsidR="007E7E9C" w:rsidRPr="00FA62B9" w:rsidRDefault="007E7E9C">
      <w:r w:rsidRPr="00FA62B9">
        <w:br w:type="page"/>
      </w:r>
    </w:p>
    <w:p w14:paraId="086EF2E5" w14:textId="23B2CA79" w:rsidR="00F340B2" w:rsidRPr="00FA62B9" w:rsidRDefault="00202F43" w:rsidP="001E16D9">
      <w:r w:rsidRPr="00FA62B9">
        <w:lastRenderedPageBreak/>
        <w:t>6 lipca 2024 r., sobota</w:t>
      </w:r>
    </w:p>
    <w:p w14:paraId="41785ECE" w14:textId="7AE6F6CF" w:rsidR="00A02C07" w:rsidRPr="00FA62B9" w:rsidRDefault="00A02C07" w:rsidP="008E57D5">
      <w:r w:rsidRPr="00FA62B9">
        <w:t xml:space="preserve">Dyżurni: Paweł </w:t>
      </w:r>
      <w:proofErr w:type="spellStart"/>
      <w:r w:rsidRPr="00FA62B9">
        <w:t>Kojs</w:t>
      </w:r>
      <w:proofErr w:type="spellEnd"/>
      <w:r w:rsidRPr="00FA62B9">
        <w:t xml:space="preserve"> i </w:t>
      </w:r>
      <w:ins w:id="78" w:author="Reviewer" w:date="2025-11-14T08:47:00Z">
        <w:r w:rsidR="008E57D5">
          <w:t>Lucjan Świder</w:t>
        </w:r>
      </w:ins>
      <w:del w:id="79" w:author="Reviewer" w:date="2025-11-14T08:46:00Z">
        <w:r w:rsidRPr="00FA62B9" w:rsidDel="008E57D5">
          <w:delText>Arkadiusz Nowak</w:delText>
        </w:r>
      </w:del>
    </w:p>
    <w:p w14:paraId="086EF2E6" w14:textId="1544D94C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4430BD" w:rsidRPr="00FA62B9">
        <w:t>Zmiana</w:t>
      </w:r>
      <w:proofErr w:type="gramEnd"/>
      <w:r w:rsidR="004430BD" w:rsidRPr="00FA62B9">
        <w:t xml:space="preserve"> kwater jeleni </w:t>
      </w:r>
      <w:proofErr w:type="spellStart"/>
      <w:r w:rsidR="004430BD" w:rsidRPr="00FA62B9">
        <w:t>szlachtnych</w:t>
      </w:r>
      <w:proofErr w:type="spellEnd"/>
      <w:r w:rsidR="00202F43" w:rsidRPr="00FA62B9">
        <w:t xml:space="preserve"> Stado spokojne, bez oznak chorób czy urazów.</w:t>
      </w:r>
    </w:p>
    <w:p w14:paraId="086EF2E7" w14:textId="77777777" w:rsidR="00F340B2" w:rsidRPr="00FA62B9" w:rsidRDefault="00F340B2" w:rsidP="001E16D9"/>
    <w:p w14:paraId="086EF2E8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2E9" w14:textId="77777777" w:rsidR="00F340B2" w:rsidRPr="00FA62B9" w:rsidRDefault="00F340B2" w:rsidP="001E16D9"/>
    <w:p w14:paraId="086EF2EA" w14:textId="73236DB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+23°C), kontrola systemu wodociągowego (zawory, węże, pompy). System sprawny, bez wycieków.</w:t>
      </w:r>
    </w:p>
    <w:p w14:paraId="086EF2EB" w14:textId="77777777" w:rsidR="00F340B2" w:rsidRPr="00FA62B9" w:rsidRDefault="00F340B2" w:rsidP="001E16D9"/>
    <w:p w14:paraId="086EF2EC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2ED" w14:textId="77777777" w:rsidR="00F340B2" w:rsidRPr="00FA62B9" w:rsidRDefault="00F340B2" w:rsidP="001E16D9"/>
    <w:p w14:paraId="086EF2EE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2EF" w14:textId="77777777" w:rsidR="00F340B2" w:rsidRPr="00FA62B9" w:rsidRDefault="00F340B2" w:rsidP="001E16D9"/>
    <w:p w14:paraId="086EF2F0" w14:textId="073CCEF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2F1" w14:textId="77777777" w:rsidR="00F340B2" w:rsidRPr="00FA62B9" w:rsidRDefault="00F340B2" w:rsidP="001E16D9"/>
    <w:p w14:paraId="086EF2F2" w14:textId="77777777" w:rsidR="00F340B2" w:rsidRPr="00FA62B9" w:rsidRDefault="00202F43" w:rsidP="001E16D9">
      <w:r w:rsidRPr="00FA62B9">
        <w:rPr>
          <w:i/>
          <w:iCs/>
        </w:rPr>
        <w:t>Warunki meteorologiczne: temperatura min 17°C, max 29°C, średnia 23°C; brak opadów.</w:t>
      </w:r>
    </w:p>
    <w:p w14:paraId="086EF2F3" w14:textId="77777777" w:rsidR="00F340B2" w:rsidRPr="00FA62B9" w:rsidRDefault="00F340B2" w:rsidP="001E16D9"/>
    <w:p w14:paraId="086EF2F4" w14:textId="77777777" w:rsidR="00F340B2" w:rsidRPr="00FA62B9" w:rsidRDefault="00202F43" w:rsidP="001E16D9">
      <w:r w:rsidRPr="00FA62B9">
        <w:t>Bez zdarzeń nadzwyczajnych, dyżur zakończony bez uwag.</w:t>
      </w:r>
    </w:p>
    <w:p w14:paraId="086EF2F5" w14:textId="77777777" w:rsidR="00F340B2" w:rsidRPr="00FA62B9" w:rsidRDefault="00F340B2" w:rsidP="001E16D9"/>
    <w:p w14:paraId="086EF2F6" w14:textId="01926882" w:rsidR="00F340B2" w:rsidRPr="00FA62B9" w:rsidRDefault="00B9574E" w:rsidP="001E16D9">
      <w:r w:rsidRPr="00FA62B9">
        <w:rPr>
          <w:i/>
          <w:iCs/>
        </w:rPr>
        <w:t xml:space="preserve">Dyżurny: Paweł </w:t>
      </w:r>
      <w:commentRangeStart w:id="80"/>
      <w:proofErr w:type="spellStart"/>
      <w:r w:rsidRPr="00FA62B9">
        <w:rPr>
          <w:i/>
          <w:iCs/>
        </w:rPr>
        <w:t>Kojs</w:t>
      </w:r>
      <w:commentRangeEnd w:id="80"/>
      <w:proofErr w:type="spellEnd"/>
      <w:r w:rsidR="00A3247D">
        <w:rPr>
          <w:rStyle w:val="Odwoaniedokomentarza"/>
        </w:rPr>
        <w:commentReference w:id="80"/>
      </w:r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35D1E31D" wp14:editId="50029CC9">
            <wp:extent cx="1095375" cy="565454"/>
            <wp:effectExtent l="0" t="0" r="0" b="6350"/>
            <wp:docPr id="584952945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2F7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06.07.2024</w:t>
      </w:r>
    </w:p>
    <w:p w14:paraId="086EF2F8" w14:textId="24D8C68D" w:rsidR="00F340B2" w:rsidRPr="00FA62B9" w:rsidRDefault="00202F43" w:rsidP="001E16D9">
      <w:r w:rsidRPr="00FA62B9">
        <w:t>___</w:t>
      </w:r>
    </w:p>
    <w:p w14:paraId="55888912" w14:textId="77777777" w:rsidR="007E7E9C" w:rsidRPr="00FA62B9" w:rsidRDefault="007E7E9C">
      <w:r w:rsidRPr="00FA62B9">
        <w:br w:type="page"/>
      </w:r>
    </w:p>
    <w:p w14:paraId="086EF2F9" w14:textId="16872A23" w:rsidR="00F340B2" w:rsidRPr="00FA62B9" w:rsidRDefault="00202F43" w:rsidP="001E16D9">
      <w:r w:rsidRPr="00FA62B9">
        <w:lastRenderedPageBreak/>
        <w:t>7 lipca 2024 r., niedziela</w:t>
      </w:r>
    </w:p>
    <w:p w14:paraId="0FFDB740" w14:textId="25D99262" w:rsidR="00A02C07" w:rsidRPr="00FA62B9" w:rsidRDefault="00A02C07" w:rsidP="008E57D5">
      <w:r w:rsidRPr="00FA62B9">
        <w:t xml:space="preserve">Dyżurni: Paweł </w:t>
      </w:r>
      <w:proofErr w:type="spellStart"/>
      <w:r w:rsidRPr="00FA62B9">
        <w:t>Kojs</w:t>
      </w:r>
      <w:proofErr w:type="spellEnd"/>
      <w:r w:rsidRPr="00FA62B9">
        <w:t xml:space="preserve"> i </w:t>
      </w:r>
      <w:del w:id="81" w:author="Reviewer" w:date="2025-11-14T08:47:00Z">
        <w:r w:rsidRPr="00FA62B9" w:rsidDel="008E57D5">
          <w:delText>Arkadiusz Nowak</w:delText>
        </w:r>
      </w:del>
      <w:ins w:id="82" w:author="Reviewer" w:date="2025-11-14T08:47:00Z">
        <w:r w:rsidR="008E57D5">
          <w:t>Lucjan Świder</w:t>
        </w:r>
      </w:ins>
    </w:p>
    <w:p w14:paraId="086EF2FA" w14:textId="756C6EED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Zmiana</w:t>
      </w:r>
      <w:proofErr w:type="gramEnd"/>
      <w:r w:rsidR="004430BD" w:rsidRPr="00FA62B9">
        <w:t xml:space="preserve"> kwater jeleni </w:t>
      </w:r>
      <w:proofErr w:type="spellStart"/>
      <w:r w:rsidR="004430BD" w:rsidRPr="00FA62B9">
        <w:t>szlachtnych</w:t>
      </w:r>
      <w:proofErr w:type="spellEnd"/>
      <w:r w:rsidR="004430BD" w:rsidRPr="00FA62B9">
        <w:t>.</w:t>
      </w:r>
      <w:r w:rsidR="00202F43" w:rsidRPr="00FA62B9">
        <w:t xml:space="preserve"> Stado spokojne, bez oznak chorób czy urazów.</w:t>
      </w:r>
    </w:p>
    <w:p w14:paraId="086EF2FB" w14:textId="77777777" w:rsidR="00F340B2" w:rsidRPr="00FA62B9" w:rsidRDefault="00F340B2" w:rsidP="001E16D9"/>
    <w:p w14:paraId="086EF2FC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2FD" w14:textId="77777777" w:rsidR="00F340B2" w:rsidRPr="00FA62B9" w:rsidRDefault="00F340B2" w:rsidP="001E16D9"/>
    <w:p w14:paraId="086EF2FE" w14:textId="5BB76A6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+23°C), kontrola systemu wodociągowego (zawory, węże, pompy). System sprawny, bez wycieków.</w:t>
      </w:r>
    </w:p>
    <w:p w14:paraId="086EF2FF" w14:textId="77777777" w:rsidR="00F340B2" w:rsidRPr="00FA62B9" w:rsidRDefault="00F340B2" w:rsidP="001E16D9"/>
    <w:p w14:paraId="086EF300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301" w14:textId="77777777" w:rsidR="00F340B2" w:rsidRPr="00FA62B9" w:rsidRDefault="00F340B2" w:rsidP="001E16D9"/>
    <w:p w14:paraId="086EF302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303" w14:textId="77777777" w:rsidR="00F340B2" w:rsidRPr="00FA62B9" w:rsidRDefault="00F340B2" w:rsidP="001E16D9"/>
    <w:p w14:paraId="086EF304" w14:textId="0793CDC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305" w14:textId="77777777" w:rsidR="00F340B2" w:rsidRPr="00FA62B9" w:rsidRDefault="00F340B2" w:rsidP="001E16D9"/>
    <w:p w14:paraId="086EF306" w14:textId="77777777" w:rsidR="00F340B2" w:rsidRPr="00FA62B9" w:rsidRDefault="00202F43" w:rsidP="001E16D9">
      <w:r w:rsidRPr="00FA62B9">
        <w:rPr>
          <w:i/>
          <w:iCs/>
        </w:rPr>
        <w:t>Warunki meteorologiczne: temperatura min 17°C, max 29°C, średnia 23°C; brak opadów.</w:t>
      </w:r>
    </w:p>
    <w:p w14:paraId="086EF307" w14:textId="77777777" w:rsidR="00F340B2" w:rsidRPr="00FA62B9" w:rsidRDefault="00F340B2" w:rsidP="001E16D9"/>
    <w:p w14:paraId="086EF308" w14:textId="77777777" w:rsidR="00F340B2" w:rsidRPr="00FA62B9" w:rsidRDefault="00202F43" w:rsidP="001E16D9">
      <w:r w:rsidRPr="00FA62B9">
        <w:t>Bez zdarzeń nadzwyczajnych, dyżur zakończony bez uwag.</w:t>
      </w:r>
    </w:p>
    <w:p w14:paraId="086EF309" w14:textId="77777777" w:rsidR="00F340B2" w:rsidRPr="00FA62B9" w:rsidRDefault="00F340B2" w:rsidP="001E16D9"/>
    <w:p w14:paraId="086EF30A" w14:textId="2B45E099" w:rsidR="00F340B2" w:rsidRPr="00FA62B9" w:rsidRDefault="00B9574E" w:rsidP="001E16D9">
      <w:r w:rsidRPr="00FA62B9">
        <w:rPr>
          <w:i/>
          <w:iCs/>
        </w:rPr>
        <w:t xml:space="preserve">Dyżurny: Paweł </w:t>
      </w:r>
      <w:commentRangeStart w:id="83"/>
      <w:proofErr w:type="spellStart"/>
      <w:r w:rsidRPr="00FA62B9">
        <w:rPr>
          <w:i/>
          <w:iCs/>
        </w:rPr>
        <w:t>Kojs</w:t>
      </w:r>
      <w:commentRangeEnd w:id="83"/>
      <w:proofErr w:type="spellEnd"/>
      <w:r w:rsidR="00A3247D">
        <w:rPr>
          <w:rStyle w:val="Odwoaniedokomentarza"/>
        </w:rPr>
        <w:commentReference w:id="83"/>
      </w:r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2BCE7A2E" wp14:editId="2B321100">
            <wp:extent cx="1095375" cy="565454"/>
            <wp:effectExtent l="0" t="0" r="0" b="6350"/>
            <wp:docPr id="652771705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30B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07.07.2024</w:t>
      </w:r>
    </w:p>
    <w:p w14:paraId="086EF30C" w14:textId="72A49CCA" w:rsidR="00F340B2" w:rsidRPr="00FA62B9" w:rsidRDefault="00202F43" w:rsidP="001E16D9">
      <w:r w:rsidRPr="00FA62B9">
        <w:t>___</w:t>
      </w:r>
    </w:p>
    <w:p w14:paraId="60C704A9" w14:textId="77777777" w:rsidR="007E7E9C" w:rsidRPr="00FA62B9" w:rsidRDefault="007E7E9C">
      <w:r w:rsidRPr="00FA62B9">
        <w:br w:type="page"/>
      </w:r>
    </w:p>
    <w:p w14:paraId="086EF30D" w14:textId="488A204F" w:rsidR="00F340B2" w:rsidRPr="00FA62B9" w:rsidRDefault="00202F43" w:rsidP="001E16D9">
      <w:r w:rsidRPr="00FA62B9">
        <w:lastRenderedPageBreak/>
        <w:t>8 lipca 2024 r., poniedziałek</w:t>
      </w:r>
    </w:p>
    <w:p w14:paraId="289F1DE3" w14:textId="36762261" w:rsidR="002026E5" w:rsidRPr="00FA62B9" w:rsidRDefault="002026E5" w:rsidP="008E57D5">
      <w:r w:rsidRPr="00FA62B9">
        <w:t xml:space="preserve">Dyżurni oddający: Paweł </w:t>
      </w:r>
      <w:proofErr w:type="spellStart"/>
      <w:r w:rsidRPr="00FA62B9">
        <w:t>Kojs</w:t>
      </w:r>
      <w:proofErr w:type="spellEnd"/>
      <w:r w:rsidRPr="00FA62B9">
        <w:t xml:space="preserve"> i </w:t>
      </w:r>
      <w:del w:id="84" w:author="Reviewer" w:date="2025-11-14T08:47:00Z">
        <w:r w:rsidRPr="00FA62B9" w:rsidDel="008E57D5">
          <w:delText>Arkadiusz Nowak</w:delText>
        </w:r>
      </w:del>
      <w:ins w:id="85" w:author="Reviewer" w:date="2025-11-14T08:47:00Z">
        <w:r w:rsidR="008E57D5">
          <w:t>Lucjan Świder</w:t>
        </w:r>
      </w:ins>
    </w:p>
    <w:p w14:paraId="18C8F9D2" w14:textId="08888760" w:rsidR="002026E5" w:rsidRPr="00FA62B9" w:rsidRDefault="002026E5" w:rsidP="002026E5">
      <w:r w:rsidRPr="00FA62B9">
        <w:t xml:space="preserve">Dyżurni przyjmujący: Anna Kosoń i </w:t>
      </w:r>
      <w:r w:rsidR="009C3406" w:rsidRPr="00FA62B9">
        <w:t>Lucjan Świder</w:t>
      </w:r>
      <w:r w:rsidRPr="00FA62B9">
        <w:t xml:space="preserve"> </w:t>
      </w:r>
    </w:p>
    <w:p w14:paraId="086EF30E" w14:textId="41D80F1F" w:rsidR="00F340B2" w:rsidRPr="00FA62B9" w:rsidRDefault="00202F43" w:rsidP="002026E5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F30F" w14:textId="77777777" w:rsidR="00F340B2" w:rsidRPr="00FA62B9" w:rsidRDefault="00F340B2" w:rsidP="001E16D9"/>
    <w:p w14:paraId="086EF310" w14:textId="77777777" w:rsidR="00F340B2" w:rsidRPr="00FA62B9" w:rsidRDefault="00202F43" w:rsidP="001E16D9">
      <w:r w:rsidRPr="00FA62B9">
        <w:t>Liczenie zwierząt: ~500-530 jeleniowatych + ~50 owiec w kwaterach. Wszystkie zwierzęta w dobrym stanie zdrowia.</w:t>
      </w:r>
    </w:p>
    <w:p w14:paraId="086EF311" w14:textId="77777777" w:rsidR="00F340B2" w:rsidRPr="00FA62B9" w:rsidRDefault="00F340B2" w:rsidP="001E16D9"/>
    <w:p w14:paraId="086EF312" w14:textId="07215CBB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313" w14:textId="77777777" w:rsidR="00F340B2" w:rsidRPr="00FA62B9" w:rsidRDefault="00F340B2" w:rsidP="001E16D9"/>
    <w:p w14:paraId="086EF314" w14:textId="011308DD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4430BD" w:rsidRPr="00FA62B9">
        <w:t>Zmiana</w:t>
      </w:r>
      <w:proofErr w:type="gramEnd"/>
      <w:r w:rsidR="004430BD" w:rsidRPr="00FA62B9">
        <w:t xml:space="preserve"> kwater jeleni sika.</w:t>
      </w:r>
      <w:r w:rsidR="00202F43" w:rsidRPr="00FA62B9">
        <w:t xml:space="preserve"> Stado spokojne, bez oznak chorób czy urazów.</w:t>
      </w:r>
    </w:p>
    <w:p w14:paraId="086EF315" w14:textId="77777777" w:rsidR="00F340B2" w:rsidRPr="00FA62B9" w:rsidRDefault="00F340B2" w:rsidP="001E16D9"/>
    <w:p w14:paraId="086EF316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317" w14:textId="77777777" w:rsidR="00F340B2" w:rsidRPr="00FA62B9" w:rsidRDefault="00F340B2" w:rsidP="001E16D9"/>
    <w:p w14:paraId="086EF318" w14:textId="42E06FF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+22.5°C), kontrola systemu wodociągowego (zawory, węże, pompy). System sprawny, bez wycieków.</w:t>
      </w:r>
    </w:p>
    <w:p w14:paraId="086EF319" w14:textId="77777777" w:rsidR="00F340B2" w:rsidRPr="00FA62B9" w:rsidRDefault="00F340B2" w:rsidP="001E16D9"/>
    <w:p w14:paraId="086EF31A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31B" w14:textId="77777777" w:rsidR="00F340B2" w:rsidRPr="00FA62B9" w:rsidRDefault="00F340B2" w:rsidP="001E16D9"/>
    <w:p w14:paraId="086EF31C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31D" w14:textId="77777777" w:rsidR="00F340B2" w:rsidRPr="00FA62B9" w:rsidRDefault="00F340B2" w:rsidP="001E16D9"/>
    <w:p w14:paraId="086EF31E" w14:textId="597B761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31F" w14:textId="77777777" w:rsidR="00F340B2" w:rsidRPr="00FA62B9" w:rsidRDefault="00F340B2" w:rsidP="001E16D9"/>
    <w:p w14:paraId="086EF320" w14:textId="77777777" w:rsidR="00F340B2" w:rsidRPr="00FA62B9" w:rsidRDefault="00202F43" w:rsidP="001E16D9">
      <w:r w:rsidRPr="00FA62B9">
        <w:rPr>
          <w:i/>
          <w:iCs/>
        </w:rPr>
        <w:t>Warunki meteorologiczne: temperatura min 17°C, max 28°C, średnia 22.5°C; brak opadów.</w:t>
      </w:r>
    </w:p>
    <w:p w14:paraId="086EF321" w14:textId="77777777" w:rsidR="00F340B2" w:rsidRPr="00FA62B9" w:rsidRDefault="00F340B2" w:rsidP="001E16D9"/>
    <w:p w14:paraId="086EF322" w14:textId="77777777" w:rsidR="00F340B2" w:rsidRPr="00FA62B9" w:rsidRDefault="00202F43" w:rsidP="001E16D9">
      <w:r w:rsidRPr="00FA62B9">
        <w:t>Bez zdarzeń nadzwyczajnych, dyżur zakończony bez uwag.</w:t>
      </w:r>
    </w:p>
    <w:p w14:paraId="086EF323" w14:textId="77777777" w:rsidR="00F340B2" w:rsidRPr="00FA62B9" w:rsidRDefault="00F340B2" w:rsidP="001E16D9"/>
    <w:p w14:paraId="086EF324" w14:textId="301FE200" w:rsidR="00F340B2" w:rsidRPr="00FA62B9" w:rsidRDefault="00B9574E" w:rsidP="001E16D9">
      <w:r w:rsidRPr="00FA62B9">
        <w:rPr>
          <w:i/>
          <w:iCs/>
        </w:rPr>
        <w:t xml:space="preserve">Dyżurny: Anna </w:t>
      </w:r>
      <w:commentRangeStart w:id="86"/>
      <w:r w:rsidRPr="00FA62B9">
        <w:rPr>
          <w:i/>
          <w:iCs/>
        </w:rPr>
        <w:t>Kosoń</w:t>
      </w:r>
      <w:commentRangeEnd w:id="86"/>
      <w:r w:rsidR="00A3247D">
        <w:rPr>
          <w:rStyle w:val="Odwoaniedokomentarza"/>
        </w:rPr>
        <w:commentReference w:id="86"/>
      </w:r>
    </w:p>
    <w:p w14:paraId="086EF32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08.07.2024</w:t>
      </w:r>
    </w:p>
    <w:p w14:paraId="086EF326" w14:textId="47FBD043" w:rsidR="00F340B2" w:rsidRPr="00FA62B9" w:rsidRDefault="00202F43" w:rsidP="001E16D9">
      <w:r w:rsidRPr="00FA62B9">
        <w:t>___</w:t>
      </w:r>
    </w:p>
    <w:p w14:paraId="6CC4B22E" w14:textId="77777777" w:rsidR="007E7E9C" w:rsidRPr="00FA62B9" w:rsidRDefault="007E7E9C">
      <w:r w:rsidRPr="00FA62B9">
        <w:br w:type="page"/>
      </w:r>
    </w:p>
    <w:p w14:paraId="086EF327" w14:textId="0F25B829" w:rsidR="00F340B2" w:rsidRPr="00FA62B9" w:rsidRDefault="00202F43" w:rsidP="001E16D9">
      <w:r w:rsidRPr="00FA62B9">
        <w:lastRenderedPageBreak/>
        <w:t>9 lipca 2024 r., wtorek</w:t>
      </w:r>
    </w:p>
    <w:p w14:paraId="230C268D" w14:textId="5419AC56" w:rsidR="00AB0557" w:rsidRPr="00FA62B9" w:rsidRDefault="00AB0557" w:rsidP="00AB0557">
      <w:r w:rsidRPr="00FA62B9">
        <w:t xml:space="preserve">Dyżurni: Anna Kosoń i Lucjan Świder </w:t>
      </w:r>
    </w:p>
    <w:p w14:paraId="086EF328" w14:textId="24C25E9C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Zmiana</w:t>
      </w:r>
      <w:proofErr w:type="gramEnd"/>
      <w:r w:rsidR="004430BD" w:rsidRPr="00FA62B9">
        <w:t xml:space="preserve"> kwater jeleni sika.</w:t>
      </w:r>
      <w:r w:rsidR="00202F43" w:rsidRPr="00FA62B9">
        <w:t xml:space="preserve"> Stado spokojne, bez oznak chorób czy urazów.</w:t>
      </w:r>
    </w:p>
    <w:p w14:paraId="086EF329" w14:textId="77777777" w:rsidR="00F340B2" w:rsidRPr="00FA62B9" w:rsidRDefault="00F340B2" w:rsidP="001E16D9"/>
    <w:p w14:paraId="086EF32A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32B" w14:textId="77777777" w:rsidR="00F340B2" w:rsidRPr="00FA62B9" w:rsidRDefault="00F340B2" w:rsidP="001E16D9"/>
    <w:p w14:paraId="086EF32C" w14:textId="0458BEC1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+22°C), kontrola systemu wodociągowego (zawory, węże, pompy). System sprawny, bez wycieków.</w:t>
      </w:r>
    </w:p>
    <w:p w14:paraId="086EF32D" w14:textId="77777777" w:rsidR="00F340B2" w:rsidRPr="00FA62B9" w:rsidRDefault="00F340B2" w:rsidP="001E16D9"/>
    <w:p w14:paraId="086EF32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32F" w14:textId="77777777" w:rsidR="00F340B2" w:rsidRPr="00FA62B9" w:rsidRDefault="00F340B2" w:rsidP="001E16D9"/>
    <w:p w14:paraId="086EF330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331" w14:textId="77777777" w:rsidR="00F340B2" w:rsidRPr="00FA62B9" w:rsidRDefault="00F340B2" w:rsidP="001E16D9"/>
    <w:p w14:paraId="086EF332" w14:textId="518B815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333" w14:textId="77777777" w:rsidR="00F340B2" w:rsidRPr="00FA62B9" w:rsidRDefault="00F340B2" w:rsidP="001E16D9"/>
    <w:p w14:paraId="086EF334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17°C, max 27°C, średnia 22°C;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335" w14:textId="77777777" w:rsidR="00F340B2" w:rsidRPr="00FA62B9" w:rsidRDefault="00F340B2" w:rsidP="001E16D9"/>
    <w:p w14:paraId="086EF336" w14:textId="77777777" w:rsidR="00F340B2" w:rsidRPr="00FA62B9" w:rsidRDefault="00202F43" w:rsidP="001E16D9">
      <w:r w:rsidRPr="00FA62B9">
        <w:t>Bez zdarzeń nadzwyczajnych, dyżur zakończony bez uwag.</w:t>
      </w:r>
    </w:p>
    <w:p w14:paraId="086EF337" w14:textId="77777777" w:rsidR="00F340B2" w:rsidRPr="00FA62B9" w:rsidRDefault="00F340B2" w:rsidP="001E16D9"/>
    <w:p w14:paraId="086EF338" w14:textId="2271633F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33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09.07.2024</w:t>
      </w:r>
    </w:p>
    <w:p w14:paraId="086EF33A" w14:textId="5DD73FB3" w:rsidR="00F340B2" w:rsidRPr="00FA62B9" w:rsidRDefault="00202F43" w:rsidP="001E16D9">
      <w:r w:rsidRPr="00FA62B9">
        <w:t>___</w:t>
      </w:r>
    </w:p>
    <w:p w14:paraId="4F667A62" w14:textId="77777777" w:rsidR="007E7E9C" w:rsidRPr="00FA62B9" w:rsidRDefault="007E7E9C">
      <w:r w:rsidRPr="00FA62B9">
        <w:br w:type="page"/>
      </w:r>
    </w:p>
    <w:p w14:paraId="086EF33B" w14:textId="4906E5C3" w:rsidR="00F340B2" w:rsidRPr="00FA62B9" w:rsidRDefault="00202F43" w:rsidP="001E16D9">
      <w:r w:rsidRPr="00FA62B9">
        <w:lastRenderedPageBreak/>
        <w:t>10 lipca 2024 r., środa</w:t>
      </w:r>
    </w:p>
    <w:p w14:paraId="1414BDE4" w14:textId="1927325A" w:rsidR="00AB0557" w:rsidRPr="00FA62B9" w:rsidRDefault="00AB0557" w:rsidP="00AB0557">
      <w:r w:rsidRPr="00FA62B9">
        <w:t>Dyżurni: Anna Kosoń</w:t>
      </w:r>
      <w:r w:rsidR="0013378E" w:rsidRPr="00FA62B9">
        <w:t>,</w:t>
      </w:r>
      <w:r w:rsidRPr="00FA62B9">
        <w:t xml:space="preserve"> </w:t>
      </w:r>
      <w:r w:rsidR="0013378E" w:rsidRPr="00FA62B9">
        <w:t>Paweł Kojs</w:t>
      </w:r>
      <w:r w:rsidRPr="00FA62B9">
        <w:t xml:space="preserve"> </w:t>
      </w:r>
      <w:r w:rsidR="0013378E" w:rsidRPr="00FA62B9">
        <w:t>i Lucjan Świder</w:t>
      </w:r>
    </w:p>
    <w:p w14:paraId="086EF33C" w14:textId="533B320A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4430BD" w:rsidRPr="00FA62B9">
        <w:t>Zmiana</w:t>
      </w:r>
      <w:proofErr w:type="gramEnd"/>
      <w:r w:rsidR="004430BD" w:rsidRPr="00FA62B9">
        <w:t xml:space="preserve"> kwater jeleni danieli.</w:t>
      </w:r>
      <w:r w:rsidR="00202F43" w:rsidRPr="00FA62B9">
        <w:t xml:space="preserve"> Stado spokojne, bez oznak chorób czy urazów.</w:t>
      </w:r>
    </w:p>
    <w:p w14:paraId="086EF33D" w14:textId="77777777" w:rsidR="00F340B2" w:rsidRPr="00FA62B9" w:rsidRDefault="00F340B2" w:rsidP="001E16D9"/>
    <w:p w14:paraId="086EF33E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33F" w14:textId="77777777" w:rsidR="00F340B2" w:rsidRPr="00FA62B9" w:rsidRDefault="00F340B2" w:rsidP="001E16D9"/>
    <w:p w14:paraId="086EF340" w14:textId="56370A61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+21.5°C), kontrola systemu wodociągowego (zawory, węże, pompy). System sprawny, bez wycieków.</w:t>
      </w:r>
    </w:p>
    <w:p w14:paraId="086EF341" w14:textId="77777777" w:rsidR="00F340B2" w:rsidRPr="00FA62B9" w:rsidRDefault="00F340B2" w:rsidP="001E16D9"/>
    <w:p w14:paraId="086EF342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343" w14:textId="77777777" w:rsidR="00F340B2" w:rsidRPr="00FA62B9" w:rsidRDefault="00F340B2" w:rsidP="001E16D9"/>
    <w:p w14:paraId="086EF344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345" w14:textId="77777777" w:rsidR="00F340B2" w:rsidRPr="00FA62B9" w:rsidRDefault="00F340B2" w:rsidP="001E16D9"/>
    <w:p w14:paraId="086EF346" w14:textId="0D4D7A7D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347" w14:textId="77777777" w:rsidR="00F340B2" w:rsidRPr="00FA62B9" w:rsidRDefault="00F340B2" w:rsidP="001E16D9"/>
    <w:p w14:paraId="086EF348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17°C, max 26°C, średnia 21.5°C; opady deszczu 5.0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349" w14:textId="77777777" w:rsidR="00F340B2" w:rsidRPr="00FA62B9" w:rsidRDefault="00F340B2" w:rsidP="001E16D9"/>
    <w:p w14:paraId="086EF34A" w14:textId="77777777" w:rsidR="00F340B2" w:rsidRPr="00FA62B9" w:rsidRDefault="00202F43" w:rsidP="001E16D9">
      <w:r w:rsidRPr="00FA62B9">
        <w:t>Bez zdarzeń nadzwyczajnych, dyżur zakończony bez uwag.</w:t>
      </w:r>
    </w:p>
    <w:p w14:paraId="086EF34B" w14:textId="77777777" w:rsidR="00F340B2" w:rsidRPr="00FA62B9" w:rsidRDefault="00F340B2" w:rsidP="001E16D9"/>
    <w:p w14:paraId="086EF34C" w14:textId="25B3A2C0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34D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10.07.2024</w:t>
      </w:r>
    </w:p>
    <w:p w14:paraId="086EF34E" w14:textId="3AF9A4A0" w:rsidR="00F340B2" w:rsidRPr="00FA62B9" w:rsidRDefault="00202F43" w:rsidP="001E16D9">
      <w:r w:rsidRPr="00FA62B9">
        <w:t>___</w:t>
      </w:r>
    </w:p>
    <w:p w14:paraId="1135A1A1" w14:textId="77777777" w:rsidR="007E7E9C" w:rsidRPr="00FA62B9" w:rsidRDefault="007E7E9C">
      <w:r w:rsidRPr="00FA62B9">
        <w:br w:type="page"/>
      </w:r>
    </w:p>
    <w:p w14:paraId="086EF34F" w14:textId="76049241" w:rsidR="00F340B2" w:rsidRPr="00FA62B9" w:rsidRDefault="00202F43" w:rsidP="001E16D9">
      <w:r w:rsidRPr="00FA62B9">
        <w:lastRenderedPageBreak/>
        <w:t>11 lipca 2024 r., czwartek</w:t>
      </w:r>
    </w:p>
    <w:p w14:paraId="0A59E52E" w14:textId="77777777" w:rsidR="00AB0557" w:rsidRPr="00FA62B9" w:rsidRDefault="00AB0557" w:rsidP="00AB0557">
      <w:r w:rsidRPr="00FA62B9">
        <w:t xml:space="preserve">Dyżurni: Anna Kosoń i Lucjan Świder </w:t>
      </w:r>
    </w:p>
    <w:p w14:paraId="086EF350" w14:textId="6F1FE5E6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Zmiana</w:t>
      </w:r>
      <w:proofErr w:type="gramEnd"/>
      <w:r w:rsidR="004430BD" w:rsidRPr="00FA62B9">
        <w:t xml:space="preserve"> kwater jeleni danieli.</w:t>
      </w:r>
      <w:r w:rsidR="00202F43" w:rsidRPr="00FA62B9">
        <w:t xml:space="preserve"> Stado spokojne, bez oznak chorób czy urazów.</w:t>
      </w:r>
    </w:p>
    <w:p w14:paraId="086EF351" w14:textId="77777777" w:rsidR="00F340B2" w:rsidRPr="00FA62B9" w:rsidRDefault="00F340B2" w:rsidP="001E16D9"/>
    <w:p w14:paraId="086EF352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353" w14:textId="77777777" w:rsidR="00F340B2" w:rsidRPr="00FA62B9" w:rsidRDefault="00F340B2" w:rsidP="001E16D9"/>
    <w:p w14:paraId="086EF354" w14:textId="5238D4C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+21°C), kontrola systemu wodociągowego (zawory, węże, pompy). System sprawny, bez wycieków.</w:t>
      </w:r>
    </w:p>
    <w:p w14:paraId="086EF355" w14:textId="77777777" w:rsidR="00F340B2" w:rsidRPr="00FA62B9" w:rsidRDefault="00F340B2" w:rsidP="001E16D9"/>
    <w:p w14:paraId="086EF356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357" w14:textId="77777777" w:rsidR="00F340B2" w:rsidRPr="00FA62B9" w:rsidRDefault="00F340B2" w:rsidP="001E16D9"/>
    <w:p w14:paraId="086EF358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359" w14:textId="77777777" w:rsidR="00F340B2" w:rsidRPr="00FA62B9" w:rsidRDefault="00F340B2" w:rsidP="001E16D9"/>
    <w:p w14:paraId="086EF35A" w14:textId="4B6A0F6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35B" w14:textId="77777777" w:rsidR="00F340B2" w:rsidRPr="00FA62B9" w:rsidRDefault="00F340B2" w:rsidP="001E16D9"/>
    <w:p w14:paraId="086EF35C" w14:textId="77777777" w:rsidR="00F340B2" w:rsidRPr="00FA62B9" w:rsidRDefault="00202F43" w:rsidP="001E16D9">
      <w:r w:rsidRPr="00FA62B9">
        <w:rPr>
          <w:i/>
          <w:iCs/>
        </w:rPr>
        <w:t>Warunki meteorologiczne: temperatura min 17°C, max 25°C, średnia 21°C; brak opadów.</w:t>
      </w:r>
    </w:p>
    <w:p w14:paraId="086EF35D" w14:textId="77777777" w:rsidR="00F340B2" w:rsidRPr="00FA62B9" w:rsidRDefault="00F340B2" w:rsidP="001E16D9"/>
    <w:p w14:paraId="086EF35E" w14:textId="77777777" w:rsidR="00F340B2" w:rsidRPr="00FA62B9" w:rsidRDefault="00202F43" w:rsidP="001E16D9">
      <w:r w:rsidRPr="00FA62B9">
        <w:t>Bez zdarzeń nadzwyczajnych, dyżur zakończony bez uwag.</w:t>
      </w:r>
    </w:p>
    <w:p w14:paraId="086EF35F" w14:textId="77777777" w:rsidR="00F340B2" w:rsidRPr="00FA62B9" w:rsidRDefault="00F340B2" w:rsidP="001E16D9"/>
    <w:p w14:paraId="086EF360" w14:textId="162D6E1C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361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11.07.2024</w:t>
      </w:r>
    </w:p>
    <w:p w14:paraId="086EF362" w14:textId="7C1373D7" w:rsidR="00F340B2" w:rsidRPr="00FA62B9" w:rsidRDefault="00202F43" w:rsidP="001E16D9">
      <w:r w:rsidRPr="00FA62B9">
        <w:t>___</w:t>
      </w:r>
    </w:p>
    <w:p w14:paraId="50CAFC60" w14:textId="77777777" w:rsidR="007E7E9C" w:rsidRPr="00FA62B9" w:rsidRDefault="007E7E9C">
      <w:r w:rsidRPr="00FA62B9">
        <w:br w:type="page"/>
      </w:r>
    </w:p>
    <w:p w14:paraId="086EF363" w14:textId="1FC4C7DE" w:rsidR="00F340B2" w:rsidRPr="00FA62B9" w:rsidRDefault="00202F43" w:rsidP="001E16D9">
      <w:r w:rsidRPr="00FA62B9">
        <w:lastRenderedPageBreak/>
        <w:t>12 lipca 2024 r., piątek</w:t>
      </w:r>
    </w:p>
    <w:p w14:paraId="0BD818D0" w14:textId="658DEB02" w:rsidR="00AB0557" w:rsidRPr="00FA62B9" w:rsidRDefault="007A1FBB" w:rsidP="00AB0557">
      <w:r w:rsidRPr="00FA62B9">
        <w:t xml:space="preserve">Dyżurni oddający: Anna Kosoń i </w:t>
      </w:r>
      <w:r w:rsidR="00AB0557" w:rsidRPr="00FA62B9">
        <w:t xml:space="preserve">Lucjan Świder </w:t>
      </w:r>
    </w:p>
    <w:p w14:paraId="62A6B5A3" w14:textId="503720C1" w:rsidR="007A1FBB" w:rsidRPr="00FA62B9" w:rsidRDefault="007A1FBB" w:rsidP="008E57D5">
      <w:r w:rsidRPr="00FA62B9">
        <w:t xml:space="preserve">Dyżurni przyjmujący: Paweł </w:t>
      </w:r>
      <w:proofErr w:type="spellStart"/>
      <w:r w:rsidRPr="00FA62B9">
        <w:t>Kojs</w:t>
      </w:r>
      <w:proofErr w:type="spellEnd"/>
      <w:r w:rsidRPr="00FA62B9">
        <w:t xml:space="preserve"> i </w:t>
      </w:r>
      <w:del w:id="87" w:author="Reviewer" w:date="2025-11-14T08:44:00Z">
        <w:r w:rsidRPr="00FA62B9" w:rsidDel="008E57D5">
          <w:delText>Arkadiusz Nowak</w:delText>
        </w:r>
      </w:del>
      <w:ins w:id="88" w:author="Reviewer" w:date="2025-11-14T08:44:00Z">
        <w:r w:rsidR="008E57D5">
          <w:t>Lucjan Świder</w:t>
        </w:r>
      </w:ins>
    </w:p>
    <w:p w14:paraId="086EF364" w14:textId="2B314EA0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4430BD" w:rsidRPr="00FA62B9">
        <w:t>Zmiana</w:t>
      </w:r>
      <w:proofErr w:type="gramEnd"/>
      <w:r w:rsidR="004430BD" w:rsidRPr="00FA62B9">
        <w:t xml:space="preserve"> kwater jeleni danieli.</w:t>
      </w:r>
      <w:r w:rsidR="00202F43" w:rsidRPr="00FA62B9">
        <w:t xml:space="preserve"> Stado spokojne, bez oznak chorób czy urazów.</w:t>
      </w:r>
    </w:p>
    <w:p w14:paraId="086EF365" w14:textId="77777777" w:rsidR="00F340B2" w:rsidRPr="00FA62B9" w:rsidRDefault="00F340B2" w:rsidP="001E16D9"/>
    <w:p w14:paraId="086EF366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367" w14:textId="77777777" w:rsidR="00F340B2" w:rsidRPr="00FA62B9" w:rsidRDefault="00F340B2" w:rsidP="001E16D9"/>
    <w:p w14:paraId="086EF368" w14:textId="23984BC2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+20°C), kontrola systemu wodociągowego (zawory, węże, pompy). System sprawny, bez wycieków.</w:t>
      </w:r>
    </w:p>
    <w:p w14:paraId="086EF369" w14:textId="77777777" w:rsidR="00F340B2" w:rsidRPr="00FA62B9" w:rsidRDefault="00F340B2" w:rsidP="001E16D9"/>
    <w:p w14:paraId="086EF36A" w14:textId="29D21606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 xml:space="preserve">Wykonanie drobnych napraw, usuniecie podkopów lisów i borsuków. </w:t>
      </w:r>
    </w:p>
    <w:p w14:paraId="086EF36B" w14:textId="77777777" w:rsidR="00F340B2" w:rsidRPr="00FA62B9" w:rsidRDefault="00F340B2" w:rsidP="001E16D9"/>
    <w:p w14:paraId="086EF36C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36D" w14:textId="77777777" w:rsidR="00F340B2" w:rsidRPr="00FA62B9" w:rsidRDefault="00F340B2" w:rsidP="001E16D9"/>
    <w:p w14:paraId="086EF36E" w14:textId="69616251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36F" w14:textId="77777777" w:rsidR="00F340B2" w:rsidRPr="00FA62B9" w:rsidRDefault="00F340B2" w:rsidP="001E16D9"/>
    <w:p w14:paraId="086EF370" w14:textId="77777777" w:rsidR="00F340B2" w:rsidRPr="00FA62B9" w:rsidRDefault="00202F43" w:rsidP="001E16D9">
      <w:r w:rsidRPr="00FA62B9">
        <w:t xml:space="preserve">Czynności tygodniowe: Koszenie terenów zielonych. Kontrola systemu nawadniania. Monitoring stanu pastwisk. Obserwacja </w:t>
      </w:r>
      <w:proofErr w:type="spellStart"/>
      <w:r w:rsidRPr="00FA62B9">
        <w:t>wycieleń</w:t>
      </w:r>
      <w:proofErr w:type="spellEnd"/>
      <w:r w:rsidRPr="00FA62B9">
        <w:t xml:space="preserve"> łań i cieląt.</w:t>
      </w:r>
    </w:p>
    <w:p w14:paraId="086EF371" w14:textId="77777777" w:rsidR="00F340B2" w:rsidRPr="00FA62B9" w:rsidRDefault="00F340B2" w:rsidP="001E16D9"/>
    <w:p w14:paraId="086EF372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F373" w14:textId="77777777" w:rsidR="00F340B2" w:rsidRPr="00FA62B9" w:rsidRDefault="00F340B2" w:rsidP="001E16D9"/>
    <w:p w14:paraId="086EF374" w14:textId="77777777" w:rsidR="00F340B2" w:rsidRPr="00FA62B9" w:rsidRDefault="00202F43" w:rsidP="001E16D9">
      <w:r w:rsidRPr="00FA62B9">
        <w:rPr>
          <w:i/>
          <w:iCs/>
        </w:rPr>
        <w:t>Warunki meteorologiczne: temperatura min 16°C, max 24°C, średnia 20°C; brak opadów.</w:t>
      </w:r>
    </w:p>
    <w:p w14:paraId="086EF375" w14:textId="77777777" w:rsidR="00F340B2" w:rsidRPr="00FA62B9" w:rsidRDefault="00F340B2" w:rsidP="001E16D9"/>
    <w:p w14:paraId="086EF376" w14:textId="77777777" w:rsidR="00F340B2" w:rsidRPr="00FA62B9" w:rsidRDefault="00202F43" w:rsidP="001E16D9">
      <w:r w:rsidRPr="00FA62B9">
        <w:t>Bez zdarzeń nadzwyczajnych, dyżur zakończony bez uwag.</w:t>
      </w:r>
    </w:p>
    <w:p w14:paraId="086EF377" w14:textId="77777777" w:rsidR="00F340B2" w:rsidRPr="00FA62B9" w:rsidRDefault="00F340B2" w:rsidP="001E16D9"/>
    <w:p w14:paraId="086EF378" w14:textId="114FEC0E" w:rsidR="00F340B2" w:rsidRPr="00FA62B9" w:rsidRDefault="00B9574E" w:rsidP="001E16D9">
      <w:r w:rsidRPr="00FA62B9">
        <w:rPr>
          <w:i/>
          <w:iCs/>
        </w:rPr>
        <w:t xml:space="preserve">Dyżurny: Paweł </w:t>
      </w:r>
      <w:commentRangeStart w:id="89"/>
      <w:proofErr w:type="spellStart"/>
      <w:r w:rsidRPr="00FA62B9">
        <w:rPr>
          <w:i/>
          <w:iCs/>
        </w:rPr>
        <w:t>Kojs</w:t>
      </w:r>
      <w:commentRangeEnd w:id="89"/>
      <w:proofErr w:type="spellEnd"/>
      <w:r w:rsidR="00A3247D">
        <w:rPr>
          <w:rStyle w:val="Odwoaniedokomentarza"/>
        </w:rPr>
        <w:commentReference w:id="89"/>
      </w:r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1756C1A3" wp14:editId="764F579D">
            <wp:extent cx="1095375" cy="565454"/>
            <wp:effectExtent l="0" t="0" r="0" b="6350"/>
            <wp:docPr id="969425056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37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12.07.2024</w:t>
      </w:r>
    </w:p>
    <w:p w14:paraId="086EF37A" w14:textId="4F67C6BE" w:rsidR="00F340B2" w:rsidRPr="00FA62B9" w:rsidRDefault="00202F43" w:rsidP="001E16D9">
      <w:r w:rsidRPr="00FA62B9">
        <w:t>___</w:t>
      </w:r>
    </w:p>
    <w:p w14:paraId="2A77F2E9" w14:textId="77777777" w:rsidR="007E7E9C" w:rsidRPr="00FA62B9" w:rsidRDefault="00202F43" w:rsidP="001E16D9">
      <w:r w:rsidRPr="00FA62B9">
        <w:t>1</w:t>
      </w:r>
    </w:p>
    <w:p w14:paraId="0443956D" w14:textId="77777777" w:rsidR="007E7E9C" w:rsidRPr="00FA62B9" w:rsidRDefault="007E7E9C">
      <w:r w:rsidRPr="00FA62B9">
        <w:br w:type="page"/>
      </w:r>
    </w:p>
    <w:p w14:paraId="086EF37B" w14:textId="434FF26B" w:rsidR="00F340B2" w:rsidRPr="00FA62B9" w:rsidRDefault="00202F43" w:rsidP="001E16D9">
      <w:r w:rsidRPr="00FA62B9">
        <w:lastRenderedPageBreak/>
        <w:t>13 lipca 2024 r., sobota</w:t>
      </w:r>
    </w:p>
    <w:p w14:paraId="78BE14C2" w14:textId="77BD639A" w:rsidR="009C3406" w:rsidRPr="00FA62B9" w:rsidRDefault="009C3406" w:rsidP="008E57D5">
      <w:r w:rsidRPr="00FA62B9">
        <w:t xml:space="preserve">Dyżurni: Paweł </w:t>
      </w:r>
      <w:proofErr w:type="spellStart"/>
      <w:r w:rsidRPr="00FA62B9">
        <w:t>Kojs</w:t>
      </w:r>
      <w:proofErr w:type="spellEnd"/>
      <w:r w:rsidRPr="00FA62B9">
        <w:t xml:space="preserve"> i </w:t>
      </w:r>
      <w:del w:id="90" w:author="Reviewer" w:date="2025-11-14T08:43:00Z">
        <w:r w:rsidRPr="00FA62B9" w:rsidDel="008E57D5">
          <w:delText>Arkadiusz Nowak</w:delText>
        </w:r>
      </w:del>
      <w:ins w:id="91" w:author="Reviewer" w:date="2025-11-14T08:43:00Z">
        <w:r w:rsidR="008E57D5">
          <w:t>Lucjan Świder</w:t>
        </w:r>
      </w:ins>
    </w:p>
    <w:p w14:paraId="086EF37C" w14:textId="6FB82B57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Zmiana</w:t>
      </w:r>
      <w:proofErr w:type="gramEnd"/>
      <w:r w:rsidR="004430BD" w:rsidRPr="00FA62B9">
        <w:t xml:space="preserve"> kwater jeleni danieli.</w:t>
      </w:r>
      <w:r w:rsidR="00202F43" w:rsidRPr="00FA62B9">
        <w:t xml:space="preserve"> Stado spokojne, bez oznak chorób czy urazów.</w:t>
      </w:r>
    </w:p>
    <w:p w14:paraId="086EF37D" w14:textId="77777777" w:rsidR="00F340B2" w:rsidRPr="00FA62B9" w:rsidRDefault="00F340B2" w:rsidP="001E16D9"/>
    <w:p w14:paraId="086EF37E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37F" w14:textId="77777777" w:rsidR="00F340B2" w:rsidRPr="00FA62B9" w:rsidRDefault="00F340B2" w:rsidP="001E16D9"/>
    <w:p w14:paraId="086EF380" w14:textId="06FA8EDF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+19.5°C), kontrola systemu wodociągowego (zawory, węże, pompy). System sprawny, bez wycieków.</w:t>
      </w:r>
    </w:p>
    <w:p w14:paraId="086EF381" w14:textId="77777777" w:rsidR="00F340B2" w:rsidRPr="00FA62B9" w:rsidRDefault="00F340B2" w:rsidP="001E16D9"/>
    <w:p w14:paraId="086EF382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383" w14:textId="77777777" w:rsidR="00F340B2" w:rsidRPr="00FA62B9" w:rsidRDefault="00F340B2" w:rsidP="001E16D9"/>
    <w:p w14:paraId="086EF384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385" w14:textId="77777777" w:rsidR="00F340B2" w:rsidRPr="00FA62B9" w:rsidRDefault="00F340B2" w:rsidP="001E16D9"/>
    <w:p w14:paraId="086EF386" w14:textId="6D3D72B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387" w14:textId="77777777" w:rsidR="00F340B2" w:rsidRPr="00FA62B9" w:rsidRDefault="00F340B2" w:rsidP="001E16D9"/>
    <w:p w14:paraId="086EF388" w14:textId="77777777" w:rsidR="00F340B2" w:rsidRPr="00FA62B9" w:rsidRDefault="00202F43" w:rsidP="001E16D9">
      <w:r w:rsidRPr="00FA62B9">
        <w:rPr>
          <w:i/>
          <w:iCs/>
        </w:rPr>
        <w:t>Warunki meteorologiczne: temperatura min 16°C, max 23°C, średnia 19.5°C; brak opadów.</w:t>
      </w:r>
    </w:p>
    <w:p w14:paraId="086EF389" w14:textId="77777777" w:rsidR="00F340B2" w:rsidRPr="00FA62B9" w:rsidRDefault="00F340B2" w:rsidP="001E16D9"/>
    <w:p w14:paraId="086EF38A" w14:textId="77777777" w:rsidR="00F340B2" w:rsidRPr="00FA62B9" w:rsidRDefault="00202F43" w:rsidP="001E16D9">
      <w:r w:rsidRPr="00FA62B9">
        <w:t>Bez zdarzeń nadzwyczajnych, dyżur zakończony bez uwag.</w:t>
      </w:r>
    </w:p>
    <w:p w14:paraId="086EF38B" w14:textId="77777777" w:rsidR="00F340B2" w:rsidRPr="00FA62B9" w:rsidRDefault="00F340B2" w:rsidP="001E16D9"/>
    <w:p w14:paraId="086EF38C" w14:textId="5B403FD0" w:rsidR="00F340B2" w:rsidRPr="00FA62B9" w:rsidRDefault="00B9574E" w:rsidP="001E16D9">
      <w:r w:rsidRPr="00FA62B9">
        <w:rPr>
          <w:i/>
          <w:iCs/>
        </w:rPr>
        <w:t xml:space="preserve">Dyżurny: Paweł </w:t>
      </w:r>
      <w:commentRangeStart w:id="92"/>
      <w:proofErr w:type="spellStart"/>
      <w:r w:rsidRPr="00FA62B9">
        <w:rPr>
          <w:i/>
          <w:iCs/>
        </w:rPr>
        <w:t>Kojs</w:t>
      </w:r>
      <w:commentRangeEnd w:id="92"/>
      <w:proofErr w:type="spellEnd"/>
      <w:r w:rsidR="00A3247D">
        <w:rPr>
          <w:rStyle w:val="Odwoaniedokomentarza"/>
        </w:rPr>
        <w:commentReference w:id="92"/>
      </w:r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23D0E194" wp14:editId="1F6AB087">
            <wp:extent cx="1095375" cy="565454"/>
            <wp:effectExtent l="0" t="0" r="0" b="6350"/>
            <wp:docPr id="604549815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38D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13.07.2024</w:t>
      </w:r>
    </w:p>
    <w:p w14:paraId="086EF38E" w14:textId="1933D8ED" w:rsidR="00F340B2" w:rsidRPr="00FA62B9" w:rsidRDefault="00202F43" w:rsidP="001E16D9">
      <w:r w:rsidRPr="00FA62B9">
        <w:t>___</w:t>
      </w:r>
    </w:p>
    <w:p w14:paraId="2A2BAD4C" w14:textId="77777777" w:rsidR="007E7E9C" w:rsidRPr="00FA62B9" w:rsidRDefault="007E7E9C">
      <w:r w:rsidRPr="00FA62B9">
        <w:br w:type="page"/>
      </w:r>
    </w:p>
    <w:p w14:paraId="086EF38F" w14:textId="5B3076D2" w:rsidR="00F340B2" w:rsidRPr="00FA62B9" w:rsidRDefault="00202F43" w:rsidP="001E16D9">
      <w:r w:rsidRPr="00FA62B9">
        <w:lastRenderedPageBreak/>
        <w:t>14 lipca 2024 r., niedziela</w:t>
      </w:r>
    </w:p>
    <w:p w14:paraId="47ACB10E" w14:textId="0B1AF238" w:rsidR="009C3406" w:rsidRPr="00FA62B9" w:rsidRDefault="009C3406" w:rsidP="008E57D5">
      <w:r w:rsidRPr="00FA62B9">
        <w:t xml:space="preserve">Dyżurni: Paweł </w:t>
      </w:r>
      <w:proofErr w:type="spellStart"/>
      <w:r w:rsidRPr="00FA62B9">
        <w:t>Kojs</w:t>
      </w:r>
      <w:proofErr w:type="spellEnd"/>
      <w:r w:rsidRPr="00FA62B9">
        <w:t xml:space="preserve"> i </w:t>
      </w:r>
      <w:del w:id="93" w:author="Reviewer" w:date="2025-11-14T08:43:00Z">
        <w:r w:rsidRPr="00FA62B9" w:rsidDel="008E57D5">
          <w:delText>Arkadiusz Nowak</w:delText>
        </w:r>
      </w:del>
      <w:ins w:id="94" w:author="Reviewer" w:date="2025-11-14T08:43:00Z">
        <w:r w:rsidR="008E57D5">
          <w:t>Lucjan Świder</w:t>
        </w:r>
      </w:ins>
    </w:p>
    <w:p w14:paraId="086EF390" w14:textId="15A8FB04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4430BD" w:rsidRPr="00FA62B9">
        <w:t>Zmiana</w:t>
      </w:r>
      <w:proofErr w:type="gramEnd"/>
      <w:r w:rsidR="004430BD" w:rsidRPr="00FA62B9">
        <w:t xml:space="preserve"> kwater jeleni danieli.</w:t>
      </w:r>
      <w:r w:rsidR="00202F43" w:rsidRPr="00FA62B9">
        <w:t xml:space="preserve"> Stado spokojne, bez oznak chorób czy urazów.</w:t>
      </w:r>
    </w:p>
    <w:p w14:paraId="086EF391" w14:textId="77777777" w:rsidR="00F340B2" w:rsidRPr="00FA62B9" w:rsidRDefault="00F340B2" w:rsidP="001E16D9"/>
    <w:p w14:paraId="086EF392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393" w14:textId="77777777" w:rsidR="00F340B2" w:rsidRPr="00FA62B9" w:rsidRDefault="00F340B2" w:rsidP="001E16D9"/>
    <w:p w14:paraId="086EF394" w14:textId="3C2E823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+18.5°C), kontrola systemu wodociągowego (zawory, węże, pompy). System sprawny, bez wycieków.</w:t>
      </w:r>
    </w:p>
    <w:p w14:paraId="086EF395" w14:textId="77777777" w:rsidR="00F340B2" w:rsidRPr="00FA62B9" w:rsidRDefault="00F340B2" w:rsidP="001E16D9"/>
    <w:p w14:paraId="086EF396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397" w14:textId="77777777" w:rsidR="00F340B2" w:rsidRPr="00FA62B9" w:rsidRDefault="00F340B2" w:rsidP="001E16D9"/>
    <w:p w14:paraId="086EF398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399" w14:textId="77777777" w:rsidR="00F340B2" w:rsidRPr="00FA62B9" w:rsidRDefault="00F340B2" w:rsidP="001E16D9"/>
    <w:p w14:paraId="086EF39A" w14:textId="09E1B2E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39B" w14:textId="77777777" w:rsidR="00F340B2" w:rsidRPr="00FA62B9" w:rsidRDefault="00F340B2" w:rsidP="001E16D9"/>
    <w:p w14:paraId="086EF39C" w14:textId="77777777" w:rsidR="00F340B2" w:rsidRPr="00FA62B9" w:rsidRDefault="00202F43" w:rsidP="001E16D9">
      <w:r w:rsidRPr="00FA62B9">
        <w:rPr>
          <w:i/>
          <w:iCs/>
        </w:rPr>
        <w:t>Warunki meteorologiczne: temperatura min 15°C, max 22°C, średnia 18.5°C; brak opadów.</w:t>
      </w:r>
    </w:p>
    <w:p w14:paraId="086EF39D" w14:textId="77777777" w:rsidR="00F340B2" w:rsidRPr="00FA62B9" w:rsidRDefault="00F340B2" w:rsidP="001E16D9"/>
    <w:p w14:paraId="086EF39E" w14:textId="77777777" w:rsidR="00F340B2" w:rsidRPr="00FA62B9" w:rsidRDefault="00202F43" w:rsidP="001E16D9">
      <w:r w:rsidRPr="00FA62B9">
        <w:t>Bez zdarzeń nadzwyczajnych, dyżur zakończony bez uwag.</w:t>
      </w:r>
    </w:p>
    <w:p w14:paraId="086EF39F" w14:textId="77777777" w:rsidR="00F340B2" w:rsidRPr="00FA62B9" w:rsidRDefault="00F340B2" w:rsidP="001E16D9"/>
    <w:p w14:paraId="086EF3A0" w14:textId="7515C513" w:rsidR="00F340B2" w:rsidRPr="00FA62B9" w:rsidRDefault="00B9574E" w:rsidP="001E16D9">
      <w:r w:rsidRPr="00FA62B9">
        <w:rPr>
          <w:i/>
          <w:iCs/>
        </w:rPr>
        <w:t xml:space="preserve">Dyżurny: Paweł </w:t>
      </w:r>
      <w:commentRangeStart w:id="95"/>
      <w:proofErr w:type="spellStart"/>
      <w:r w:rsidRPr="00FA62B9">
        <w:rPr>
          <w:i/>
          <w:iCs/>
        </w:rPr>
        <w:t>Kojs</w:t>
      </w:r>
      <w:commentRangeEnd w:id="95"/>
      <w:proofErr w:type="spellEnd"/>
      <w:r w:rsidR="00A3247D">
        <w:rPr>
          <w:rStyle w:val="Odwoaniedokomentarza"/>
        </w:rPr>
        <w:commentReference w:id="95"/>
      </w:r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3E30E790" wp14:editId="7530442B">
            <wp:extent cx="1095375" cy="565454"/>
            <wp:effectExtent l="0" t="0" r="0" b="6350"/>
            <wp:docPr id="995516836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3A1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14.07.2024</w:t>
      </w:r>
    </w:p>
    <w:p w14:paraId="086EF3A2" w14:textId="4518A4FD" w:rsidR="00F340B2" w:rsidRPr="00FA62B9" w:rsidRDefault="00202F43" w:rsidP="001E16D9">
      <w:r w:rsidRPr="00FA62B9">
        <w:t>___</w:t>
      </w:r>
    </w:p>
    <w:p w14:paraId="7532A2AB" w14:textId="77777777" w:rsidR="007E7E9C" w:rsidRPr="00FA62B9" w:rsidRDefault="007E7E9C">
      <w:r w:rsidRPr="00FA62B9">
        <w:br w:type="page"/>
      </w:r>
    </w:p>
    <w:p w14:paraId="086EF3A3" w14:textId="4E77E76D" w:rsidR="00F340B2" w:rsidRPr="00FA62B9" w:rsidRDefault="00202F43" w:rsidP="001E16D9">
      <w:r w:rsidRPr="00FA62B9">
        <w:lastRenderedPageBreak/>
        <w:t>15 lipca 2024 r., poniedziałek</w:t>
      </w:r>
    </w:p>
    <w:p w14:paraId="2A001A71" w14:textId="12AF1315" w:rsidR="002026E5" w:rsidRPr="00FA62B9" w:rsidRDefault="002026E5" w:rsidP="008E57D5">
      <w:r w:rsidRPr="00FA62B9">
        <w:t xml:space="preserve">Dyżurni oddający: Paweł </w:t>
      </w:r>
      <w:proofErr w:type="spellStart"/>
      <w:r w:rsidRPr="00FA62B9">
        <w:t>Kojs</w:t>
      </w:r>
      <w:proofErr w:type="spellEnd"/>
      <w:r w:rsidRPr="00FA62B9">
        <w:t xml:space="preserve"> i </w:t>
      </w:r>
      <w:ins w:id="96" w:author="Reviewer" w:date="2025-11-14T08:43:00Z">
        <w:r w:rsidR="008E57D5" w:rsidRPr="00FA62B9">
          <w:t xml:space="preserve">Lucjan Świder </w:t>
        </w:r>
      </w:ins>
      <w:del w:id="97" w:author="Reviewer" w:date="2025-11-14T08:43:00Z">
        <w:r w:rsidRPr="00FA62B9" w:rsidDel="008E57D5">
          <w:delText>Arkadiusz Nowak</w:delText>
        </w:r>
      </w:del>
    </w:p>
    <w:p w14:paraId="153FD62F" w14:textId="66098082" w:rsidR="00D17DB7" w:rsidRPr="00FA62B9" w:rsidRDefault="002026E5" w:rsidP="008E57D5">
      <w:r w:rsidRPr="00FA62B9">
        <w:t xml:space="preserve">Dyżurni przyjmujący: </w:t>
      </w:r>
      <w:r w:rsidR="00D17DB7" w:rsidRPr="00FA62B9">
        <w:t xml:space="preserve">Anna Kosoń i </w:t>
      </w:r>
      <w:ins w:id="98" w:author="Reviewer" w:date="2025-11-14T08:43:00Z">
        <w:r w:rsidR="008E57D5" w:rsidRPr="00FA62B9">
          <w:t>Arkadiusz Nowak</w:t>
        </w:r>
        <w:r w:rsidR="008E57D5" w:rsidRPr="00FA62B9" w:rsidDel="008E57D5">
          <w:t xml:space="preserve"> </w:t>
        </w:r>
      </w:ins>
      <w:del w:id="99" w:author="Reviewer" w:date="2025-11-14T08:43:00Z">
        <w:r w:rsidR="00D17DB7" w:rsidRPr="00FA62B9" w:rsidDel="008E57D5">
          <w:delText xml:space="preserve">Lucjan Świder </w:delText>
        </w:r>
      </w:del>
    </w:p>
    <w:p w14:paraId="086EF3A4" w14:textId="5FF61522" w:rsidR="00F340B2" w:rsidRPr="00FA62B9" w:rsidRDefault="00202F43" w:rsidP="002026E5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F3A5" w14:textId="77777777" w:rsidR="00F340B2" w:rsidRPr="00FA62B9" w:rsidRDefault="00F340B2" w:rsidP="001E16D9"/>
    <w:p w14:paraId="086EF3A6" w14:textId="77777777" w:rsidR="00F340B2" w:rsidRPr="00FA62B9" w:rsidRDefault="00202F43" w:rsidP="001E16D9">
      <w:r w:rsidRPr="00FA62B9">
        <w:t>Liczenie zwierząt: ~530-560 jeleniowatych + ~50 owiec w kwaterach. Wszystkie zwierzęta w dobrym stanie zdrowia.</w:t>
      </w:r>
    </w:p>
    <w:p w14:paraId="086EF3A7" w14:textId="77777777" w:rsidR="00F340B2" w:rsidRPr="00FA62B9" w:rsidRDefault="00F340B2" w:rsidP="001E16D9"/>
    <w:p w14:paraId="086EF3A8" w14:textId="61784A74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3A9" w14:textId="77777777" w:rsidR="00F340B2" w:rsidRPr="00FA62B9" w:rsidRDefault="00F340B2" w:rsidP="001E16D9"/>
    <w:p w14:paraId="086EF3AA" w14:textId="7068C9B5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łań sika wraz z cielętami.</w:t>
      </w:r>
      <w:r w:rsidR="00202F43" w:rsidRPr="00FA62B9">
        <w:t xml:space="preserve"> Stado spokojne, bez oznak chorób czy urazów.</w:t>
      </w:r>
    </w:p>
    <w:p w14:paraId="086EF3AB" w14:textId="77777777" w:rsidR="00F340B2" w:rsidRPr="00FA62B9" w:rsidRDefault="00F340B2" w:rsidP="001E16D9"/>
    <w:p w14:paraId="086EF3AC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3AD" w14:textId="77777777" w:rsidR="00F340B2" w:rsidRPr="00FA62B9" w:rsidRDefault="00F340B2" w:rsidP="001E16D9"/>
    <w:p w14:paraId="086EF3AE" w14:textId="1FE4715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+18°C), kontrola systemu wodociągowego (zawory, węże, pompy). System sprawny, bez wycieków.</w:t>
      </w:r>
    </w:p>
    <w:p w14:paraId="086EF3AF" w14:textId="77777777" w:rsidR="00F340B2" w:rsidRPr="00FA62B9" w:rsidRDefault="00F340B2" w:rsidP="001E16D9"/>
    <w:p w14:paraId="086EF3B0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3B1" w14:textId="77777777" w:rsidR="00F340B2" w:rsidRPr="00FA62B9" w:rsidRDefault="00F340B2" w:rsidP="001E16D9"/>
    <w:p w14:paraId="6D11B1FC" w14:textId="77777777" w:rsidR="008E57D5" w:rsidRDefault="008E57D5" w:rsidP="008E57D5">
      <w:pPr>
        <w:rPr>
          <w:ins w:id="100" w:author="Reviewer" w:date="2025-11-14T08:48:00Z"/>
        </w:rPr>
      </w:pPr>
      <w:ins w:id="101" w:author="Reviewer" w:date="2025-11-14T08:48:00Z">
        <w:r>
          <w:t>Inwentaryzacja siedliskowa do programów rolno-środowiskowo-klimatycznych. Ocena jakości pastwisk i innych zbiorowisk roślinnych.</w:t>
        </w:r>
      </w:ins>
    </w:p>
    <w:p w14:paraId="46908DE9" w14:textId="77777777" w:rsidR="008E57D5" w:rsidRDefault="008E57D5" w:rsidP="001E16D9">
      <w:pPr>
        <w:rPr>
          <w:ins w:id="102" w:author="Reviewer" w:date="2025-11-14T08:48:00Z"/>
        </w:rPr>
      </w:pPr>
    </w:p>
    <w:p w14:paraId="086EF3B2" w14:textId="5AE60D14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3B3" w14:textId="77777777" w:rsidR="00F340B2" w:rsidRPr="00FA62B9" w:rsidRDefault="00F340B2" w:rsidP="001E16D9"/>
    <w:p w14:paraId="086EF3B4" w14:textId="4BEF97F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3B5" w14:textId="77777777" w:rsidR="00F340B2" w:rsidRPr="00FA62B9" w:rsidRDefault="00F340B2" w:rsidP="001E16D9"/>
    <w:p w14:paraId="086EF3B6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15°C, max 21°C, średnia 18°C;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3B7" w14:textId="77777777" w:rsidR="00F340B2" w:rsidRPr="00FA62B9" w:rsidRDefault="00F340B2" w:rsidP="001E16D9"/>
    <w:p w14:paraId="086EF3B8" w14:textId="77777777" w:rsidR="00F340B2" w:rsidRPr="00FA62B9" w:rsidRDefault="00202F43" w:rsidP="001E16D9">
      <w:r w:rsidRPr="00FA62B9">
        <w:t>Bez zdarzeń nadzwyczajnych, dyżur zakończony bez uwag.</w:t>
      </w:r>
    </w:p>
    <w:p w14:paraId="086EF3B9" w14:textId="77777777" w:rsidR="00F340B2" w:rsidRPr="00FA62B9" w:rsidRDefault="00F340B2" w:rsidP="001E16D9"/>
    <w:p w14:paraId="086EF3BA" w14:textId="0323499B" w:rsidR="00F340B2" w:rsidRPr="00FA62B9" w:rsidRDefault="00B9574E" w:rsidP="001E16D9">
      <w:r w:rsidRPr="00FA62B9">
        <w:rPr>
          <w:i/>
          <w:iCs/>
        </w:rPr>
        <w:t>Dyżurny: Anna Kosoń</w:t>
      </w:r>
      <w:r w:rsidR="00A3247D" w:rsidRPr="000B5157">
        <w:rPr>
          <w:i/>
          <w:iCs/>
          <w:noProof/>
          <w:sz w:val="20"/>
          <w:szCs w:val="20"/>
        </w:rPr>
        <w:drawing>
          <wp:inline distT="0" distB="0" distL="0" distR="0" wp14:anchorId="7BCB8118" wp14:editId="492461FE">
            <wp:extent cx="1943100" cy="469618"/>
            <wp:effectExtent l="0" t="0" r="0" b="6985"/>
            <wp:docPr id="42" name="Obraz 42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3BB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15.07.2024</w:t>
      </w:r>
    </w:p>
    <w:p w14:paraId="086EF3BC" w14:textId="063AC673" w:rsidR="00F340B2" w:rsidRPr="00FA62B9" w:rsidRDefault="00202F43" w:rsidP="001E16D9">
      <w:r w:rsidRPr="00FA62B9">
        <w:t>___</w:t>
      </w:r>
    </w:p>
    <w:p w14:paraId="4CE66C5A" w14:textId="77777777" w:rsidR="007E7E9C" w:rsidRPr="00FA62B9" w:rsidRDefault="007E7E9C">
      <w:r w:rsidRPr="00FA62B9">
        <w:br w:type="page"/>
      </w:r>
    </w:p>
    <w:p w14:paraId="086EF3BD" w14:textId="6E6ABADB" w:rsidR="00F340B2" w:rsidRPr="00FA62B9" w:rsidRDefault="00202F43" w:rsidP="001E16D9">
      <w:r w:rsidRPr="00FA62B9">
        <w:lastRenderedPageBreak/>
        <w:t>16 lipca 2024 r., wtorek</w:t>
      </w:r>
    </w:p>
    <w:p w14:paraId="13EEA882" w14:textId="378C520F" w:rsidR="00D17DB7" w:rsidRPr="00FA62B9" w:rsidRDefault="00D17DB7" w:rsidP="008E57D5">
      <w:r w:rsidRPr="00FA62B9">
        <w:t xml:space="preserve">Dyżurni: Anna Kosoń i </w:t>
      </w:r>
      <w:del w:id="103" w:author="Reviewer" w:date="2025-11-14T08:44:00Z">
        <w:r w:rsidRPr="00FA62B9" w:rsidDel="008E57D5">
          <w:delText>Lucjan Świder</w:delText>
        </w:r>
      </w:del>
      <w:ins w:id="104" w:author="Reviewer" w:date="2025-11-14T08:44:00Z">
        <w:r w:rsidR="008E57D5">
          <w:t>Arkadiusz Nowak</w:t>
        </w:r>
      </w:ins>
      <w:r w:rsidRPr="00FA62B9">
        <w:t xml:space="preserve"> </w:t>
      </w:r>
    </w:p>
    <w:p w14:paraId="086EF3BE" w14:textId="46971555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6D7792" w:rsidRPr="00FA62B9">
        <w:t>Obserwacja</w:t>
      </w:r>
      <w:proofErr w:type="gramEnd"/>
      <w:r w:rsidR="006D7792" w:rsidRPr="00FA62B9">
        <w:t xml:space="preserve"> byków danieli.</w:t>
      </w:r>
      <w:r w:rsidR="00202F43" w:rsidRPr="00FA62B9">
        <w:t xml:space="preserve"> Stado spokojne, bez oznak chorób czy urazów.</w:t>
      </w:r>
    </w:p>
    <w:p w14:paraId="086EF3BF" w14:textId="77777777" w:rsidR="00F340B2" w:rsidRPr="00FA62B9" w:rsidRDefault="00F340B2" w:rsidP="001E16D9"/>
    <w:p w14:paraId="086EF3C0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3C1" w14:textId="77777777" w:rsidR="00F340B2" w:rsidRPr="00FA62B9" w:rsidRDefault="00F340B2" w:rsidP="001E16D9"/>
    <w:p w14:paraId="086EF3C2" w14:textId="692FE6F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+17.5°C), kontrola systemu wodociągowego (zawory, węże, pompy). System sprawny, bez wycieków.</w:t>
      </w:r>
    </w:p>
    <w:p w14:paraId="086EF3C3" w14:textId="77777777" w:rsidR="00F340B2" w:rsidRPr="00FA62B9" w:rsidRDefault="00F340B2" w:rsidP="001E16D9"/>
    <w:p w14:paraId="086EF3C4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3C5" w14:textId="77777777" w:rsidR="00F340B2" w:rsidRPr="00FA62B9" w:rsidRDefault="00F340B2" w:rsidP="001E16D9"/>
    <w:p w14:paraId="32A0EEB9" w14:textId="77777777" w:rsidR="008E57D5" w:rsidRDefault="008E57D5" w:rsidP="008E57D5">
      <w:pPr>
        <w:rPr>
          <w:ins w:id="105" w:author="Reviewer" w:date="2025-11-14T08:48:00Z"/>
        </w:rPr>
      </w:pPr>
      <w:ins w:id="106" w:author="Reviewer" w:date="2025-11-14T08:48:00Z">
        <w:r>
          <w:t>Inwentaryzacja siedliskowa do programów rolno-środowiskowo-klimatycznych. Ocena jakości pastwisk i innych zbiorowisk roślinnych.</w:t>
        </w:r>
      </w:ins>
    </w:p>
    <w:p w14:paraId="20B4A2C6" w14:textId="77777777" w:rsidR="008E57D5" w:rsidRDefault="008E57D5" w:rsidP="001E16D9">
      <w:pPr>
        <w:rPr>
          <w:ins w:id="107" w:author="Reviewer" w:date="2025-11-14T08:48:00Z"/>
        </w:rPr>
      </w:pPr>
    </w:p>
    <w:p w14:paraId="086EF3C6" w14:textId="62F30932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3C7" w14:textId="77777777" w:rsidR="00F340B2" w:rsidRPr="00FA62B9" w:rsidRDefault="00F340B2" w:rsidP="001E16D9"/>
    <w:p w14:paraId="086EF3C8" w14:textId="1AE951F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3C9" w14:textId="77777777" w:rsidR="00F340B2" w:rsidRPr="00FA62B9" w:rsidRDefault="00F340B2" w:rsidP="001E16D9"/>
    <w:p w14:paraId="086EF3CA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14°C, max 21°C, średnia 17.5°C; opady deszczu 4.0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3CB" w14:textId="77777777" w:rsidR="00F340B2" w:rsidRPr="00FA62B9" w:rsidRDefault="00F340B2" w:rsidP="001E16D9"/>
    <w:p w14:paraId="086EF3CC" w14:textId="77777777" w:rsidR="00F340B2" w:rsidRPr="00FA62B9" w:rsidRDefault="00202F43" w:rsidP="001E16D9">
      <w:r w:rsidRPr="00FA62B9">
        <w:t>Bez zdarzeń nadzwyczajnych, dyżur zakończony bez uwag.</w:t>
      </w:r>
    </w:p>
    <w:p w14:paraId="086EF3CD" w14:textId="77777777" w:rsidR="00F340B2" w:rsidRPr="00FA62B9" w:rsidRDefault="00F340B2" w:rsidP="001E16D9"/>
    <w:p w14:paraId="086EF3CE" w14:textId="17DBE14D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3CF" w14:textId="06DC1A88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16.07.2024</w:t>
      </w:r>
      <w:ins w:id="108" w:author="Reviewer" w:date="2025-11-14T08:45:00Z">
        <w:r w:rsidR="008E57D5" w:rsidRPr="000B5157">
          <w:rPr>
            <w:i/>
            <w:iCs/>
            <w:noProof/>
            <w:sz w:val="20"/>
            <w:szCs w:val="20"/>
          </w:rPr>
          <w:drawing>
            <wp:inline distT="0" distB="0" distL="0" distR="0" wp14:anchorId="44F290C6" wp14:editId="28A8CCB4">
              <wp:extent cx="1943100" cy="469618"/>
              <wp:effectExtent l="0" t="0" r="0" b="6985"/>
              <wp:docPr id="959263969" name="Obraz 959263969" descr="C:\Users\User\Desktop\podpis AN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esktop\podpis AN.jpg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6192" cy="4848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86EF3D0" w14:textId="7F279800" w:rsidR="00F340B2" w:rsidRPr="00FA62B9" w:rsidRDefault="00202F43" w:rsidP="001E16D9">
      <w:r w:rsidRPr="00FA62B9">
        <w:t>___</w:t>
      </w:r>
    </w:p>
    <w:p w14:paraId="776ABD69" w14:textId="77777777" w:rsidR="007E7E9C" w:rsidRPr="00FA62B9" w:rsidRDefault="007E7E9C">
      <w:r w:rsidRPr="00FA62B9">
        <w:br w:type="page"/>
      </w:r>
    </w:p>
    <w:p w14:paraId="086EF3D1" w14:textId="4E498254" w:rsidR="00F340B2" w:rsidRPr="00FA62B9" w:rsidRDefault="00202F43" w:rsidP="001E16D9">
      <w:r w:rsidRPr="00FA62B9">
        <w:lastRenderedPageBreak/>
        <w:t>17 lipca 2024 r., środa</w:t>
      </w:r>
    </w:p>
    <w:p w14:paraId="51FDA59B" w14:textId="5C5DD03D" w:rsidR="00D17DB7" w:rsidRPr="00FA62B9" w:rsidRDefault="00D17DB7" w:rsidP="008E57D5">
      <w:r w:rsidRPr="00FA62B9">
        <w:t>Dyżurni: Anna Kosoń</w:t>
      </w:r>
      <w:r w:rsidR="0013378E" w:rsidRPr="00FA62B9">
        <w:t>,</w:t>
      </w:r>
      <w:r w:rsidRPr="00FA62B9">
        <w:t xml:space="preserve"> </w:t>
      </w:r>
      <w:r w:rsidR="00F81BEF" w:rsidRPr="00FA62B9">
        <w:t xml:space="preserve">Paweł </w:t>
      </w:r>
      <w:proofErr w:type="spellStart"/>
      <w:r w:rsidR="00F81BEF" w:rsidRPr="00FA62B9">
        <w:t>Kojs</w:t>
      </w:r>
      <w:proofErr w:type="spellEnd"/>
      <w:r w:rsidRPr="00FA62B9">
        <w:t xml:space="preserve"> </w:t>
      </w:r>
      <w:r w:rsidR="0013378E" w:rsidRPr="00FA62B9">
        <w:t xml:space="preserve">i </w:t>
      </w:r>
      <w:del w:id="109" w:author="Reviewer" w:date="2025-11-14T08:45:00Z">
        <w:r w:rsidR="0013378E" w:rsidRPr="00FA62B9" w:rsidDel="008E57D5">
          <w:delText>Lucjan Świder</w:delText>
        </w:r>
      </w:del>
      <w:ins w:id="110" w:author="Reviewer" w:date="2025-11-14T08:45:00Z">
        <w:r w:rsidR="008E57D5">
          <w:t>Arkadiusz Nowak</w:t>
        </w:r>
      </w:ins>
    </w:p>
    <w:p w14:paraId="086EF3D2" w14:textId="62CCB485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6D7792" w:rsidRPr="00FA62B9">
        <w:t>Obserwacja</w:t>
      </w:r>
      <w:proofErr w:type="gramEnd"/>
      <w:r w:rsidR="006D7792" w:rsidRPr="00FA62B9">
        <w:t xml:space="preserve"> byków danieli.</w:t>
      </w:r>
      <w:r w:rsidR="00202F43" w:rsidRPr="00FA62B9">
        <w:t xml:space="preserve"> Stado spokojne, bez oznak chorób czy urazów.</w:t>
      </w:r>
    </w:p>
    <w:p w14:paraId="086EF3D3" w14:textId="77777777" w:rsidR="00F340B2" w:rsidRPr="00FA62B9" w:rsidRDefault="00F340B2" w:rsidP="001E16D9"/>
    <w:p w14:paraId="086EF3D4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3D5" w14:textId="77777777" w:rsidR="00F340B2" w:rsidRPr="00FA62B9" w:rsidRDefault="00F340B2" w:rsidP="001E16D9"/>
    <w:p w14:paraId="086EF3D6" w14:textId="750F3CD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+16.5°C), kontrola systemu wodociągowego (zawory, węże, pompy). System sprawny, bez wycieków.</w:t>
      </w:r>
    </w:p>
    <w:p w14:paraId="086EF3D7" w14:textId="77777777" w:rsidR="00F340B2" w:rsidRPr="00FA62B9" w:rsidRDefault="00F340B2" w:rsidP="001E16D9"/>
    <w:p w14:paraId="086EF3D8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3D9" w14:textId="77777777" w:rsidR="00F340B2" w:rsidRPr="00FA62B9" w:rsidRDefault="00F340B2" w:rsidP="001E16D9"/>
    <w:p w14:paraId="4CD55714" w14:textId="77777777" w:rsidR="008E57D5" w:rsidRDefault="008E57D5" w:rsidP="008E57D5">
      <w:pPr>
        <w:rPr>
          <w:ins w:id="111" w:author="Reviewer" w:date="2025-11-14T08:48:00Z"/>
        </w:rPr>
      </w:pPr>
      <w:ins w:id="112" w:author="Reviewer" w:date="2025-11-14T08:48:00Z">
        <w:r>
          <w:t>Inwentaryzacja siedliskowa do programów rolno-środowiskowo-klimatycznych. Ocena jakości pastwisk i innych zbiorowisk roślinnych.</w:t>
        </w:r>
      </w:ins>
    </w:p>
    <w:p w14:paraId="0624343D" w14:textId="77777777" w:rsidR="008E57D5" w:rsidRDefault="008E57D5" w:rsidP="001E16D9">
      <w:pPr>
        <w:rPr>
          <w:ins w:id="113" w:author="Reviewer" w:date="2025-11-14T08:48:00Z"/>
        </w:rPr>
      </w:pPr>
    </w:p>
    <w:p w14:paraId="086EF3DA" w14:textId="2F7A693E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3DB" w14:textId="77777777" w:rsidR="00F340B2" w:rsidRPr="00FA62B9" w:rsidRDefault="00F340B2" w:rsidP="001E16D9"/>
    <w:p w14:paraId="086EF3DC" w14:textId="45FFE5E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3DD" w14:textId="77777777" w:rsidR="00F340B2" w:rsidRPr="00FA62B9" w:rsidRDefault="00F340B2" w:rsidP="001E16D9"/>
    <w:p w14:paraId="086EF3DE" w14:textId="77777777" w:rsidR="00F340B2" w:rsidRPr="00FA62B9" w:rsidRDefault="00202F43" w:rsidP="001E16D9">
      <w:r w:rsidRPr="00FA62B9">
        <w:rPr>
          <w:i/>
          <w:iCs/>
        </w:rPr>
        <w:t>Warunki meteorologiczne: temperatura min 13°C, max 20°C, średnia 16.5°C; brak opadów.</w:t>
      </w:r>
    </w:p>
    <w:p w14:paraId="086EF3DF" w14:textId="77777777" w:rsidR="00F340B2" w:rsidRPr="00FA62B9" w:rsidRDefault="00F340B2" w:rsidP="001E16D9"/>
    <w:p w14:paraId="086EF3E0" w14:textId="77777777" w:rsidR="00F340B2" w:rsidRPr="00FA62B9" w:rsidRDefault="00202F43" w:rsidP="001E16D9">
      <w:r w:rsidRPr="00FA62B9">
        <w:t>Bez zdarzeń nadzwyczajnych, dyżur zakończony bez uwag.</w:t>
      </w:r>
    </w:p>
    <w:p w14:paraId="086EF3E1" w14:textId="77777777" w:rsidR="00F340B2" w:rsidRPr="00FA62B9" w:rsidRDefault="00F340B2" w:rsidP="001E16D9"/>
    <w:p w14:paraId="086EF3E2" w14:textId="2CFF40D2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3E3" w14:textId="6EC1E7E2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17.07.2024</w:t>
      </w:r>
      <w:ins w:id="114" w:author="Reviewer" w:date="2025-11-14T08:45:00Z">
        <w:r w:rsidR="008E57D5" w:rsidRPr="000B5157">
          <w:rPr>
            <w:i/>
            <w:iCs/>
            <w:noProof/>
            <w:sz w:val="20"/>
            <w:szCs w:val="20"/>
          </w:rPr>
          <w:drawing>
            <wp:inline distT="0" distB="0" distL="0" distR="0" wp14:anchorId="1FE9C8C8" wp14:editId="66C867E9">
              <wp:extent cx="1943100" cy="469618"/>
              <wp:effectExtent l="0" t="0" r="0" b="6985"/>
              <wp:docPr id="959263970" name="Obraz 959263970" descr="C:\Users\User\Desktop\podpis AN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esktop\podpis AN.jpg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6192" cy="4848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86EF3E4" w14:textId="132962DF" w:rsidR="00F340B2" w:rsidRPr="00FA62B9" w:rsidRDefault="00202F43" w:rsidP="001E16D9">
      <w:r w:rsidRPr="00FA62B9">
        <w:t>___</w:t>
      </w:r>
    </w:p>
    <w:p w14:paraId="6D7C9631" w14:textId="77777777" w:rsidR="007E7E9C" w:rsidRPr="00FA62B9" w:rsidRDefault="007E7E9C">
      <w:r w:rsidRPr="00FA62B9">
        <w:br w:type="page"/>
      </w:r>
    </w:p>
    <w:p w14:paraId="086EF3E5" w14:textId="404A50F6" w:rsidR="00F340B2" w:rsidRPr="00FA62B9" w:rsidRDefault="00202F43" w:rsidP="001E16D9">
      <w:r w:rsidRPr="00FA62B9">
        <w:lastRenderedPageBreak/>
        <w:t>18 lipca 2024 r., czwartek</w:t>
      </w:r>
    </w:p>
    <w:p w14:paraId="7CE91704" w14:textId="3DF344BF" w:rsidR="00D17DB7" w:rsidRPr="00FA62B9" w:rsidRDefault="00D17DB7" w:rsidP="008E57D5">
      <w:r w:rsidRPr="00FA62B9">
        <w:t xml:space="preserve">Dyżurni: Anna Kosoń i </w:t>
      </w:r>
      <w:del w:id="115" w:author="Reviewer" w:date="2025-11-14T08:45:00Z">
        <w:r w:rsidRPr="00FA62B9" w:rsidDel="008E57D5">
          <w:delText>Lucjan Świder</w:delText>
        </w:r>
      </w:del>
      <w:ins w:id="116" w:author="Reviewer" w:date="2025-11-14T08:45:00Z">
        <w:r w:rsidR="008E57D5">
          <w:t>Arkadiusz Nowak</w:t>
        </w:r>
      </w:ins>
      <w:r w:rsidRPr="00FA62B9">
        <w:t xml:space="preserve"> </w:t>
      </w:r>
    </w:p>
    <w:p w14:paraId="086EF3E6" w14:textId="5836B36E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6D7792" w:rsidRPr="00FA62B9">
        <w:t>Obserwacja</w:t>
      </w:r>
      <w:proofErr w:type="gramEnd"/>
      <w:r w:rsidR="006D7792" w:rsidRPr="00FA62B9">
        <w:t xml:space="preserve"> byków danieli.</w:t>
      </w:r>
      <w:r w:rsidR="00202F43" w:rsidRPr="00FA62B9">
        <w:t xml:space="preserve"> Stado spokojne, bez oznak chorób czy urazów.</w:t>
      </w:r>
    </w:p>
    <w:p w14:paraId="086EF3E7" w14:textId="77777777" w:rsidR="00F340B2" w:rsidRPr="00FA62B9" w:rsidRDefault="00F340B2" w:rsidP="001E16D9"/>
    <w:p w14:paraId="086EF3E8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3E9" w14:textId="77777777" w:rsidR="00F340B2" w:rsidRPr="00FA62B9" w:rsidRDefault="00F340B2" w:rsidP="001E16D9"/>
    <w:p w14:paraId="086EF3EA" w14:textId="752A685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+16.5°C), kontrola systemu wodociągowego (zawory, węże, pompy). System sprawny, bez wycieków.</w:t>
      </w:r>
    </w:p>
    <w:p w14:paraId="086EF3EB" w14:textId="77777777" w:rsidR="00F340B2" w:rsidRPr="00FA62B9" w:rsidRDefault="00F340B2" w:rsidP="001E16D9"/>
    <w:p w14:paraId="086EF3EC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3ED" w14:textId="77777777" w:rsidR="00F340B2" w:rsidRPr="00FA62B9" w:rsidRDefault="00F340B2" w:rsidP="001E16D9"/>
    <w:p w14:paraId="35F4AAEE" w14:textId="77777777" w:rsidR="008E57D5" w:rsidRDefault="008E57D5" w:rsidP="008E57D5">
      <w:pPr>
        <w:rPr>
          <w:ins w:id="117" w:author="Reviewer" w:date="2025-11-14T08:48:00Z"/>
        </w:rPr>
      </w:pPr>
      <w:ins w:id="118" w:author="Reviewer" w:date="2025-11-14T08:48:00Z">
        <w:r>
          <w:t>Inwentaryzacja siedliskowa do programów rolno-środowiskowo-klimatycznych. Ocena jakości pastwisk i innych zbiorowisk roślinnych.</w:t>
        </w:r>
      </w:ins>
    </w:p>
    <w:p w14:paraId="7FC9F93C" w14:textId="77777777" w:rsidR="008E57D5" w:rsidRDefault="008E57D5" w:rsidP="001E16D9">
      <w:pPr>
        <w:rPr>
          <w:ins w:id="119" w:author="Reviewer" w:date="2025-11-14T08:48:00Z"/>
        </w:rPr>
      </w:pPr>
    </w:p>
    <w:p w14:paraId="086EF3EE" w14:textId="064E2ABB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3EF" w14:textId="77777777" w:rsidR="00F340B2" w:rsidRPr="00FA62B9" w:rsidRDefault="00F340B2" w:rsidP="001E16D9"/>
    <w:p w14:paraId="086EF3F0" w14:textId="5C51B4A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3F1" w14:textId="77777777" w:rsidR="00F340B2" w:rsidRPr="00FA62B9" w:rsidRDefault="00F340B2" w:rsidP="001E16D9"/>
    <w:p w14:paraId="086EF3F2" w14:textId="77777777" w:rsidR="00F340B2" w:rsidRPr="00FA62B9" w:rsidRDefault="00202F43" w:rsidP="001E16D9">
      <w:r w:rsidRPr="00FA62B9">
        <w:rPr>
          <w:i/>
          <w:iCs/>
        </w:rPr>
        <w:t>Warunki meteorologiczne: temperatura min 13°C, max 20°C, średnia 16.5°C; brak opadów.</w:t>
      </w:r>
    </w:p>
    <w:p w14:paraId="086EF3F3" w14:textId="77777777" w:rsidR="00F340B2" w:rsidRPr="00FA62B9" w:rsidRDefault="00F340B2" w:rsidP="001E16D9"/>
    <w:p w14:paraId="086EF3F4" w14:textId="77777777" w:rsidR="00F340B2" w:rsidRPr="00FA62B9" w:rsidRDefault="00202F43" w:rsidP="001E16D9">
      <w:r w:rsidRPr="00FA62B9">
        <w:t>Bez zdarzeń nadzwyczajnych, dyżur zakończony bez uwag.</w:t>
      </w:r>
    </w:p>
    <w:p w14:paraId="086EF3F5" w14:textId="77777777" w:rsidR="00F340B2" w:rsidRPr="00FA62B9" w:rsidRDefault="00F340B2" w:rsidP="001E16D9"/>
    <w:p w14:paraId="086EF3F6" w14:textId="35C2CFB7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3F7" w14:textId="31474BE2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18.07.2024</w:t>
      </w:r>
      <w:ins w:id="120" w:author="Reviewer" w:date="2025-11-14T08:45:00Z">
        <w:r w:rsidR="008E57D5" w:rsidRPr="000B5157">
          <w:rPr>
            <w:i/>
            <w:iCs/>
            <w:noProof/>
            <w:sz w:val="20"/>
            <w:szCs w:val="20"/>
          </w:rPr>
          <w:drawing>
            <wp:inline distT="0" distB="0" distL="0" distR="0" wp14:anchorId="1736E8B5" wp14:editId="308A25CC">
              <wp:extent cx="1943100" cy="469618"/>
              <wp:effectExtent l="0" t="0" r="0" b="6985"/>
              <wp:docPr id="959263972" name="Obraz 959263972" descr="C:\Users\User\Desktop\podpis AN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esktop\podpis AN.jpg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6192" cy="4848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86EF3F8" w14:textId="6D72EA1F" w:rsidR="00F340B2" w:rsidRPr="00FA62B9" w:rsidRDefault="00202F43" w:rsidP="001E16D9">
      <w:r w:rsidRPr="00FA62B9">
        <w:t>___</w:t>
      </w:r>
    </w:p>
    <w:p w14:paraId="4F8FB2E0" w14:textId="77777777" w:rsidR="007E7E9C" w:rsidRPr="00FA62B9" w:rsidRDefault="007E7E9C">
      <w:r w:rsidRPr="00FA62B9">
        <w:br w:type="page"/>
      </w:r>
    </w:p>
    <w:p w14:paraId="086EF3F9" w14:textId="20065F19" w:rsidR="00F340B2" w:rsidRPr="00FA62B9" w:rsidRDefault="00202F43" w:rsidP="001E16D9">
      <w:r w:rsidRPr="00FA62B9">
        <w:lastRenderedPageBreak/>
        <w:t>19 lipca 2024 r., piątek</w:t>
      </w:r>
    </w:p>
    <w:p w14:paraId="05D6D609" w14:textId="15B83C82" w:rsidR="00D17DB7" w:rsidRPr="00FA62B9" w:rsidRDefault="007A1FBB" w:rsidP="008E57D5">
      <w:r w:rsidRPr="00FA62B9">
        <w:t xml:space="preserve">Dyżurni oddający: </w:t>
      </w:r>
      <w:r w:rsidR="00D17DB7" w:rsidRPr="00FA62B9">
        <w:t xml:space="preserve">Anna Kosoń i </w:t>
      </w:r>
      <w:del w:id="121" w:author="Reviewer" w:date="2025-11-14T08:45:00Z">
        <w:r w:rsidR="00D17DB7" w:rsidRPr="00FA62B9" w:rsidDel="008E57D5">
          <w:delText>Lucjan Świder</w:delText>
        </w:r>
      </w:del>
      <w:ins w:id="122" w:author="Reviewer" w:date="2025-11-14T08:45:00Z">
        <w:r w:rsidR="008E57D5">
          <w:t>Arkadiusz Nowak</w:t>
        </w:r>
      </w:ins>
      <w:r w:rsidR="00D17DB7" w:rsidRPr="00FA62B9">
        <w:t xml:space="preserve"> </w:t>
      </w:r>
    </w:p>
    <w:p w14:paraId="591E0254" w14:textId="7399B601" w:rsidR="007A1FBB" w:rsidRPr="00FA62B9" w:rsidRDefault="007A1FBB" w:rsidP="007A1FBB">
      <w:r w:rsidRPr="00FA62B9">
        <w:t xml:space="preserve">Dyżurni przyjmujący: Paweł Kojs i </w:t>
      </w:r>
      <w:r w:rsidR="006045D5" w:rsidRPr="00FA62B9">
        <w:t>Piotr Zakrzewski</w:t>
      </w:r>
    </w:p>
    <w:p w14:paraId="086EF3FA" w14:textId="01ED097C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łań sika wraz z cielętami.</w:t>
      </w:r>
      <w:r w:rsidR="00202F43" w:rsidRPr="00FA62B9">
        <w:t xml:space="preserve"> Stado spokojne, bez oznak chorób czy urazów.</w:t>
      </w:r>
    </w:p>
    <w:p w14:paraId="086EF3FB" w14:textId="77777777" w:rsidR="00F340B2" w:rsidRPr="00FA62B9" w:rsidRDefault="00F340B2" w:rsidP="001E16D9"/>
    <w:p w14:paraId="086EF3FC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3FD" w14:textId="77777777" w:rsidR="00F340B2" w:rsidRPr="00FA62B9" w:rsidRDefault="00F340B2" w:rsidP="001E16D9"/>
    <w:p w14:paraId="086EF3FE" w14:textId="1FFA622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+16°C), kontrola systemu wodociągowego (zawory, węże, pompy). System sprawny, bez wycieków.</w:t>
      </w:r>
    </w:p>
    <w:p w14:paraId="086EF3FF" w14:textId="77777777" w:rsidR="00F340B2" w:rsidRPr="00FA62B9" w:rsidRDefault="00F340B2" w:rsidP="001E16D9"/>
    <w:p w14:paraId="086EF400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401" w14:textId="77777777" w:rsidR="00F340B2" w:rsidRPr="00FA62B9" w:rsidRDefault="00F340B2" w:rsidP="001E16D9"/>
    <w:p w14:paraId="026B6092" w14:textId="77777777" w:rsidR="008E57D5" w:rsidRDefault="008E57D5" w:rsidP="008E57D5">
      <w:pPr>
        <w:rPr>
          <w:ins w:id="123" w:author="Reviewer" w:date="2025-11-14T08:48:00Z"/>
        </w:rPr>
      </w:pPr>
      <w:ins w:id="124" w:author="Reviewer" w:date="2025-11-14T08:48:00Z">
        <w:r>
          <w:t>Inwentaryzacja siedliskowa do programów rolno-środowiskowo-klimatycznych. Ocena jakości pastwisk i innych zbiorowisk roślinnych.</w:t>
        </w:r>
      </w:ins>
    </w:p>
    <w:p w14:paraId="6571F6A4" w14:textId="77777777" w:rsidR="008E57D5" w:rsidRDefault="008E57D5" w:rsidP="001E16D9">
      <w:pPr>
        <w:rPr>
          <w:ins w:id="125" w:author="Reviewer" w:date="2025-11-14T08:48:00Z"/>
        </w:rPr>
      </w:pPr>
    </w:p>
    <w:p w14:paraId="086EF402" w14:textId="6C64788F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403" w14:textId="77777777" w:rsidR="00F340B2" w:rsidRPr="00FA62B9" w:rsidRDefault="00F340B2" w:rsidP="001E16D9"/>
    <w:p w14:paraId="086EF404" w14:textId="52CE1D91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405" w14:textId="77777777" w:rsidR="00F340B2" w:rsidRPr="00FA62B9" w:rsidRDefault="00F340B2" w:rsidP="001E16D9"/>
    <w:p w14:paraId="086EF406" w14:textId="7855243B" w:rsidR="00F340B2" w:rsidRPr="00FA62B9" w:rsidRDefault="00202F43" w:rsidP="001E16D9">
      <w:r w:rsidRPr="00FA62B9">
        <w:t xml:space="preserve">Czynności tygodniowe: Koszenie terenów zielonych. Kontrola systemu nawadniania. Monitoring stanu pastwisk. Obserwacja </w:t>
      </w:r>
      <w:r w:rsidR="00E44599" w:rsidRPr="00FA62B9">
        <w:t>łań i cieląt</w:t>
      </w:r>
      <w:r w:rsidRPr="00FA62B9">
        <w:t>.</w:t>
      </w:r>
    </w:p>
    <w:p w14:paraId="086EF407" w14:textId="77777777" w:rsidR="00F340B2" w:rsidRPr="00FA62B9" w:rsidRDefault="00F340B2" w:rsidP="001E16D9"/>
    <w:p w14:paraId="086EF408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F409" w14:textId="77777777" w:rsidR="00F340B2" w:rsidRPr="00FA62B9" w:rsidRDefault="00F340B2" w:rsidP="001E16D9"/>
    <w:p w14:paraId="086EF40A" w14:textId="77777777" w:rsidR="00F340B2" w:rsidRPr="00FA62B9" w:rsidRDefault="00202F43" w:rsidP="001E16D9">
      <w:r w:rsidRPr="00FA62B9">
        <w:rPr>
          <w:i/>
          <w:iCs/>
        </w:rPr>
        <w:t>Warunki meteorologiczne: temperatura min 12°C, max 20°C, średnia 16°C; brak opadów.</w:t>
      </w:r>
    </w:p>
    <w:p w14:paraId="086EF40B" w14:textId="77777777" w:rsidR="00F340B2" w:rsidRPr="00FA62B9" w:rsidRDefault="00F340B2" w:rsidP="001E16D9"/>
    <w:p w14:paraId="086EF40C" w14:textId="77777777" w:rsidR="00F340B2" w:rsidRPr="00FA62B9" w:rsidRDefault="00202F43" w:rsidP="001E16D9">
      <w:r w:rsidRPr="00FA62B9">
        <w:t>Bez zdarzeń nadzwyczajnych, dyżur zakończony bez uwag.</w:t>
      </w:r>
    </w:p>
    <w:p w14:paraId="086EF40D" w14:textId="77777777" w:rsidR="00F340B2" w:rsidRPr="00FA62B9" w:rsidRDefault="00F340B2" w:rsidP="001E16D9"/>
    <w:p w14:paraId="086EF40E" w14:textId="3ED8C5DF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72D052B5" wp14:editId="3D01D31B">
            <wp:extent cx="1095375" cy="565454"/>
            <wp:effectExtent l="0" t="0" r="0" b="6350"/>
            <wp:docPr id="918832082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ins w:id="126" w:author="Reviewer" w:date="2025-11-14T08:45:00Z">
        <w:r w:rsidR="008E57D5" w:rsidRPr="000B5157">
          <w:rPr>
            <w:i/>
            <w:iCs/>
            <w:noProof/>
            <w:sz w:val="20"/>
            <w:szCs w:val="20"/>
          </w:rPr>
          <w:drawing>
            <wp:inline distT="0" distB="0" distL="0" distR="0" wp14:anchorId="1D2BCFC9" wp14:editId="34CF0858">
              <wp:extent cx="1943100" cy="469618"/>
              <wp:effectExtent l="0" t="0" r="0" b="6985"/>
              <wp:docPr id="959263973" name="Obraz 959263973" descr="C:\Users\User\Desktop\podpis AN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esktop\podpis AN.jpg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6192" cy="4848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86EF40F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19.07.2024</w:t>
      </w:r>
    </w:p>
    <w:p w14:paraId="086EF410" w14:textId="6FED518A" w:rsidR="00F340B2" w:rsidRPr="00FA62B9" w:rsidRDefault="00202F43" w:rsidP="001E16D9">
      <w:r w:rsidRPr="00FA62B9">
        <w:t>___</w:t>
      </w:r>
    </w:p>
    <w:p w14:paraId="3ABD5467" w14:textId="77777777" w:rsidR="007E7E9C" w:rsidRPr="00FA62B9" w:rsidRDefault="007E7E9C">
      <w:r w:rsidRPr="00FA62B9">
        <w:br w:type="page"/>
      </w:r>
    </w:p>
    <w:p w14:paraId="086EF411" w14:textId="3930AA74" w:rsidR="00F340B2" w:rsidRPr="00FA62B9" w:rsidRDefault="00202F43" w:rsidP="001E16D9">
      <w:r w:rsidRPr="00FA62B9">
        <w:lastRenderedPageBreak/>
        <w:t>20 lipca 2024 r., sobota</w:t>
      </w:r>
    </w:p>
    <w:p w14:paraId="7E383CF6" w14:textId="6B33C513" w:rsidR="009C3406" w:rsidRPr="00FA62B9" w:rsidRDefault="009C3406" w:rsidP="009C3406">
      <w:r w:rsidRPr="00FA62B9">
        <w:t xml:space="preserve">Dyżurni: Paweł Kojs i </w:t>
      </w:r>
      <w:r w:rsidR="006045D5" w:rsidRPr="00FA62B9">
        <w:t>Piotr Zakrzewski</w:t>
      </w:r>
    </w:p>
    <w:p w14:paraId="086EF412" w14:textId="51C7382F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4430BD" w:rsidRPr="00FA62B9">
        <w:t>Obserwacja</w:t>
      </w:r>
      <w:proofErr w:type="gramEnd"/>
      <w:r w:rsidR="004430BD" w:rsidRPr="00FA62B9">
        <w:t xml:space="preserve"> łań jelenia szlachetnego wraz z cielętami.</w:t>
      </w:r>
      <w:r w:rsidR="00202F43" w:rsidRPr="00FA62B9">
        <w:t xml:space="preserve"> Stado spokojne, bez oznak chorób czy urazów.</w:t>
      </w:r>
    </w:p>
    <w:p w14:paraId="086EF413" w14:textId="77777777" w:rsidR="00F340B2" w:rsidRPr="00FA62B9" w:rsidRDefault="00F340B2" w:rsidP="001E16D9"/>
    <w:p w14:paraId="086EF414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415" w14:textId="77777777" w:rsidR="00F340B2" w:rsidRPr="00FA62B9" w:rsidRDefault="00F340B2" w:rsidP="001E16D9"/>
    <w:p w14:paraId="086EF416" w14:textId="423921D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+16°C), kontrola systemu wodociągowego (zawory, węże, pompy). System sprawny, bez wycieków.</w:t>
      </w:r>
    </w:p>
    <w:p w14:paraId="086EF417" w14:textId="77777777" w:rsidR="00F340B2" w:rsidRPr="00FA62B9" w:rsidRDefault="00F340B2" w:rsidP="001E16D9"/>
    <w:p w14:paraId="086EF418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419" w14:textId="77777777" w:rsidR="00F340B2" w:rsidRPr="00FA62B9" w:rsidRDefault="00F340B2" w:rsidP="001E16D9"/>
    <w:p w14:paraId="086EF41A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41B" w14:textId="77777777" w:rsidR="00F340B2" w:rsidRPr="00FA62B9" w:rsidRDefault="00F340B2" w:rsidP="001E16D9"/>
    <w:p w14:paraId="086EF41C" w14:textId="6C64716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41D" w14:textId="77777777" w:rsidR="00F340B2" w:rsidRPr="00FA62B9" w:rsidRDefault="00F340B2" w:rsidP="001E16D9"/>
    <w:p w14:paraId="086EF41E" w14:textId="77777777" w:rsidR="00F340B2" w:rsidRPr="00FA62B9" w:rsidRDefault="00202F43" w:rsidP="001E16D9">
      <w:r w:rsidRPr="00FA62B9">
        <w:rPr>
          <w:i/>
          <w:iCs/>
        </w:rPr>
        <w:t>Warunki meteorologiczne: temperatura min 12°C, max 20°C, średnia 16°C; brak opadów.</w:t>
      </w:r>
    </w:p>
    <w:p w14:paraId="086EF41F" w14:textId="77777777" w:rsidR="00F340B2" w:rsidRPr="00FA62B9" w:rsidRDefault="00F340B2" w:rsidP="001E16D9"/>
    <w:p w14:paraId="086EF420" w14:textId="77777777" w:rsidR="00F340B2" w:rsidRPr="00FA62B9" w:rsidRDefault="00202F43" w:rsidP="001E16D9">
      <w:r w:rsidRPr="00FA62B9">
        <w:t>Bez zdarzeń nadzwyczajnych, dyżur zakończony bez uwag.</w:t>
      </w:r>
    </w:p>
    <w:p w14:paraId="086EF421" w14:textId="77777777" w:rsidR="00F340B2" w:rsidRPr="00FA62B9" w:rsidRDefault="00F340B2" w:rsidP="001E16D9"/>
    <w:p w14:paraId="086EF422" w14:textId="7E5DFFFC" w:rsidR="00F340B2" w:rsidRPr="00FA62B9" w:rsidRDefault="00B9574E" w:rsidP="001E16D9">
      <w:r w:rsidRPr="00FA62B9">
        <w:rPr>
          <w:i/>
          <w:iCs/>
        </w:rPr>
        <w:t>Dyżurny: Paweł Kojs</w:t>
      </w:r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29C4794A" wp14:editId="716DC2F4">
            <wp:extent cx="1095375" cy="565454"/>
            <wp:effectExtent l="0" t="0" r="0" b="6350"/>
            <wp:docPr id="1723656995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423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20.07.2024</w:t>
      </w:r>
    </w:p>
    <w:p w14:paraId="086EF424" w14:textId="60B1471F" w:rsidR="00F340B2" w:rsidRPr="00FA62B9" w:rsidRDefault="00202F43" w:rsidP="001E16D9">
      <w:r w:rsidRPr="00FA62B9">
        <w:t>___</w:t>
      </w:r>
    </w:p>
    <w:p w14:paraId="397687CB" w14:textId="77777777" w:rsidR="007E7E9C" w:rsidRPr="00FA62B9" w:rsidRDefault="007E7E9C">
      <w:r w:rsidRPr="00FA62B9">
        <w:br w:type="page"/>
      </w:r>
    </w:p>
    <w:p w14:paraId="086EF425" w14:textId="7BDEBDD4" w:rsidR="00F340B2" w:rsidRPr="00FA62B9" w:rsidRDefault="00202F43" w:rsidP="001E16D9">
      <w:r w:rsidRPr="00FA62B9">
        <w:lastRenderedPageBreak/>
        <w:t>21 lipca 2024 r., niedziela</w:t>
      </w:r>
    </w:p>
    <w:p w14:paraId="44E2FED3" w14:textId="2958DCF8" w:rsidR="009C3406" w:rsidRPr="00FA62B9" w:rsidRDefault="009C3406" w:rsidP="009C3406">
      <w:r w:rsidRPr="00FA62B9">
        <w:t xml:space="preserve">Dyżurni: Paweł Kojs i </w:t>
      </w:r>
      <w:r w:rsidR="006045D5" w:rsidRPr="00FA62B9">
        <w:t>Piotr Zakrzewski</w:t>
      </w:r>
    </w:p>
    <w:p w14:paraId="086EF426" w14:textId="7840E073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łań jelenia szlachetnego wraz z cielętami.</w:t>
      </w:r>
      <w:r w:rsidR="00202F43" w:rsidRPr="00FA62B9">
        <w:t xml:space="preserve"> Stado spokojne, bez oznak chorób czy urazów.</w:t>
      </w:r>
    </w:p>
    <w:p w14:paraId="086EF427" w14:textId="77777777" w:rsidR="00F340B2" w:rsidRPr="00FA62B9" w:rsidRDefault="00F340B2" w:rsidP="001E16D9"/>
    <w:p w14:paraId="086EF428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429" w14:textId="77777777" w:rsidR="00F340B2" w:rsidRPr="00FA62B9" w:rsidRDefault="00F340B2" w:rsidP="001E16D9"/>
    <w:p w14:paraId="086EF42A" w14:textId="129FA56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+16°C), kontrola systemu wodociągowego (zawory, węże, pompy). System sprawny, bez wycieków.</w:t>
      </w:r>
    </w:p>
    <w:p w14:paraId="086EF42B" w14:textId="77777777" w:rsidR="00F340B2" w:rsidRPr="00FA62B9" w:rsidRDefault="00F340B2" w:rsidP="001E16D9"/>
    <w:p w14:paraId="086EF42C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42D" w14:textId="77777777" w:rsidR="00F340B2" w:rsidRPr="00FA62B9" w:rsidRDefault="00F340B2" w:rsidP="001E16D9"/>
    <w:p w14:paraId="086EF42E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42F" w14:textId="77777777" w:rsidR="00F340B2" w:rsidRPr="00FA62B9" w:rsidRDefault="00F340B2" w:rsidP="001E16D9"/>
    <w:p w14:paraId="086EF430" w14:textId="59439A4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431" w14:textId="77777777" w:rsidR="00F340B2" w:rsidRPr="00FA62B9" w:rsidRDefault="00F340B2" w:rsidP="001E16D9"/>
    <w:p w14:paraId="086EF432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11°C, max 21°C, średnia 16°C;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433" w14:textId="77777777" w:rsidR="00F340B2" w:rsidRPr="00FA62B9" w:rsidRDefault="00F340B2" w:rsidP="001E16D9"/>
    <w:p w14:paraId="086EF434" w14:textId="77777777" w:rsidR="00F340B2" w:rsidRPr="00FA62B9" w:rsidRDefault="00202F43" w:rsidP="001E16D9">
      <w:r w:rsidRPr="00FA62B9">
        <w:t>Bez zdarzeń nadzwyczajnych, dyżur zakończony bez uwag.</w:t>
      </w:r>
    </w:p>
    <w:p w14:paraId="086EF435" w14:textId="77777777" w:rsidR="00F340B2" w:rsidRPr="00FA62B9" w:rsidRDefault="00F340B2" w:rsidP="001E16D9"/>
    <w:p w14:paraId="086EF436" w14:textId="0C024E00" w:rsidR="00F340B2" w:rsidRPr="00FA62B9" w:rsidRDefault="00B9574E" w:rsidP="001E16D9">
      <w:r w:rsidRPr="00FA62B9">
        <w:rPr>
          <w:i/>
          <w:iCs/>
        </w:rPr>
        <w:t>Dyżurny: Paweł Kojs</w:t>
      </w:r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53825D7A" wp14:editId="4B48F2E0">
            <wp:extent cx="1095375" cy="565454"/>
            <wp:effectExtent l="0" t="0" r="0" b="6350"/>
            <wp:docPr id="49042984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437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21.07.2024</w:t>
      </w:r>
    </w:p>
    <w:p w14:paraId="086EF438" w14:textId="26096F9B" w:rsidR="00F340B2" w:rsidRPr="00FA62B9" w:rsidRDefault="00202F43" w:rsidP="001E16D9">
      <w:r w:rsidRPr="00FA62B9">
        <w:t>___</w:t>
      </w:r>
    </w:p>
    <w:p w14:paraId="408668A3" w14:textId="77777777" w:rsidR="007E7E9C" w:rsidRPr="00FA62B9" w:rsidRDefault="007E7E9C">
      <w:r w:rsidRPr="00FA62B9">
        <w:br w:type="page"/>
      </w:r>
    </w:p>
    <w:p w14:paraId="086EF439" w14:textId="277116E3" w:rsidR="00F340B2" w:rsidRPr="00FA62B9" w:rsidRDefault="00202F43" w:rsidP="001E16D9">
      <w:r w:rsidRPr="00FA62B9">
        <w:lastRenderedPageBreak/>
        <w:t>22 lipca 2024 r., poniedziałek</w:t>
      </w:r>
    </w:p>
    <w:p w14:paraId="7C006147" w14:textId="44BB6C09" w:rsidR="002026E5" w:rsidRPr="00FA62B9" w:rsidRDefault="002026E5" w:rsidP="002026E5">
      <w:r w:rsidRPr="00FA62B9">
        <w:t xml:space="preserve">Dyżurni oddający: Paweł Kojs i </w:t>
      </w:r>
      <w:r w:rsidR="006045D5" w:rsidRPr="00FA62B9">
        <w:t xml:space="preserve">Maciej </w:t>
      </w:r>
      <w:r w:rsidR="006625C9" w:rsidRPr="00FA62B9">
        <w:t>Jabłoński</w:t>
      </w:r>
    </w:p>
    <w:p w14:paraId="7E552FC2" w14:textId="30947D8D" w:rsidR="002026E5" w:rsidRPr="00FA62B9" w:rsidRDefault="002026E5" w:rsidP="002026E5">
      <w:r w:rsidRPr="00FA62B9">
        <w:t xml:space="preserve">Dyżurni przyjmujący: </w:t>
      </w:r>
      <w:r w:rsidR="00D17DB7" w:rsidRPr="00FA62B9">
        <w:t xml:space="preserve">Anna Kosoń i Lucjan Świder </w:t>
      </w:r>
    </w:p>
    <w:p w14:paraId="086EF43A" w14:textId="3C78B8C5" w:rsidR="00F340B2" w:rsidRPr="00FA62B9" w:rsidRDefault="00202F43" w:rsidP="002026E5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F43B" w14:textId="77777777" w:rsidR="00F340B2" w:rsidRPr="00FA62B9" w:rsidRDefault="00F340B2" w:rsidP="001E16D9"/>
    <w:p w14:paraId="086EF43C" w14:textId="77777777" w:rsidR="00F340B2" w:rsidRPr="00FA62B9" w:rsidRDefault="00202F43" w:rsidP="001E16D9">
      <w:r w:rsidRPr="00FA62B9">
        <w:t>Liczenie zwierząt: ~530-560 jeleniowatych + ~50 owiec w kwaterach. Wszystkie zwierzęta w dobrym stanie zdrowia.</w:t>
      </w:r>
    </w:p>
    <w:p w14:paraId="086EF43D" w14:textId="77777777" w:rsidR="00F340B2" w:rsidRPr="00FA62B9" w:rsidRDefault="00F340B2" w:rsidP="001E16D9"/>
    <w:p w14:paraId="086EF43E" w14:textId="01C9CC68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43F" w14:textId="77777777" w:rsidR="00F340B2" w:rsidRPr="00FA62B9" w:rsidRDefault="00F340B2" w:rsidP="001E16D9"/>
    <w:p w14:paraId="086EF440" w14:textId="633CB28C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4430BD" w:rsidRPr="00FA62B9">
        <w:t>Obserwacja</w:t>
      </w:r>
      <w:proofErr w:type="gramEnd"/>
      <w:r w:rsidR="004430BD" w:rsidRPr="00FA62B9">
        <w:t xml:space="preserve"> łań jelenia szlachetnego wraz z cielętami.</w:t>
      </w:r>
      <w:r w:rsidR="00202F43" w:rsidRPr="00FA62B9">
        <w:t xml:space="preserve"> Stado spokojne, bez oznak chorób czy urazów.</w:t>
      </w:r>
    </w:p>
    <w:p w14:paraId="086EF441" w14:textId="77777777" w:rsidR="00F340B2" w:rsidRPr="00FA62B9" w:rsidRDefault="00F340B2" w:rsidP="001E16D9"/>
    <w:p w14:paraId="086EF442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443" w14:textId="77777777" w:rsidR="00F340B2" w:rsidRPr="00FA62B9" w:rsidRDefault="00F340B2" w:rsidP="001E16D9"/>
    <w:p w14:paraId="086EF444" w14:textId="6142B5B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+16°C), kontrola systemu wodociągowego (zawory, węże, pompy). System sprawny, bez wycieków.</w:t>
      </w:r>
    </w:p>
    <w:p w14:paraId="086EF445" w14:textId="77777777" w:rsidR="00F340B2" w:rsidRPr="00FA62B9" w:rsidRDefault="00F340B2" w:rsidP="001E16D9"/>
    <w:p w14:paraId="086EF446" w14:textId="76C37AE6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447" w14:textId="77777777" w:rsidR="00F340B2" w:rsidRPr="00FA62B9" w:rsidRDefault="00F340B2" w:rsidP="001E16D9"/>
    <w:p w14:paraId="086EF448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449" w14:textId="77777777" w:rsidR="00F340B2" w:rsidRPr="00FA62B9" w:rsidRDefault="00F340B2" w:rsidP="001E16D9"/>
    <w:p w14:paraId="086EF44A" w14:textId="6F86CE8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44B" w14:textId="77777777" w:rsidR="00F340B2" w:rsidRPr="00FA62B9" w:rsidRDefault="00F340B2" w:rsidP="001E16D9"/>
    <w:p w14:paraId="086EF44C" w14:textId="77777777" w:rsidR="00F340B2" w:rsidRPr="00FA62B9" w:rsidRDefault="00202F43" w:rsidP="001E16D9">
      <w:r w:rsidRPr="00FA62B9">
        <w:rPr>
          <w:i/>
          <w:iCs/>
        </w:rPr>
        <w:t>Warunki meteorologiczne: temperatura min 11°C, max 21°C, średnia 16°C; brak opadów.</w:t>
      </w:r>
    </w:p>
    <w:p w14:paraId="086EF44D" w14:textId="77777777" w:rsidR="00F340B2" w:rsidRPr="00FA62B9" w:rsidRDefault="00F340B2" w:rsidP="001E16D9"/>
    <w:p w14:paraId="086EF44E" w14:textId="77777777" w:rsidR="00F340B2" w:rsidRPr="00FA62B9" w:rsidRDefault="00202F43" w:rsidP="001E16D9">
      <w:r w:rsidRPr="00FA62B9">
        <w:t>Bez zdarzeń nadzwyczajnych, dyżur zakończony bez uwag.</w:t>
      </w:r>
    </w:p>
    <w:p w14:paraId="086EF44F" w14:textId="77777777" w:rsidR="00F340B2" w:rsidRPr="00FA62B9" w:rsidRDefault="00F340B2" w:rsidP="001E16D9"/>
    <w:p w14:paraId="086EF450" w14:textId="530B48A7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451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22.07.2024</w:t>
      </w:r>
    </w:p>
    <w:p w14:paraId="086EF452" w14:textId="56573E35" w:rsidR="00F340B2" w:rsidRPr="00FA62B9" w:rsidRDefault="00202F43" w:rsidP="001E16D9">
      <w:r w:rsidRPr="00FA62B9">
        <w:t>___</w:t>
      </w:r>
    </w:p>
    <w:p w14:paraId="7B1D4D25" w14:textId="77777777" w:rsidR="007E7E9C" w:rsidRPr="00FA62B9" w:rsidRDefault="007E7E9C">
      <w:r w:rsidRPr="00FA62B9">
        <w:br w:type="page"/>
      </w:r>
    </w:p>
    <w:p w14:paraId="086EF453" w14:textId="7217FD47" w:rsidR="00F340B2" w:rsidRPr="00FA62B9" w:rsidRDefault="00202F43" w:rsidP="001E16D9">
      <w:r w:rsidRPr="00FA62B9">
        <w:lastRenderedPageBreak/>
        <w:t>23 lipca 2024 r., wtorek</w:t>
      </w:r>
    </w:p>
    <w:p w14:paraId="3FC75066" w14:textId="77777777" w:rsidR="00D17DB7" w:rsidRPr="00FA62B9" w:rsidRDefault="00D17DB7" w:rsidP="00D17DB7">
      <w:r w:rsidRPr="00FA62B9">
        <w:t xml:space="preserve">Dyżurni przyjmujący: Anna Kosoń i Lucjan Świder </w:t>
      </w:r>
    </w:p>
    <w:p w14:paraId="086EF454" w14:textId="081D3B1C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łań danieli wraz z cielętami.</w:t>
      </w:r>
      <w:r w:rsidR="00202F43" w:rsidRPr="00FA62B9">
        <w:t xml:space="preserve"> Stado spokojne, bez oznak chorób czy urazów.</w:t>
      </w:r>
    </w:p>
    <w:p w14:paraId="086EF455" w14:textId="77777777" w:rsidR="00F340B2" w:rsidRPr="00FA62B9" w:rsidRDefault="00F340B2" w:rsidP="001E16D9"/>
    <w:p w14:paraId="086EF456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457" w14:textId="77777777" w:rsidR="00F340B2" w:rsidRPr="00FA62B9" w:rsidRDefault="00F340B2" w:rsidP="001E16D9"/>
    <w:p w14:paraId="086EF458" w14:textId="0A92A51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+16.5°C), kontrola systemu wodociągowego (zawory, węże, pompy). System sprawny, bez wycieków.</w:t>
      </w:r>
    </w:p>
    <w:p w14:paraId="086EF459" w14:textId="77777777" w:rsidR="00F340B2" w:rsidRPr="00FA62B9" w:rsidRDefault="00F340B2" w:rsidP="001E16D9"/>
    <w:p w14:paraId="086EF45A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45B" w14:textId="77777777" w:rsidR="00F340B2" w:rsidRPr="00FA62B9" w:rsidRDefault="00F340B2" w:rsidP="001E16D9"/>
    <w:p w14:paraId="086EF45C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45D" w14:textId="77777777" w:rsidR="00F340B2" w:rsidRPr="00FA62B9" w:rsidRDefault="00F340B2" w:rsidP="001E16D9"/>
    <w:p w14:paraId="086EF45E" w14:textId="4319DABF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45F" w14:textId="77777777" w:rsidR="00F340B2" w:rsidRPr="00FA62B9" w:rsidRDefault="00F340B2" w:rsidP="001E16D9"/>
    <w:p w14:paraId="086EF460" w14:textId="77777777" w:rsidR="00F340B2" w:rsidRPr="00FA62B9" w:rsidRDefault="00202F43" w:rsidP="001E16D9">
      <w:r w:rsidRPr="00FA62B9">
        <w:rPr>
          <w:i/>
          <w:iCs/>
        </w:rPr>
        <w:t>Warunki meteorologiczne: temperatura min 11°C, max 22°C, średnia 16.5°C; brak opadów.</w:t>
      </w:r>
    </w:p>
    <w:p w14:paraId="086EF461" w14:textId="77777777" w:rsidR="00F340B2" w:rsidRPr="00FA62B9" w:rsidRDefault="00F340B2" w:rsidP="001E16D9"/>
    <w:p w14:paraId="086EF462" w14:textId="77777777" w:rsidR="00F340B2" w:rsidRPr="00FA62B9" w:rsidRDefault="00202F43" w:rsidP="001E16D9">
      <w:r w:rsidRPr="00FA62B9">
        <w:t>Bez zdarzeń nadzwyczajnych, dyżur zakończony bez uwag.</w:t>
      </w:r>
    </w:p>
    <w:p w14:paraId="086EF463" w14:textId="77777777" w:rsidR="00F340B2" w:rsidRPr="00FA62B9" w:rsidRDefault="00F340B2" w:rsidP="001E16D9"/>
    <w:p w14:paraId="086EF464" w14:textId="6BFA6CF7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46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23.07.2024</w:t>
      </w:r>
    </w:p>
    <w:p w14:paraId="086EF466" w14:textId="2276D032" w:rsidR="00F340B2" w:rsidRPr="00FA62B9" w:rsidRDefault="00202F43" w:rsidP="001E16D9">
      <w:r w:rsidRPr="00FA62B9">
        <w:t>___</w:t>
      </w:r>
    </w:p>
    <w:p w14:paraId="6F110EB0" w14:textId="77777777" w:rsidR="007E7E9C" w:rsidRPr="00FA62B9" w:rsidRDefault="007E7E9C">
      <w:r w:rsidRPr="00FA62B9">
        <w:br w:type="page"/>
      </w:r>
    </w:p>
    <w:p w14:paraId="086EF467" w14:textId="67178CA3" w:rsidR="00F340B2" w:rsidRPr="00FA62B9" w:rsidRDefault="00202F43" w:rsidP="001E16D9">
      <w:r w:rsidRPr="00FA62B9">
        <w:lastRenderedPageBreak/>
        <w:t>24 lipca 2024 r., środa</w:t>
      </w:r>
    </w:p>
    <w:p w14:paraId="2A35CE53" w14:textId="77777777" w:rsidR="00D17DB7" w:rsidRPr="00FA62B9" w:rsidRDefault="00D17DB7" w:rsidP="00D17DB7">
      <w:r w:rsidRPr="00FA62B9">
        <w:t xml:space="preserve">Dyżurni przyjmujący: Anna Kosoń i Lucjan Świder </w:t>
      </w:r>
    </w:p>
    <w:p w14:paraId="086EF468" w14:textId="0090E166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6D7792" w:rsidRPr="00FA62B9">
        <w:t>Obserwacja</w:t>
      </w:r>
      <w:proofErr w:type="gramEnd"/>
      <w:r w:rsidR="006D7792" w:rsidRPr="00FA62B9">
        <w:t xml:space="preserve"> byków danieli.</w:t>
      </w:r>
      <w:r w:rsidR="00202F43" w:rsidRPr="00FA62B9">
        <w:t xml:space="preserve"> Stado spokojne, bez oznak chorób czy urazów.</w:t>
      </w:r>
    </w:p>
    <w:p w14:paraId="086EF469" w14:textId="77777777" w:rsidR="00F340B2" w:rsidRPr="00FA62B9" w:rsidRDefault="00F340B2" w:rsidP="001E16D9"/>
    <w:p w14:paraId="086EF46A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46B" w14:textId="77777777" w:rsidR="00F340B2" w:rsidRPr="00FA62B9" w:rsidRDefault="00F340B2" w:rsidP="001E16D9"/>
    <w:p w14:paraId="086EF46C" w14:textId="035FA55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+17°C), kontrola systemu wodociągowego (zawory, węże, pompy). System sprawny, bez wycieków.</w:t>
      </w:r>
    </w:p>
    <w:p w14:paraId="086EF46D" w14:textId="77777777" w:rsidR="00F340B2" w:rsidRPr="00FA62B9" w:rsidRDefault="00F340B2" w:rsidP="001E16D9"/>
    <w:p w14:paraId="086EF46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46F" w14:textId="77777777" w:rsidR="00F340B2" w:rsidRPr="00FA62B9" w:rsidRDefault="00F340B2" w:rsidP="001E16D9"/>
    <w:p w14:paraId="086EF470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471" w14:textId="77777777" w:rsidR="00F340B2" w:rsidRPr="00FA62B9" w:rsidRDefault="00F340B2" w:rsidP="001E16D9"/>
    <w:p w14:paraId="086EF472" w14:textId="0A46D9A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473" w14:textId="77777777" w:rsidR="00F340B2" w:rsidRPr="00FA62B9" w:rsidRDefault="00F340B2" w:rsidP="001E16D9"/>
    <w:p w14:paraId="086EF474" w14:textId="77777777" w:rsidR="00F340B2" w:rsidRPr="00FA62B9" w:rsidRDefault="00202F43" w:rsidP="001E16D9">
      <w:r w:rsidRPr="00FA62B9">
        <w:rPr>
          <w:i/>
          <w:iCs/>
        </w:rPr>
        <w:t>Warunki meteorologiczne: temperatura min 11°C, max 23°C, średnia 17°C; brak opadów.</w:t>
      </w:r>
    </w:p>
    <w:p w14:paraId="086EF475" w14:textId="77777777" w:rsidR="00F340B2" w:rsidRPr="00FA62B9" w:rsidRDefault="00F340B2" w:rsidP="001E16D9"/>
    <w:p w14:paraId="086EF476" w14:textId="77777777" w:rsidR="00F340B2" w:rsidRPr="00FA62B9" w:rsidRDefault="00202F43" w:rsidP="001E16D9">
      <w:r w:rsidRPr="00FA62B9">
        <w:t>Bez zdarzeń nadzwyczajnych, dyżur zakończony bez uwag.</w:t>
      </w:r>
    </w:p>
    <w:p w14:paraId="086EF477" w14:textId="77777777" w:rsidR="00F340B2" w:rsidRPr="00FA62B9" w:rsidRDefault="00F340B2" w:rsidP="001E16D9"/>
    <w:p w14:paraId="086EF478" w14:textId="431DDC3E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47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24.07.2024</w:t>
      </w:r>
    </w:p>
    <w:p w14:paraId="086EF47A" w14:textId="1AE1BE03" w:rsidR="00F340B2" w:rsidRPr="00FA62B9" w:rsidRDefault="00202F43" w:rsidP="001E16D9">
      <w:r w:rsidRPr="00FA62B9">
        <w:t>___</w:t>
      </w:r>
    </w:p>
    <w:p w14:paraId="0C3ACD59" w14:textId="77777777" w:rsidR="007E7E9C" w:rsidRPr="00FA62B9" w:rsidRDefault="007E7E9C">
      <w:r w:rsidRPr="00FA62B9">
        <w:br w:type="page"/>
      </w:r>
    </w:p>
    <w:p w14:paraId="086EF47B" w14:textId="3224528C" w:rsidR="00F340B2" w:rsidRPr="00FA62B9" w:rsidRDefault="00202F43" w:rsidP="001E16D9">
      <w:r w:rsidRPr="00FA62B9">
        <w:lastRenderedPageBreak/>
        <w:t>25 lipca 2024 r., czwartek</w:t>
      </w:r>
    </w:p>
    <w:p w14:paraId="07999717" w14:textId="77777777" w:rsidR="00EA236F" w:rsidRPr="00FA62B9" w:rsidRDefault="00EA236F" w:rsidP="00EA236F">
      <w:r w:rsidRPr="00FA62B9">
        <w:t xml:space="preserve">Dyżurni przyjmujący: Anna Kosoń i Lucjan Świder </w:t>
      </w:r>
    </w:p>
    <w:p w14:paraId="086EF47C" w14:textId="647CF1F6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6D7792" w:rsidRPr="00FA62B9">
        <w:t>Obserwacja</w:t>
      </w:r>
      <w:proofErr w:type="gramEnd"/>
      <w:r w:rsidR="006D7792" w:rsidRPr="00FA62B9">
        <w:t xml:space="preserve"> byków danieli.</w:t>
      </w:r>
      <w:r w:rsidR="00202F43" w:rsidRPr="00FA62B9">
        <w:t xml:space="preserve"> Stado spokojne, bez oznak chorób czy urazów.</w:t>
      </w:r>
    </w:p>
    <w:p w14:paraId="086EF47D" w14:textId="77777777" w:rsidR="00F340B2" w:rsidRPr="00FA62B9" w:rsidRDefault="00F340B2" w:rsidP="001E16D9"/>
    <w:p w14:paraId="086EF47E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47F" w14:textId="77777777" w:rsidR="00F340B2" w:rsidRPr="00FA62B9" w:rsidRDefault="00F340B2" w:rsidP="001E16D9"/>
    <w:p w14:paraId="086EF480" w14:textId="11CBB7D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+17.5°C), kontrola systemu wodociągowego (zawory, węże, pompy). System sprawny, bez wycieków.</w:t>
      </w:r>
    </w:p>
    <w:p w14:paraId="086EF481" w14:textId="77777777" w:rsidR="00F340B2" w:rsidRPr="00FA62B9" w:rsidRDefault="00F340B2" w:rsidP="001E16D9"/>
    <w:p w14:paraId="086EF482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483" w14:textId="77777777" w:rsidR="00F340B2" w:rsidRPr="00FA62B9" w:rsidRDefault="00F340B2" w:rsidP="001E16D9"/>
    <w:p w14:paraId="086EF484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485" w14:textId="77777777" w:rsidR="00F340B2" w:rsidRPr="00FA62B9" w:rsidRDefault="00F340B2" w:rsidP="001E16D9"/>
    <w:p w14:paraId="086EF486" w14:textId="742AEE3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487" w14:textId="77777777" w:rsidR="00F340B2" w:rsidRPr="00FA62B9" w:rsidRDefault="00F340B2" w:rsidP="001E16D9"/>
    <w:p w14:paraId="086EF488" w14:textId="77777777" w:rsidR="00F340B2" w:rsidRPr="00FA62B9" w:rsidRDefault="00202F43" w:rsidP="001E16D9">
      <w:r w:rsidRPr="00FA62B9">
        <w:rPr>
          <w:i/>
          <w:iCs/>
        </w:rPr>
        <w:t>Warunki meteorologiczne: temperatura min 11°C, max 24°C, średnia 17.5°C; brak opadów.</w:t>
      </w:r>
    </w:p>
    <w:p w14:paraId="086EF489" w14:textId="77777777" w:rsidR="00F340B2" w:rsidRPr="00FA62B9" w:rsidRDefault="00F340B2" w:rsidP="001E16D9"/>
    <w:p w14:paraId="086EF48A" w14:textId="77777777" w:rsidR="00F340B2" w:rsidRPr="00FA62B9" w:rsidRDefault="00202F43" w:rsidP="001E16D9">
      <w:r w:rsidRPr="00FA62B9">
        <w:t>Bez zdarzeń nadzwyczajnych, dyżur zakończony bez uwag.</w:t>
      </w:r>
    </w:p>
    <w:p w14:paraId="086EF48B" w14:textId="77777777" w:rsidR="00F340B2" w:rsidRPr="00FA62B9" w:rsidRDefault="00F340B2" w:rsidP="001E16D9"/>
    <w:p w14:paraId="086EF48C" w14:textId="614349F0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48D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25.07.2024</w:t>
      </w:r>
    </w:p>
    <w:p w14:paraId="086EF48E" w14:textId="3C7ABCDD" w:rsidR="00F340B2" w:rsidRPr="00FA62B9" w:rsidRDefault="00202F43" w:rsidP="001E16D9">
      <w:r w:rsidRPr="00FA62B9">
        <w:t>___</w:t>
      </w:r>
    </w:p>
    <w:p w14:paraId="458127A2" w14:textId="77777777" w:rsidR="007E7E9C" w:rsidRPr="00FA62B9" w:rsidRDefault="007E7E9C">
      <w:r w:rsidRPr="00FA62B9">
        <w:br w:type="page"/>
      </w:r>
    </w:p>
    <w:p w14:paraId="086EF48F" w14:textId="65EBED66" w:rsidR="00F340B2" w:rsidRPr="00FA62B9" w:rsidRDefault="00202F43" w:rsidP="001E16D9">
      <w:r w:rsidRPr="00FA62B9">
        <w:lastRenderedPageBreak/>
        <w:t>26 lipca 2024 r., piątek</w:t>
      </w:r>
    </w:p>
    <w:p w14:paraId="78FA9A82" w14:textId="0C0B3E5B" w:rsidR="007A1FBB" w:rsidRPr="00FA62B9" w:rsidRDefault="007A1FBB" w:rsidP="007A1FBB">
      <w:r w:rsidRPr="00FA62B9">
        <w:t>Dyżurni oddający:</w:t>
      </w:r>
      <w:r w:rsidR="00EA236F" w:rsidRPr="00FA62B9">
        <w:t xml:space="preserve"> Anna Kosoń i Lucjan Świder </w:t>
      </w:r>
    </w:p>
    <w:p w14:paraId="41066D6E" w14:textId="732E282C" w:rsidR="007A1FBB" w:rsidRPr="00FA62B9" w:rsidRDefault="007A1FBB" w:rsidP="007A1FBB">
      <w:r w:rsidRPr="00FA62B9">
        <w:t xml:space="preserve">Dyżurni przyjmujący: Paweł Kojs i </w:t>
      </w:r>
      <w:r w:rsidR="006625C9" w:rsidRPr="00FA62B9">
        <w:t>Maciej Jabłoński</w:t>
      </w:r>
    </w:p>
    <w:p w14:paraId="086EF490" w14:textId="559B7A24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6D7792" w:rsidRPr="00FA62B9">
        <w:t>Obserwacja</w:t>
      </w:r>
      <w:proofErr w:type="gramEnd"/>
      <w:r w:rsidR="006D7792" w:rsidRPr="00FA62B9">
        <w:t xml:space="preserve"> byków danieli.</w:t>
      </w:r>
      <w:r w:rsidR="00202F43" w:rsidRPr="00FA62B9">
        <w:t xml:space="preserve"> Stado spokojne, bez oznak chorób czy urazów.</w:t>
      </w:r>
    </w:p>
    <w:p w14:paraId="086EF491" w14:textId="77777777" w:rsidR="00F340B2" w:rsidRPr="00FA62B9" w:rsidRDefault="00F340B2" w:rsidP="001E16D9"/>
    <w:p w14:paraId="086EF492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493" w14:textId="77777777" w:rsidR="00F340B2" w:rsidRPr="00FA62B9" w:rsidRDefault="00F340B2" w:rsidP="001E16D9"/>
    <w:p w14:paraId="086EF494" w14:textId="7D5B6C7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+18°C), kontrola systemu wodociągowego (zawory, węże, pompy). System sprawny, bez wycieków.</w:t>
      </w:r>
    </w:p>
    <w:p w14:paraId="086EF495" w14:textId="77777777" w:rsidR="00F340B2" w:rsidRPr="00FA62B9" w:rsidRDefault="00F340B2" w:rsidP="001E16D9"/>
    <w:p w14:paraId="086EF496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497" w14:textId="77777777" w:rsidR="00F340B2" w:rsidRPr="00FA62B9" w:rsidRDefault="00F340B2" w:rsidP="001E16D9"/>
    <w:p w14:paraId="086EF498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499" w14:textId="77777777" w:rsidR="00F340B2" w:rsidRPr="00FA62B9" w:rsidRDefault="00F340B2" w:rsidP="001E16D9"/>
    <w:p w14:paraId="086EF49A" w14:textId="15F3B82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49B" w14:textId="77777777" w:rsidR="00F340B2" w:rsidRPr="00FA62B9" w:rsidRDefault="00F340B2" w:rsidP="001E16D9"/>
    <w:p w14:paraId="086EF49C" w14:textId="5F6380E1" w:rsidR="00F340B2" w:rsidRPr="00FA62B9" w:rsidRDefault="00202F43" w:rsidP="001E16D9">
      <w:r w:rsidRPr="00FA62B9">
        <w:t xml:space="preserve">Czynności tygodniowe: Koszenie terenów zielonych. Kontrola systemu nawadniania. Monitoring stanu pastwisk. Obserwacja </w:t>
      </w:r>
      <w:r w:rsidR="00E44599" w:rsidRPr="00FA62B9">
        <w:t>łań i cieląt</w:t>
      </w:r>
      <w:r w:rsidRPr="00FA62B9">
        <w:t>.</w:t>
      </w:r>
    </w:p>
    <w:p w14:paraId="086EF49D" w14:textId="77777777" w:rsidR="00F340B2" w:rsidRPr="00FA62B9" w:rsidRDefault="00F340B2" w:rsidP="001E16D9"/>
    <w:p w14:paraId="086EF49E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F49F" w14:textId="77777777" w:rsidR="00F340B2" w:rsidRPr="00FA62B9" w:rsidRDefault="00F340B2" w:rsidP="001E16D9"/>
    <w:p w14:paraId="086EF4A0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11°C, max 25°C, średnia 18°C; opady deszczu 12.0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4A1" w14:textId="77777777" w:rsidR="00F340B2" w:rsidRPr="00FA62B9" w:rsidRDefault="00F340B2" w:rsidP="001E16D9"/>
    <w:p w14:paraId="086EF4A2" w14:textId="77777777" w:rsidR="00F340B2" w:rsidRPr="00FA62B9" w:rsidRDefault="00202F43" w:rsidP="001E16D9">
      <w:r w:rsidRPr="00FA62B9">
        <w:t>Bez zdarzeń nadzwyczajnych, dyżur zakończony bez uwag.</w:t>
      </w:r>
    </w:p>
    <w:p w14:paraId="086EF4A3" w14:textId="77777777" w:rsidR="00F340B2" w:rsidRPr="00FA62B9" w:rsidRDefault="00F340B2" w:rsidP="001E16D9"/>
    <w:p w14:paraId="086EF4A4" w14:textId="4BAC31FE" w:rsidR="00F340B2" w:rsidRPr="00FA62B9" w:rsidRDefault="00B9574E" w:rsidP="001E16D9">
      <w:r w:rsidRPr="00FA62B9">
        <w:rPr>
          <w:i/>
          <w:iCs/>
        </w:rPr>
        <w:t>Dyżurny: Paweł Kojs</w:t>
      </w:r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7ABCBDC7" wp14:editId="35C973B4">
            <wp:extent cx="1095375" cy="565454"/>
            <wp:effectExtent l="0" t="0" r="0" b="6350"/>
            <wp:docPr id="382181971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4A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26.07.2024</w:t>
      </w:r>
    </w:p>
    <w:p w14:paraId="086EF4A6" w14:textId="23B19076" w:rsidR="00F340B2" w:rsidRPr="00FA62B9" w:rsidRDefault="00202F43" w:rsidP="001E16D9">
      <w:r w:rsidRPr="00FA62B9">
        <w:t>___</w:t>
      </w:r>
    </w:p>
    <w:p w14:paraId="7EFB5DF4" w14:textId="77777777" w:rsidR="007E7E9C" w:rsidRPr="00FA62B9" w:rsidRDefault="007E7E9C">
      <w:r w:rsidRPr="00FA62B9">
        <w:br w:type="page"/>
      </w:r>
    </w:p>
    <w:p w14:paraId="086EF4A7" w14:textId="2643E5AC" w:rsidR="00F340B2" w:rsidRPr="00FA62B9" w:rsidRDefault="00202F43" w:rsidP="001E16D9">
      <w:r w:rsidRPr="00FA62B9">
        <w:lastRenderedPageBreak/>
        <w:t>27 lipca 2024 r., sobota</w:t>
      </w:r>
    </w:p>
    <w:p w14:paraId="413E604D" w14:textId="30FB4C0D" w:rsidR="009C3406" w:rsidRPr="00FA62B9" w:rsidRDefault="009C3406" w:rsidP="009C3406">
      <w:r w:rsidRPr="00FA62B9">
        <w:t xml:space="preserve">Dyżurni: Paweł Kojs i </w:t>
      </w:r>
      <w:r w:rsidR="006625C9" w:rsidRPr="00FA62B9">
        <w:t>Maciej Jabłoński</w:t>
      </w:r>
    </w:p>
    <w:p w14:paraId="086EF4A8" w14:textId="6D69D7B6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łań danieli wraz z cielętami.</w:t>
      </w:r>
      <w:r w:rsidR="00202F43" w:rsidRPr="00FA62B9">
        <w:t xml:space="preserve"> Stado spokojne, bez oznak chorób czy urazów.</w:t>
      </w:r>
    </w:p>
    <w:p w14:paraId="086EF4A9" w14:textId="77777777" w:rsidR="00F340B2" w:rsidRPr="00FA62B9" w:rsidRDefault="00F340B2" w:rsidP="001E16D9"/>
    <w:p w14:paraId="086EF4AA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4AB" w14:textId="77777777" w:rsidR="00F340B2" w:rsidRPr="00FA62B9" w:rsidRDefault="00F340B2" w:rsidP="001E16D9"/>
    <w:p w14:paraId="086EF4AC" w14:textId="162B430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+19°C), kontrola systemu wodociągowego (zawory, węże, pompy). System sprawny, bez wycieków.</w:t>
      </w:r>
    </w:p>
    <w:p w14:paraId="086EF4AD" w14:textId="77777777" w:rsidR="00F340B2" w:rsidRPr="00FA62B9" w:rsidRDefault="00F340B2" w:rsidP="001E16D9"/>
    <w:p w14:paraId="086EF4A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4AF" w14:textId="77777777" w:rsidR="00F340B2" w:rsidRPr="00FA62B9" w:rsidRDefault="00F340B2" w:rsidP="001E16D9"/>
    <w:p w14:paraId="086EF4B0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4B1" w14:textId="77777777" w:rsidR="00F340B2" w:rsidRPr="00FA62B9" w:rsidRDefault="00F340B2" w:rsidP="001E16D9"/>
    <w:p w14:paraId="086EF4B2" w14:textId="332AFC2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4B3" w14:textId="77777777" w:rsidR="00F340B2" w:rsidRPr="00FA62B9" w:rsidRDefault="00F340B2" w:rsidP="001E16D9"/>
    <w:p w14:paraId="086EF4B4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12°C, max 26°C, średnia 19°C; opady deszczu 3.0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4B5" w14:textId="77777777" w:rsidR="00F340B2" w:rsidRPr="00FA62B9" w:rsidRDefault="00F340B2" w:rsidP="001E16D9"/>
    <w:p w14:paraId="086EF4B6" w14:textId="77777777" w:rsidR="00F340B2" w:rsidRPr="00FA62B9" w:rsidRDefault="00202F43" w:rsidP="001E16D9">
      <w:r w:rsidRPr="00FA62B9">
        <w:t>Bez zdarzeń nadzwyczajnych, dyżur zakończony bez uwag.</w:t>
      </w:r>
    </w:p>
    <w:p w14:paraId="086EF4B7" w14:textId="77777777" w:rsidR="00F340B2" w:rsidRPr="00FA62B9" w:rsidRDefault="00F340B2" w:rsidP="001E16D9"/>
    <w:p w14:paraId="086EF4B8" w14:textId="6DFFBF27" w:rsidR="00F340B2" w:rsidRPr="00FA62B9" w:rsidRDefault="00B9574E" w:rsidP="001E16D9">
      <w:r w:rsidRPr="00FA62B9">
        <w:rPr>
          <w:i/>
          <w:iCs/>
        </w:rPr>
        <w:t>Dyżurny: Paweł Kojs</w:t>
      </w:r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44ABF15F" wp14:editId="1357A048">
            <wp:extent cx="1095375" cy="565454"/>
            <wp:effectExtent l="0" t="0" r="0" b="6350"/>
            <wp:docPr id="1400769028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4B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27.07.2024</w:t>
      </w:r>
    </w:p>
    <w:p w14:paraId="086EF4BA" w14:textId="6AF34758" w:rsidR="00F340B2" w:rsidRPr="00FA62B9" w:rsidRDefault="00202F43" w:rsidP="001E16D9">
      <w:r w:rsidRPr="00FA62B9">
        <w:t>___</w:t>
      </w:r>
    </w:p>
    <w:p w14:paraId="005D1330" w14:textId="77777777" w:rsidR="007E7E9C" w:rsidRPr="00FA62B9" w:rsidRDefault="007E7E9C">
      <w:r w:rsidRPr="00FA62B9">
        <w:br w:type="page"/>
      </w:r>
    </w:p>
    <w:p w14:paraId="086EF4BB" w14:textId="5C608372" w:rsidR="00F340B2" w:rsidRPr="00FA62B9" w:rsidRDefault="00202F43" w:rsidP="001E16D9">
      <w:r w:rsidRPr="00FA62B9">
        <w:lastRenderedPageBreak/>
        <w:t>28 lipca 2024 r., niedziela</w:t>
      </w:r>
    </w:p>
    <w:p w14:paraId="76BEC950" w14:textId="52DEC65A" w:rsidR="009C3406" w:rsidRPr="00FA62B9" w:rsidRDefault="009C3406" w:rsidP="009C3406">
      <w:r w:rsidRPr="00FA62B9">
        <w:t xml:space="preserve">Dyżurni: Paweł Kojs i </w:t>
      </w:r>
      <w:r w:rsidR="006625C9" w:rsidRPr="00FA62B9">
        <w:t>Maciej Jabłoński</w:t>
      </w:r>
    </w:p>
    <w:p w14:paraId="086EF4BC" w14:textId="6718E25D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4430BD" w:rsidRPr="00FA62B9">
        <w:t>Obserwacja</w:t>
      </w:r>
      <w:proofErr w:type="gramEnd"/>
      <w:r w:rsidR="004430BD" w:rsidRPr="00FA62B9">
        <w:t xml:space="preserve"> łań danieli wraz z cielętami.</w:t>
      </w:r>
      <w:r w:rsidR="00202F43" w:rsidRPr="00FA62B9">
        <w:t xml:space="preserve"> Stado spokojne, bez oznak chorób czy urazów.</w:t>
      </w:r>
    </w:p>
    <w:p w14:paraId="086EF4BD" w14:textId="77777777" w:rsidR="00F340B2" w:rsidRPr="00FA62B9" w:rsidRDefault="00F340B2" w:rsidP="001E16D9"/>
    <w:p w14:paraId="086EF4BE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4BF" w14:textId="77777777" w:rsidR="00F340B2" w:rsidRPr="00FA62B9" w:rsidRDefault="00F340B2" w:rsidP="001E16D9"/>
    <w:p w14:paraId="086EF4C0" w14:textId="5FA78C7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+19.5°C), kontrola systemu wodociągowego (zawory, węże, pompy). System sprawny, bez wycieków.</w:t>
      </w:r>
    </w:p>
    <w:p w14:paraId="086EF4C1" w14:textId="77777777" w:rsidR="00F340B2" w:rsidRPr="00FA62B9" w:rsidRDefault="00F340B2" w:rsidP="001E16D9"/>
    <w:p w14:paraId="086EF4C2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4C3" w14:textId="77777777" w:rsidR="00F340B2" w:rsidRPr="00FA62B9" w:rsidRDefault="00F340B2" w:rsidP="001E16D9"/>
    <w:p w14:paraId="086EF4C4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4C5" w14:textId="77777777" w:rsidR="00F340B2" w:rsidRPr="00FA62B9" w:rsidRDefault="00F340B2" w:rsidP="001E16D9"/>
    <w:p w14:paraId="086EF4C6" w14:textId="3F4A4AC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4C7" w14:textId="77777777" w:rsidR="00F340B2" w:rsidRPr="00FA62B9" w:rsidRDefault="00F340B2" w:rsidP="001E16D9"/>
    <w:p w14:paraId="086EF4C8" w14:textId="77777777" w:rsidR="00F340B2" w:rsidRPr="00FA62B9" w:rsidRDefault="00202F43" w:rsidP="001E16D9">
      <w:r w:rsidRPr="00FA62B9">
        <w:rPr>
          <w:i/>
          <w:iCs/>
        </w:rPr>
        <w:t>Warunki meteorologiczne: temperatura min 12°C, max 27°C, średnia 19.5°C; brak opadów.</w:t>
      </w:r>
    </w:p>
    <w:p w14:paraId="086EF4C9" w14:textId="77777777" w:rsidR="00F340B2" w:rsidRPr="00FA62B9" w:rsidRDefault="00F340B2" w:rsidP="001E16D9"/>
    <w:p w14:paraId="086EF4CA" w14:textId="77777777" w:rsidR="00F340B2" w:rsidRPr="00FA62B9" w:rsidRDefault="00202F43" w:rsidP="001E16D9">
      <w:r w:rsidRPr="00FA62B9">
        <w:t>Bez zdarzeń nadzwyczajnych, dyżur zakończony bez uwag.</w:t>
      </w:r>
    </w:p>
    <w:p w14:paraId="086EF4CB" w14:textId="77777777" w:rsidR="00F340B2" w:rsidRPr="00FA62B9" w:rsidRDefault="00F340B2" w:rsidP="001E16D9"/>
    <w:p w14:paraId="086EF4CC" w14:textId="1204E9DE" w:rsidR="00F340B2" w:rsidRPr="00FA62B9" w:rsidRDefault="00B9574E" w:rsidP="001E16D9">
      <w:r w:rsidRPr="00FA62B9">
        <w:rPr>
          <w:i/>
          <w:iCs/>
        </w:rPr>
        <w:t>Dyżurny: Paweł Kojs</w:t>
      </w:r>
      <w:r w:rsidR="00820D7F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0680C33F" wp14:editId="14CF0854">
            <wp:extent cx="1095375" cy="565454"/>
            <wp:effectExtent l="0" t="0" r="0" b="6350"/>
            <wp:docPr id="334723470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4CD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28.07.2024</w:t>
      </w:r>
    </w:p>
    <w:p w14:paraId="086EF4CE" w14:textId="6977B1AD" w:rsidR="00F340B2" w:rsidRPr="00FA62B9" w:rsidRDefault="00202F43" w:rsidP="001E16D9">
      <w:r w:rsidRPr="00FA62B9">
        <w:t>___</w:t>
      </w:r>
    </w:p>
    <w:p w14:paraId="110C50D1" w14:textId="77777777" w:rsidR="007E7E9C" w:rsidRPr="00FA62B9" w:rsidRDefault="007E7E9C">
      <w:r w:rsidRPr="00FA62B9">
        <w:br w:type="page"/>
      </w:r>
    </w:p>
    <w:p w14:paraId="086EF4CF" w14:textId="5FA1A992" w:rsidR="00F340B2" w:rsidRPr="00FA62B9" w:rsidRDefault="00202F43" w:rsidP="001E16D9">
      <w:r w:rsidRPr="00FA62B9">
        <w:lastRenderedPageBreak/>
        <w:t>29 lipca 2024 r., poniedziałek</w:t>
      </w:r>
    </w:p>
    <w:p w14:paraId="1EE1F7D5" w14:textId="234B4261" w:rsidR="002026E5" w:rsidRPr="00FA62B9" w:rsidRDefault="002026E5" w:rsidP="002026E5">
      <w:r w:rsidRPr="00FA62B9">
        <w:t xml:space="preserve">Dyżurni oddający: Paweł Kojs i </w:t>
      </w:r>
      <w:r w:rsidR="006625C9" w:rsidRPr="00FA62B9">
        <w:t>Maciej Jabłoński</w:t>
      </w:r>
    </w:p>
    <w:p w14:paraId="25C370C9" w14:textId="233D7FFB" w:rsidR="002026E5" w:rsidRPr="00FA62B9" w:rsidRDefault="002026E5" w:rsidP="002026E5">
      <w:r w:rsidRPr="00FA62B9">
        <w:t xml:space="preserve">Dyżurni przyjmujący: Anna Kosoń i </w:t>
      </w:r>
      <w:r w:rsidR="009C3406" w:rsidRPr="00FA62B9">
        <w:t>Lucjan Świder</w:t>
      </w:r>
      <w:r w:rsidRPr="00FA62B9">
        <w:t xml:space="preserve"> </w:t>
      </w:r>
    </w:p>
    <w:p w14:paraId="086EF4D0" w14:textId="307C25D0" w:rsidR="00F340B2" w:rsidRPr="00FA62B9" w:rsidRDefault="00202F43" w:rsidP="002026E5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F4D1" w14:textId="77777777" w:rsidR="00F340B2" w:rsidRPr="00FA62B9" w:rsidRDefault="00F340B2" w:rsidP="001E16D9"/>
    <w:p w14:paraId="086EF4D2" w14:textId="77777777" w:rsidR="00F340B2" w:rsidRPr="00FA62B9" w:rsidRDefault="00202F43" w:rsidP="001E16D9">
      <w:r w:rsidRPr="00FA62B9">
        <w:t>Liczenie zwierząt: ~530-560 jeleniowatych + ~50 owiec w kwaterach. Wszystkie zwierzęta w dobrym stanie zdrowia.</w:t>
      </w:r>
    </w:p>
    <w:p w14:paraId="086EF4D3" w14:textId="77777777" w:rsidR="00F340B2" w:rsidRPr="00FA62B9" w:rsidRDefault="00F340B2" w:rsidP="001E16D9"/>
    <w:p w14:paraId="086EF4D4" w14:textId="3DA52DA3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4D5" w14:textId="77777777" w:rsidR="00F340B2" w:rsidRPr="00FA62B9" w:rsidRDefault="00F340B2" w:rsidP="001E16D9"/>
    <w:p w14:paraId="086EF4D6" w14:textId="5F04CCAE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4430BD" w:rsidRPr="00FA62B9">
        <w:t>Obserwacja</w:t>
      </w:r>
      <w:proofErr w:type="gramEnd"/>
      <w:r w:rsidR="004430BD" w:rsidRPr="00FA62B9">
        <w:t xml:space="preserve"> łań danieli wraz z cielętami.</w:t>
      </w:r>
      <w:r w:rsidR="00202F43" w:rsidRPr="00FA62B9">
        <w:t xml:space="preserve"> Stado spokojne, bez oznak chorób czy urazów.</w:t>
      </w:r>
    </w:p>
    <w:p w14:paraId="086EF4D7" w14:textId="77777777" w:rsidR="00F340B2" w:rsidRPr="00FA62B9" w:rsidRDefault="00F340B2" w:rsidP="001E16D9"/>
    <w:p w14:paraId="086EF4D8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4D9" w14:textId="77777777" w:rsidR="00F340B2" w:rsidRPr="00FA62B9" w:rsidRDefault="00F340B2" w:rsidP="001E16D9"/>
    <w:p w14:paraId="086EF4DA" w14:textId="1E88D3CF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+20.5°C), kontrola systemu wodociągowego (zawory, węże, pompy). System sprawny, bez wycieków.</w:t>
      </w:r>
    </w:p>
    <w:p w14:paraId="086EF4DB" w14:textId="77777777" w:rsidR="00F340B2" w:rsidRPr="00FA62B9" w:rsidRDefault="00F340B2" w:rsidP="001E16D9"/>
    <w:p w14:paraId="086EF4DC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4DD" w14:textId="77777777" w:rsidR="00F340B2" w:rsidRPr="00FA62B9" w:rsidRDefault="00F340B2" w:rsidP="001E16D9"/>
    <w:p w14:paraId="086EF4DE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4DF" w14:textId="77777777" w:rsidR="00F340B2" w:rsidRPr="00FA62B9" w:rsidRDefault="00F340B2" w:rsidP="001E16D9"/>
    <w:p w14:paraId="086EF4E0" w14:textId="17A1BD5A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4E1" w14:textId="77777777" w:rsidR="00F340B2" w:rsidRPr="00FA62B9" w:rsidRDefault="00F340B2" w:rsidP="001E16D9"/>
    <w:p w14:paraId="086EF4E2" w14:textId="77777777" w:rsidR="00F340B2" w:rsidRPr="00FA62B9" w:rsidRDefault="00202F43" w:rsidP="001E16D9">
      <w:r w:rsidRPr="00FA62B9">
        <w:rPr>
          <w:i/>
          <w:iCs/>
        </w:rPr>
        <w:t>Warunki meteorologiczne: temperatura min 13°C, max 28°C, średnia 20.5°C; brak opadów.</w:t>
      </w:r>
    </w:p>
    <w:p w14:paraId="086EF4E3" w14:textId="77777777" w:rsidR="00F340B2" w:rsidRPr="00FA62B9" w:rsidRDefault="00F340B2" w:rsidP="001E16D9"/>
    <w:p w14:paraId="086EF4E4" w14:textId="77777777" w:rsidR="00F340B2" w:rsidRPr="00FA62B9" w:rsidRDefault="00202F43" w:rsidP="001E16D9">
      <w:r w:rsidRPr="00FA62B9">
        <w:t>Bez zdarzeń nadzwyczajnych, dyżur zakończony bez uwag.</w:t>
      </w:r>
    </w:p>
    <w:p w14:paraId="086EF4E5" w14:textId="77777777" w:rsidR="00F340B2" w:rsidRPr="00FA62B9" w:rsidRDefault="00F340B2" w:rsidP="001E16D9"/>
    <w:p w14:paraId="086EF4E6" w14:textId="2FE8249F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4E7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29.07.2024</w:t>
      </w:r>
    </w:p>
    <w:p w14:paraId="086EF4E8" w14:textId="440E6D5A" w:rsidR="00F340B2" w:rsidRPr="00FA62B9" w:rsidRDefault="00202F43" w:rsidP="001E16D9">
      <w:r w:rsidRPr="00FA62B9">
        <w:t>___</w:t>
      </w:r>
    </w:p>
    <w:p w14:paraId="78197DD8" w14:textId="77777777" w:rsidR="003666A1" w:rsidRPr="00FA62B9" w:rsidRDefault="003666A1">
      <w:r w:rsidRPr="00FA62B9">
        <w:br w:type="page"/>
      </w:r>
    </w:p>
    <w:p w14:paraId="086EF4E9" w14:textId="143B713B" w:rsidR="00F340B2" w:rsidRPr="00FA62B9" w:rsidRDefault="00202F43" w:rsidP="001E16D9">
      <w:r w:rsidRPr="00FA62B9">
        <w:lastRenderedPageBreak/>
        <w:t>30 lipca 2024 r., wtorek</w:t>
      </w:r>
    </w:p>
    <w:p w14:paraId="4897FDB6" w14:textId="77777777" w:rsidR="009C3406" w:rsidRPr="00FA62B9" w:rsidRDefault="009C3406" w:rsidP="009C3406">
      <w:r w:rsidRPr="00FA62B9">
        <w:t xml:space="preserve">Dyżurni przyjmujący: Anna Kosoń i Lucjan Świder </w:t>
      </w:r>
    </w:p>
    <w:p w14:paraId="086EF4EA" w14:textId="2F0937F0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20:00). </w:t>
      </w:r>
      <w:r w:rsidR="006D7792" w:rsidRPr="00FA62B9">
        <w:t>Obserwacja</w:t>
      </w:r>
      <w:proofErr w:type="gramEnd"/>
      <w:r w:rsidR="006D7792" w:rsidRPr="00FA62B9">
        <w:t xml:space="preserve"> byków sika.</w:t>
      </w:r>
      <w:r w:rsidR="00202F43" w:rsidRPr="00FA62B9">
        <w:t xml:space="preserve"> Stado spokojne, bez oznak chorób czy urazów.</w:t>
      </w:r>
    </w:p>
    <w:p w14:paraId="086EF4EB" w14:textId="77777777" w:rsidR="00F340B2" w:rsidRPr="00FA62B9" w:rsidRDefault="00F340B2" w:rsidP="001E16D9"/>
    <w:p w14:paraId="086EF4EC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4ED" w14:textId="77777777" w:rsidR="00F340B2" w:rsidRPr="00FA62B9" w:rsidRDefault="00F340B2" w:rsidP="001E16D9"/>
    <w:p w14:paraId="086EF4EE" w14:textId="635C0CB2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+21°C), kontrola systemu wodociągowego (zawory, węże, pompy). System sprawny, bez wycieków.</w:t>
      </w:r>
    </w:p>
    <w:p w14:paraId="086EF4EF" w14:textId="77777777" w:rsidR="00F340B2" w:rsidRPr="00FA62B9" w:rsidRDefault="00F340B2" w:rsidP="001E16D9"/>
    <w:p w14:paraId="086EF4F0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4F1" w14:textId="77777777" w:rsidR="00F340B2" w:rsidRPr="00FA62B9" w:rsidRDefault="00F340B2" w:rsidP="001E16D9"/>
    <w:p w14:paraId="086EF4F2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4F3" w14:textId="77777777" w:rsidR="00F340B2" w:rsidRPr="00FA62B9" w:rsidRDefault="00F340B2" w:rsidP="001E16D9"/>
    <w:p w14:paraId="086EF4F4" w14:textId="50629CF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4F5" w14:textId="77777777" w:rsidR="00F340B2" w:rsidRPr="00FA62B9" w:rsidRDefault="00F340B2" w:rsidP="001E16D9"/>
    <w:p w14:paraId="086EF4F6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13°C, max 29°C, średnia 21°C;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4F7" w14:textId="77777777" w:rsidR="00F340B2" w:rsidRPr="00FA62B9" w:rsidRDefault="00F340B2" w:rsidP="001E16D9"/>
    <w:p w14:paraId="086EF4F8" w14:textId="77777777" w:rsidR="00F340B2" w:rsidRPr="00FA62B9" w:rsidRDefault="00202F43" w:rsidP="001E16D9">
      <w:r w:rsidRPr="00FA62B9">
        <w:t>Bez zdarzeń nadzwyczajnych, dyżur zakończony bez uwag.</w:t>
      </w:r>
    </w:p>
    <w:p w14:paraId="086EF4F9" w14:textId="77777777" w:rsidR="00F340B2" w:rsidRPr="00FA62B9" w:rsidRDefault="00F340B2" w:rsidP="001E16D9"/>
    <w:p w14:paraId="086EF4FA" w14:textId="7885EBEF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4FB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30.07.2024</w:t>
      </w:r>
    </w:p>
    <w:p w14:paraId="086EF4FC" w14:textId="0FD8E9D7" w:rsidR="00F340B2" w:rsidRPr="00FA62B9" w:rsidRDefault="00202F43" w:rsidP="001E16D9">
      <w:r w:rsidRPr="00FA62B9">
        <w:t>___</w:t>
      </w:r>
    </w:p>
    <w:p w14:paraId="13EB0560" w14:textId="77777777" w:rsidR="003666A1" w:rsidRPr="00FA62B9" w:rsidRDefault="003666A1">
      <w:r w:rsidRPr="00FA62B9">
        <w:br w:type="page"/>
      </w:r>
    </w:p>
    <w:p w14:paraId="086EF4FD" w14:textId="2CFBBE57" w:rsidR="00F340B2" w:rsidRPr="00FA62B9" w:rsidRDefault="00202F43" w:rsidP="001E16D9">
      <w:r w:rsidRPr="00FA62B9">
        <w:lastRenderedPageBreak/>
        <w:t>31 lipca 2024 r., środa</w:t>
      </w:r>
    </w:p>
    <w:p w14:paraId="65DC4C68" w14:textId="77777777" w:rsidR="009C3406" w:rsidRPr="00FA62B9" w:rsidRDefault="009C3406" w:rsidP="009C3406">
      <w:r w:rsidRPr="00FA62B9">
        <w:t xml:space="preserve">Dyżurni przyjmujący: Anna Kosoń i Lucjan Świder </w:t>
      </w:r>
    </w:p>
    <w:p w14:paraId="086EF4FE" w14:textId="7CB5DC18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 xml:space="preserve">. 6:00). </w:t>
      </w:r>
      <w:r w:rsidR="006D7792" w:rsidRPr="00FA62B9">
        <w:t>Obserwacja</w:t>
      </w:r>
      <w:proofErr w:type="gramEnd"/>
      <w:r w:rsidR="006D7792" w:rsidRPr="00FA62B9">
        <w:t xml:space="preserve"> byków sika.</w:t>
      </w:r>
      <w:r w:rsidR="00202F43" w:rsidRPr="00FA62B9">
        <w:t xml:space="preserve"> Stado spokojne, bez oznak chorób czy urazów.</w:t>
      </w:r>
    </w:p>
    <w:p w14:paraId="086EF4FF" w14:textId="77777777" w:rsidR="00F340B2" w:rsidRPr="00FA62B9" w:rsidRDefault="00F340B2" w:rsidP="001E16D9"/>
    <w:p w14:paraId="086EF500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501" w14:textId="77777777" w:rsidR="00F340B2" w:rsidRPr="00FA62B9" w:rsidRDefault="00F340B2" w:rsidP="001E16D9"/>
    <w:p w14:paraId="086EF502" w14:textId="467DC9A1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+21.5°C), kontrola systemu wodociągowego (zawory, węże, pompy). System sprawny, bez wycieków.</w:t>
      </w:r>
    </w:p>
    <w:p w14:paraId="086EF503" w14:textId="77777777" w:rsidR="00F340B2" w:rsidRPr="00FA62B9" w:rsidRDefault="00F340B2" w:rsidP="001E16D9"/>
    <w:p w14:paraId="086EF504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505" w14:textId="77777777" w:rsidR="00F340B2" w:rsidRPr="00FA62B9" w:rsidRDefault="00F340B2" w:rsidP="001E16D9"/>
    <w:p w14:paraId="086EF506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507" w14:textId="77777777" w:rsidR="00F340B2" w:rsidRPr="00FA62B9" w:rsidRDefault="00F340B2" w:rsidP="001E16D9"/>
    <w:p w14:paraId="086EF508" w14:textId="408CEC1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509" w14:textId="77777777" w:rsidR="00F340B2" w:rsidRPr="00FA62B9" w:rsidRDefault="00F340B2" w:rsidP="001E16D9"/>
    <w:p w14:paraId="086EF50A" w14:textId="77777777" w:rsidR="00F340B2" w:rsidRPr="00FA62B9" w:rsidRDefault="00202F43" w:rsidP="001E16D9">
      <w:r w:rsidRPr="00FA62B9">
        <w:rPr>
          <w:i/>
          <w:iCs/>
        </w:rPr>
        <w:t>Warunki meteorologiczne: temperatura min 14°C, max 29°C, średnia 21.5°C; brak opadów.</w:t>
      </w:r>
    </w:p>
    <w:p w14:paraId="086EF50B" w14:textId="77777777" w:rsidR="00F340B2" w:rsidRPr="00FA62B9" w:rsidRDefault="00F340B2" w:rsidP="001E16D9"/>
    <w:p w14:paraId="086EF50C" w14:textId="77777777" w:rsidR="00F340B2" w:rsidRPr="00FA62B9" w:rsidRDefault="00202F43" w:rsidP="001E16D9">
      <w:r w:rsidRPr="00FA62B9">
        <w:t>Bez zdarzeń nadzwyczajnych, dyżur zakończony bez uwag.</w:t>
      </w:r>
    </w:p>
    <w:p w14:paraId="086EF50D" w14:textId="77777777" w:rsidR="00F340B2" w:rsidRPr="00FA62B9" w:rsidRDefault="00F340B2" w:rsidP="001E16D9"/>
    <w:p w14:paraId="086EF50E" w14:textId="0F8FA74A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50F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31.07.2024</w:t>
      </w:r>
    </w:p>
    <w:p w14:paraId="086EF510" w14:textId="58CD67BB" w:rsidR="00F340B2" w:rsidRPr="00FA62B9" w:rsidRDefault="00202F43" w:rsidP="001E16D9">
      <w:r w:rsidRPr="00FA62B9">
        <w:t>___</w:t>
      </w:r>
    </w:p>
    <w:p w14:paraId="5DA7725B" w14:textId="77777777" w:rsidR="00820D7F" w:rsidRPr="00FA62B9" w:rsidRDefault="00820D7F">
      <w:pPr>
        <w:rPr>
          <w:sz w:val="32"/>
          <w:szCs w:val="32"/>
        </w:rPr>
      </w:pPr>
      <w:r w:rsidRPr="00FA62B9">
        <w:rPr>
          <w:sz w:val="32"/>
          <w:szCs w:val="32"/>
        </w:rPr>
        <w:br w:type="page"/>
      </w:r>
    </w:p>
    <w:p w14:paraId="086EF511" w14:textId="195E9C86" w:rsidR="00F340B2" w:rsidRPr="00FA62B9" w:rsidRDefault="00202F43" w:rsidP="001E16D9">
      <w:r w:rsidRPr="00FA62B9">
        <w:rPr>
          <w:sz w:val="32"/>
          <w:szCs w:val="32"/>
        </w:rPr>
        <w:lastRenderedPageBreak/>
        <w:t>SIERPIEŃ</w:t>
      </w:r>
    </w:p>
    <w:p w14:paraId="086EF512" w14:textId="60002DE3" w:rsidR="00F340B2" w:rsidRPr="00FA62B9" w:rsidRDefault="00202F43" w:rsidP="001E16D9">
      <w:r w:rsidRPr="00FA62B9">
        <w:t>1 sierpnia 2024 r., czwartek</w:t>
      </w:r>
    </w:p>
    <w:p w14:paraId="25C1C52E" w14:textId="77777777" w:rsidR="00253A33" w:rsidRPr="00FA62B9" w:rsidRDefault="00253A33" w:rsidP="00253A33">
      <w:r w:rsidRPr="00FA62B9">
        <w:t xml:space="preserve">Dyżurni: Anna Kosoń i Lucjan Świder </w:t>
      </w:r>
    </w:p>
    <w:p w14:paraId="086EF513" w14:textId="43C223AB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Stado</w:t>
      </w:r>
      <w:proofErr w:type="gramEnd"/>
      <w:r w:rsidR="00202F43" w:rsidRPr="00FA62B9">
        <w:t xml:space="preserve"> spokojne, bez oznak chorób czy urazów.</w:t>
      </w:r>
    </w:p>
    <w:p w14:paraId="086EF514" w14:textId="77777777" w:rsidR="00F340B2" w:rsidRPr="00FA62B9" w:rsidRDefault="00F340B2" w:rsidP="001E16D9"/>
    <w:p w14:paraId="086EF515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516" w14:textId="77777777" w:rsidR="00F340B2" w:rsidRPr="00FA62B9" w:rsidRDefault="00F340B2" w:rsidP="001E16D9"/>
    <w:p w14:paraId="086EF517" w14:textId="1F98A48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+21°C), kontrola systemu wodociągowego (zawory, węże, pompy). System sprawny, bez wycieków.</w:t>
      </w:r>
    </w:p>
    <w:p w14:paraId="086EF518" w14:textId="77777777" w:rsidR="00F340B2" w:rsidRPr="00FA62B9" w:rsidRDefault="00F340B2" w:rsidP="001E16D9"/>
    <w:p w14:paraId="086EF51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51A" w14:textId="77777777" w:rsidR="00F340B2" w:rsidRPr="00FA62B9" w:rsidRDefault="00F340B2" w:rsidP="001E16D9"/>
    <w:p w14:paraId="086EF51B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51C" w14:textId="77777777" w:rsidR="00F340B2" w:rsidRPr="00FA62B9" w:rsidRDefault="00F340B2" w:rsidP="001E16D9"/>
    <w:p w14:paraId="086EF51D" w14:textId="3072986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51E" w14:textId="77777777" w:rsidR="00F340B2" w:rsidRPr="00FA62B9" w:rsidRDefault="00F340B2" w:rsidP="001E16D9"/>
    <w:p w14:paraId="086EF51F" w14:textId="77777777" w:rsidR="00F340B2" w:rsidRPr="00FA62B9" w:rsidRDefault="00202F43" w:rsidP="001E16D9">
      <w:r w:rsidRPr="00FA62B9">
        <w:rPr>
          <w:i/>
          <w:iCs/>
        </w:rPr>
        <w:t>Warunki meteorologiczne: temperatura min 13°C, max 29°C, średnia 21°C; brak opadów.</w:t>
      </w:r>
    </w:p>
    <w:p w14:paraId="086EF520" w14:textId="77777777" w:rsidR="00F340B2" w:rsidRPr="00FA62B9" w:rsidRDefault="00F340B2" w:rsidP="001E16D9"/>
    <w:p w14:paraId="086EF521" w14:textId="77777777" w:rsidR="00F340B2" w:rsidRPr="00FA62B9" w:rsidRDefault="00202F43" w:rsidP="001E16D9">
      <w:r w:rsidRPr="00FA62B9">
        <w:t>Bez zdarzeń nadzwyczajnych, dyżur zakończony bez uwag.</w:t>
      </w:r>
    </w:p>
    <w:p w14:paraId="086EF522" w14:textId="77777777" w:rsidR="00F340B2" w:rsidRPr="00FA62B9" w:rsidRDefault="00F340B2" w:rsidP="001E16D9"/>
    <w:p w14:paraId="086EF523" w14:textId="5B1163F2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52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01.08.2024</w:t>
      </w:r>
    </w:p>
    <w:p w14:paraId="086EF525" w14:textId="7EC16B98" w:rsidR="00F340B2" w:rsidRPr="00FA62B9" w:rsidRDefault="00202F43" w:rsidP="001E16D9">
      <w:r w:rsidRPr="00FA62B9">
        <w:t>___</w:t>
      </w:r>
    </w:p>
    <w:p w14:paraId="5D783652" w14:textId="77777777" w:rsidR="003666A1" w:rsidRPr="00FA62B9" w:rsidRDefault="003666A1">
      <w:r w:rsidRPr="00FA62B9">
        <w:br w:type="page"/>
      </w:r>
    </w:p>
    <w:p w14:paraId="086EF526" w14:textId="6FA34DA2" w:rsidR="00F340B2" w:rsidRPr="00FA62B9" w:rsidRDefault="00202F43" w:rsidP="001E16D9">
      <w:r w:rsidRPr="00FA62B9">
        <w:lastRenderedPageBreak/>
        <w:t>2 sierpnia 2024 r., piątek</w:t>
      </w:r>
    </w:p>
    <w:p w14:paraId="538939E9" w14:textId="6AF715EA" w:rsidR="00253A33" w:rsidRPr="00FA62B9" w:rsidRDefault="007A1FBB" w:rsidP="00253A33">
      <w:r w:rsidRPr="00FA62B9">
        <w:t xml:space="preserve">Dyżurni oddający: </w:t>
      </w:r>
      <w:r w:rsidR="00253A33" w:rsidRPr="00FA62B9">
        <w:t xml:space="preserve">Anna Kosoń i Lucjan Świder </w:t>
      </w:r>
    </w:p>
    <w:p w14:paraId="1E13C315" w14:textId="77777777" w:rsidR="007A1FBB" w:rsidRPr="00FA62B9" w:rsidRDefault="007A1FBB" w:rsidP="007A1FBB">
      <w:r w:rsidRPr="00FA62B9">
        <w:t>Dyżurni przyjmujący: Paweł Kojs i Arkadiusz Nowak</w:t>
      </w:r>
    </w:p>
    <w:p w14:paraId="086EF527" w14:textId="507085A5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Stado</w:t>
      </w:r>
      <w:proofErr w:type="gramEnd"/>
      <w:r w:rsidR="00202F43" w:rsidRPr="00FA62B9">
        <w:t xml:space="preserve"> spokojne, bez oznak chorób czy urazów.</w:t>
      </w:r>
    </w:p>
    <w:p w14:paraId="086EF528" w14:textId="77777777" w:rsidR="00F340B2" w:rsidRPr="00FA62B9" w:rsidRDefault="00F340B2" w:rsidP="001E16D9"/>
    <w:p w14:paraId="086EF529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52A" w14:textId="77777777" w:rsidR="00F340B2" w:rsidRPr="00FA62B9" w:rsidRDefault="00F340B2" w:rsidP="001E16D9"/>
    <w:p w14:paraId="086EF52B" w14:textId="46D6708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+21.5°C), kontrola systemu wodociągowego (zawory, węże, pompy). System sprawny, bez wycieków.</w:t>
      </w:r>
    </w:p>
    <w:p w14:paraId="086EF52C" w14:textId="77777777" w:rsidR="00F340B2" w:rsidRPr="00FA62B9" w:rsidRDefault="00F340B2" w:rsidP="001E16D9"/>
    <w:p w14:paraId="086EF52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52E" w14:textId="77777777" w:rsidR="00F340B2" w:rsidRPr="00FA62B9" w:rsidRDefault="00F340B2" w:rsidP="001E16D9"/>
    <w:p w14:paraId="086EF52F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530" w14:textId="77777777" w:rsidR="00F340B2" w:rsidRPr="00FA62B9" w:rsidRDefault="00F340B2" w:rsidP="001E16D9"/>
    <w:p w14:paraId="086EF531" w14:textId="263BAA3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532" w14:textId="77777777" w:rsidR="00F340B2" w:rsidRPr="00FA62B9" w:rsidRDefault="00F340B2" w:rsidP="001E16D9"/>
    <w:p w14:paraId="086EF533" w14:textId="4035E0CC" w:rsidR="00F340B2" w:rsidRPr="00FA62B9" w:rsidRDefault="00202F43" w:rsidP="001E16D9">
      <w:r w:rsidRPr="00FA62B9">
        <w:t xml:space="preserve">Czynności tygodniowe: Koszenie terenów zielonych. Kontrola systemu nawadniania. Monitoring stanu pastwisk. Obserwacja </w:t>
      </w:r>
      <w:r w:rsidR="00E44599" w:rsidRPr="00FA62B9">
        <w:t>łań i cieląt</w:t>
      </w:r>
      <w:r w:rsidRPr="00FA62B9">
        <w:t>.</w:t>
      </w:r>
    </w:p>
    <w:p w14:paraId="086EF534" w14:textId="77777777" w:rsidR="00F340B2" w:rsidRPr="00FA62B9" w:rsidRDefault="00F340B2" w:rsidP="001E16D9"/>
    <w:p w14:paraId="086EF535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F536" w14:textId="77777777" w:rsidR="00F340B2" w:rsidRPr="00FA62B9" w:rsidRDefault="00F340B2" w:rsidP="001E16D9"/>
    <w:p w14:paraId="086EF537" w14:textId="77777777" w:rsidR="00F340B2" w:rsidRPr="00FA62B9" w:rsidRDefault="00202F43" w:rsidP="001E16D9">
      <w:r w:rsidRPr="00FA62B9">
        <w:rPr>
          <w:i/>
          <w:iCs/>
        </w:rPr>
        <w:t>Warunki meteorologiczne: temperatura min 14°C, max 29°C, średnia 21.5°C; brak opadów.</w:t>
      </w:r>
    </w:p>
    <w:p w14:paraId="086EF538" w14:textId="77777777" w:rsidR="00F340B2" w:rsidRPr="00FA62B9" w:rsidRDefault="00F340B2" w:rsidP="001E16D9"/>
    <w:p w14:paraId="086EF539" w14:textId="77777777" w:rsidR="00F340B2" w:rsidRPr="00FA62B9" w:rsidRDefault="00202F43" w:rsidP="001E16D9">
      <w:r w:rsidRPr="00FA62B9">
        <w:t>Bez zdarzeń nadzwyczajnych, dyżur zakończony bez uwag.</w:t>
      </w:r>
    </w:p>
    <w:p w14:paraId="086EF53A" w14:textId="77777777" w:rsidR="00F340B2" w:rsidRPr="00FA62B9" w:rsidRDefault="00F340B2" w:rsidP="001E16D9"/>
    <w:p w14:paraId="086EF53B" w14:textId="5CD98F2B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A6792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308800A0" wp14:editId="6C8CC008">
            <wp:extent cx="1095375" cy="565454"/>
            <wp:effectExtent l="0" t="0" r="0" b="6350"/>
            <wp:docPr id="744766987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21565EFB" wp14:editId="09868E6A">
            <wp:extent cx="1943100" cy="469618"/>
            <wp:effectExtent l="0" t="0" r="0" b="6985"/>
            <wp:docPr id="41" name="Obraz 41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53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02.08.2024</w:t>
      </w:r>
    </w:p>
    <w:p w14:paraId="086EF53D" w14:textId="7E1366DF" w:rsidR="00F340B2" w:rsidRPr="00FA62B9" w:rsidRDefault="00202F43" w:rsidP="001E16D9">
      <w:r w:rsidRPr="00FA62B9">
        <w:t>___</w:t>
      </w:r>
    </w:p>
    <w:p w14:paraId="1B03F74F" w14:textId="77777777" w:rsidR="003666A1" w:rsidRPr="00FA62B9" w:rsidRDefault="003666A1">
      <w:r w:rsidRPr="00FA62B9">
        <w:br w:type="page"/>
      </w:r>
    </w:p>
    <w:p w14:paraId="086EF53E" w14:textId="5FB085B8" w:rsidR="00F340B2" w:rsidRPr="00FA62B9" w:rsidRDefault="00202F43" w:rsidP="001E16D9">
      <w:r w:rsidRPr="00FA62B9">
        <w:lastRenderedPageBreak/>
        <w:t>3 sierpnia 2024 r., sobota</w:t>
      </w:r>
    </w:p>
    <w:p w14:paraId="397DDB7C" w14:textId="77777777" w:rsidR="00E2558C" w:rsidRPr="00FA62B9" w:rsidRDefault="00E2558C" w:rsidP="00E2558C">
      <w:r w:rsidRPr="00FA62B9">
        <w:t>Dyżurni: Paweł Kojs i Arkadiusz Nowak</w:t>
      </w:r>
    </w:p>
    <w:p w14:paraId="086EF53F" w14:textId="0029E9F9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Stado</w:t>
      </w:r>
      <w:proofErr w:type="gramEnd"/>
      <w:r w:rsidR="00202F43" w:rsidRPr="00FA62B9">
        <w:t xml:space="preserve"> spokojne, bez oznak chorób czy urazów.</w:t>
      </w:r>
    </w:p>
    <w:p w14:paraId="086EF540" w14:textId="77777777" w:rsidR="00F340B2" w:rsidRPr="00FA62B9" w:rsidRDefault="00F340B2" w:rsidP="001E16D9"/>
    <w:p w14:paraId="086EF541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542" w14:textId="77777777" w:rsidR="00F340B2" w:rsidRPr="00FA62B9" w:rsidRDefault="00F340B2" w:rsidP="001E16D9"/>
    <w:p w14:paraId="086EF543" w14:textId="33D2CC1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+21.5°C), kontrola systemu wodociągowego (zawory, węże, pompy). System sprawny, bez wycieków.</w:t>
      </w:r>
    </w:p>
    <w:p w14:paraId="086EF544" w14:textId="77777777" w:rsidR="00F340B2" w:rsidRPr="00FA62B9" w:rsidRDefault="00F340B2" w:rsidP="001E16D9"/>
    <w:p w14:paraId="086EF54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546" w14:textId="77777777" w:rsidR="00F340B2" w:rsidRPr="00FA62B9" w:rsidRDefault="00F340B2" w:rsidP="001E16D9"/>
    <w:p w14:paraId="11FDF3F8" w14:textId="579FF696" w:rsidR="000608C5" w:rsidRDefault="000608C5" w:rsidP="001E16D9">
      <w:pPr>
        <w:rPr>
          <w:ins w:id="127" w:author="Reviewer" w:date="2025-11-14T08:55:00Z"/>
        </w:rPr>
      </w:pPr>
      <w:ins w:id="128" w:author="Reviewer" w:date="2025-11-14T08:55:00Z">
        <w:r>
          <w:t>Ocena jakości pastwisk.</w:t>
        </w:r>
      </w:ins>
    </w:p>
    <w:p w14:paraId="4EB5F13E" w14:textId="77777777" w:rsidR="000608C5" w:rsidRDefault="000608C5" w:rsidP="001E16D9">
      <w:pPr>
        <w:rPr>
          <w:ins w:id="129" w:author="Reviewer" w:date="2025-11-14T08:55:00Z"/>
        </w:rPr>
      </w:pPr>
    </w:p>
    <w:p w14:paraId="086EF547" w14:textId="14797158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548" w14:textId="77777777" w:rsidR="00F340B2" w:rsidRPr="00FA62B9" w:rsidRDefault="00F340B2" w:rsidP="001E16D9"/>
    <w:p w14:paraId="086EF549" w14:textId="7FB3243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54A" w14:textId="77777777" w:rsidR="00F340B2" w:rsidRPr="00FA62B9" w:rsidRDefault="00F340B2" w:rsidP="001E16D9"/>
    <w:p w14:paraId="086EF54B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14°C, max 29°C, średnia 21.5°C;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54C" w14:textId="77777777" w:rsidR="00F340B2" w:rsidRPr="00FA62B9" w:rsidRDefault="00F340B2" w:rsidP="001E16D9"/>
    <w:p w14:paraId="086EF54D" w14:textId="77777777" w:rsidR="00F340B2" w:rsidRPr="00FA62B9" w:rsidRDefault="00202F43" w:rsidP="001E16D9">
      <w:r w:rsidRPr="00FA62B9">
        <w:t>Bez zdarzeń nadzwyczajnych, dyżur zakończony bez uwag.</w:t>
      </w:r>
    </w:p>
    <w:p w14:paraId="086EF54E" w14:textId="77777777" w:rsidR="00F340B2" w:rsidRPr="00FA62B9" w:rsidRDefault="00F340B2" w:rsidP="001E16D9"/>
    <w:p w14:paraId="086EF54F" w14:textId="145ED533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A6792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5B99F4BF" wp14:editId="3C4F2C10">
            <wp:extent cx="1095375" cy="565454"/>
            <wp:effectExtent l="0" t="0" r="0" b="6350"/>
            <wp:docPr id="1355311771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1525B27D" wp14:editId="623D1849">
            <wp:extent cx="1943100" cy="469618"/>
            <wp:effectExtent l="0" t="0" r="0" b="6985"/>
            <wp:docPr id="40" name="Obraz 40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55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03.08.2024</w:t>
      </w:r>
    </w:p>
    <w:p w14:paraId="086EF551" w14:textId="1A552AAC" w:rsidR="00F340B2" w:rsidRPr="00FA62B9" w:rsidRDefault="00202F43" w:rsidP="001E16D9">
      <w:r w:rsidRPr="00FA62B9">
        <w:t>___</w:t>
      </w:r>
    </w:p>
    <w:p w14:paraId="316CD1D5" w14:textId="77777777" w:rsidR="00E2558C" w:rsidRPr="00FA62B9" w:rsidRDefault="00E2558C">
      <w:r w:rsidRPr="00FA62B9">
        <w:br w:type="page"/>
      </w:r>
    </w:p>
    <w:p w14:paraId="086EF552" w14:textId="0BF0D6CB" w:rsidR="00F340B2" w:rsidRPr="00FA62B9" w:rsidRDefault="00202F43" w:rsidP="001E16D9">
      <w:r w:rsidRPr="00FA62B9">
        <w:lastRenderedPageBreak/>
        <w:t>4 sierpnia 2024 r., niedziela</w:t>
      </w:r>
    </w:p>
    <w:p w14:paraId="3459743F" w14:textId="77777777" w:rsidR="00E2558C" w:rsidRPr="00FA62B9" w:rsidRDefault="00E2558C" w:rsidP="00E2558C">
      <w:r w:rsidRPr="00FA62B9">
        <w:t>Dyżurni: Paweł Kojs i Arkadiusz Nowak</w:t>
      </w:r>
    </w:p>
    <w:p w14:paraId="086EF553" w14:textId="4FC0C142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Stado</w:t>
      </w:r>
      <w:proofErr w:type="gramEnd"/>
      <w:r w:rsidR="00202F43" w:rsidRPr="00FA62B9">
        <w:t xml:space="preserve"> spokojne, bez oznak chorób czy urazów.</w:t>
      </w:r>
    </w:p>
    <w:p w14:paraId="086EF554" w14:textId="77777777" w:rsidR="00F340B2" w:rsidRPr="00FA62B9" w:rsidRDefault="00F340B2" w:rsidP="001E16D9"/>
    <w:p w14:paraId="086EF555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556" w14:textId="77777777" w:rsidR="00F340B2" w:rsidRPr="00FA62B9" w:rsidRDefault="00F340B2" w:rsidP="001E16D9"/>
    <w:p w14:paraId="086EF557" w14:textId="7AEBA65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+22°C), kontrola systemu wodociągowego (zawory, węże, pompy). System sprawny, bez wycieków.</w:t>
      </w:r>
    </w:p>
    <w:p w14:paraId="086EF558" w14:textId="77777777" w:rsidR="00F340B2" w:rsidRPr="00FA62B9" w:rsidRDefault="00F340B2" w:rsidP="001E16D9"/>
    <w:p w14:paraId="086EF559" w14:textId="1E3D0230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55A" w14:textId="77777777" w:rsidR="00F340B2" w:rsidRPr="00FA62B9" w:rsidRDefault="00F340B2" w:rsidP="001E16D9"/>
    <w:p w14:paraId="278E56AB" w14:textId="5ABB2892" w:rsidR="000608C5" w:rsidRDefault="000608C5" w:rsidP="001E16D9">
      <w:pPr>
        <w:rPr>
          <w:ins w:id="130" w:author="Reviewer" w:date="2025-11-14T08:56:00Z"/>
        </w:rPr>
      </w:pPr>
      <w:ins w:id="131" w:author="Reviewer" w:date="2025-11-14T08:56:00Z">
        <w:r>
          <w:t>Ocena jakości pastwisk.</w:t>
        </w:r>
      </w:ins>
    </w:p>
    <w:p w14:paraId="7B7B3462" w14:textId="77777777" w:rsidR="000608C5" w:rsidRDefault="000608C5" w:rsidP="001E16D9">
      <w:pPr>
        <w:rPr>
          <w:ins w:id="132" w:author="Reviewer" w:date="2025-11-14T08:56:00Z"/>
        </w:rPr>
      </w:pPr>
    </w:p>
    <w:p w14:paraId="086EF55B" w14:textId="2EC3C5F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55C" w14:textId="77777777" w:rsidR="00F340B2" w:rsidRPr="00FA62B9" w:rsidRDefault="00F340B2" w:rsidP="001E16D9"/>
    <w:p w14:paraId="086EF55D" w14:textId="23BAC8D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55E" w14:textId="77777777" w:rsidR="00F340B2" w:rsidRPr="00FA62B9" w:rsidRDefault="00F340B2" w:rsidP="001E16D9"/>
    <w:p w14:paraId="086EF55F" w14:textId="77777777" w:rsidR="00F340B2" w:rsidRPr="00FA62B9" w:rsidRDefault="00202F43" w:rsidP="001E16D9">
      <w:r w:rsidRPr="00FA62B9">
        <w:rPr>
          <w:i/>
          <w:iCs/>
        </w:rPr>
        <w:t>Warunki meteorologiczne: temperatura min 15°C, max 29°C, średnia 22°C; brak opadów.</w:t>
      </w:r>
    </w:p>
    <w:p w14:paraId="086EF560" w14:textId="77777777" w:rsidR="00F340B2" w:rsidRPr="00FA62B9" w:rsidRDefault="00F340B2" w:rsidP="001E16D9"/>
    <w:p w14:paraId="086EF561" w14:textId="77777777" w:rsidR="00F340B2" w:rsidRPr="00FA62B9" w:rsidRDefault="00202F43" w:rsidP="001E16D9">
      <w:r w:rsidRPr="00FA62B9">
        <w:t>Bez zdarzeń nadzwyczajnych, dyżur zakończony bez uwag.</w:t>
      </w:r>
    </w:p>
    <w:p w14:paraId="086EF562" w14:textId="77777777" w:rsidR="00F340B2" w:rsidRPr="00FA62B9" w:rsidRDefault="00F340B2" w:rsidP="001E16D9"/>
    <w:p w14:paraId="086EF563" w14:textId="15DB580B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A6792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160CD10C" wp14:editId="04BC72D5">
            <wp:extent cx="1095375" cy="565454"/>
            <wp:effectExtent l="0" t="0" r="0" b="6350"/>
            <wp:docPr id="407824221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1ACD5A2B" wp14:editId="5308D1A0">
            <wp:extent cx="1943100" cy="469618"/>
            <wp:effectExtent l="0" t="0" r="0" b="6985"/>
            <wp:docPr id="39" name="Obraz 39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56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04.08.2024</w:t>
      </w:r>
    </w:p>
    <w:p w14:paraId="086EF565" w14:textId="38C30BC1" w:rsidR="00F340B2" w:rsidRPr="00FA62B9" w:rsidRDefault="00202F43" w:rsidP="001E16D9">
      <w:r w:rsidRPr="00FA62B9">
        <w:t>___</w:t>
      </w:r>
    </w:p>
    <w:p w14:paraId="0BAD12F2" w14:textId="77777777" w:rsidR="003666A1" w:rsidRPr="00FA62B9" w:rsidRDefault="003666A1">
      <w:r w:rsidRPr="00FA62B9">
        <w:br w:type="page"/>
      </w:r>
    </w:p>
    <w:p w14:paraId="086EF566" w14:textId="3B0370A7" w:rsidR="00F340B2" w:rsidRPr="00FA62B9" w:rsidRDefault="00202F43" w:rsidP="001E16D9">
      <w:r w:rsidRPr="00FA62B9">
        <w:lastRenderedPageBreak/>
        <w:t>5 sierpnia 2024 r., poniedziałek</w:t>
      </w:r>
    </w:p>
    <w:p w14:paraId="24388FB5" w14:textId="77777777" w:rsidR="0023554E" w:rsidRPr="00FA62B9" w:rsidRDefault="0023554E" w:rsidP="0023554E">
      <w:r w:rsidRPr="00FA62B9">
        <w:t>Dyżurni oddający: Paweł Kojs i Arkadiusz Nowak</w:t>
      </w:r>
    </w:p>
    <w:p w14:paraId="440613AE" w14:textId="29208BB2" w:rsidR="00253A33" w:rsidRPr="00FA62B9" w:rsidRDefault="0023554E" w:rsidP="00253A33">
      <w:r w:rsidRPr="00FA62B9">
        <w:t xml:space="preserve">Dyżurni przyjmujący: </w:t>
      </w:r>
      <w:r w:rsidR="00253A33" w:rsidRPr="00FA62B9">
        <w:t xml:space="preserve">Anna Kosoń i Lucjan Świder </w:t>
      </w:r>
    </w:p>
    <w:p w14:paraId="5C8ED768" w14:textId="77777777" w:rsidR="00D267E2" w:rsidRPr="00FA62B9" w:rsidRDefault="00D267E2" w:rsidP="0023554E"/>
    <w:p w14:paraId="086EF567" w14:textId="609C0594" w:rsidR="00F340B2" w:rsidRPr="00FA62B9" w:rsidRDefault="00202F43" w:rsidP="0023554E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F568" w14:textId="77777777" w:rsidR="00F340B2" w:rsidRPr="00FA62B9" w:rsidRDefault="00F340B2" w:rsidP="001E16D9"/>
    <w:p w14:paraId="086EF569" w14:textId="77777777" w:rsidR="00F340B2" w:rsidRPr="00FA62B9" w:rsidRDefault="00202F43" w:rsidP="001E16D9">
      <w:r w:rsidRPr="00FA62B9">
        <w:t>Liczenie zwierząt: ~600 jeleniowatych + ~50 owiec w kwaterach. Wszystkie zwierzęta w dobrym stanie zdrowia.</w:t>
      </w:r>
    </w:p>
    <w:p w14:paraId="086EF56A" w14:textId="77777777" w:rsidR="00F340B2" w:rsidRPr="00FA62B9" w:rsidRDefault="00F340B2" w:rsidP="001E16D9"/>
    <w:p w14:paraId="086EF56B" w14:textId="6889533C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56C" w14:textId="77777777" w:rsidR="00F340B2" w:rsidRPr="00FA62B9" w:rsidRDefault="00F340B2" w:rsidP="001E16D9"/>
    <w:p w14:paraId="086EF56D" w14:textId="3FDE03C0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Stado</w:t>
      </w:r>
      <w:proofErr w:type="gramEnd"/>
      <w:r w:rsidR="00202F43" w:rsidRPr="00FA62B9">
        <w:t xml:space="preserve"> spokojne, bez oznak chorób czy urazów.</w:t>
      </w:r>
    </w:p>
    <w:p w14:paraId="086EF56E" w14:textId="77777777" w:rsidR="00F340B2" w:rsidRPr="00FA62B9" w:rsidRDefault="00F340B2" w:rsidP="001E16D9"/>
    <w:p w14:paraId="086EF56F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570" w14:textId="77777777" w:rsidR="00F340B2" w:rsidRPr="00FA62B9" w:rsidRDefault="00F340B2" w:rsidP="001E16D9"/>
    <w:p w14:paraId="086EF571" w14:textId="4B84539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+22°C), kontrola systemu wodociągowego (zawory, węże, pompy). System sprawny, bez wycieków.</w:t>
      </w:r>
    </w:p>
    <w:p w14:paraId="086EF572" w14:textId="77777777" w:rsidR="00F340B2" w:rsidRPr="00FA62B9" w:rsidRDefault="00F340B2" w:rsidP="001E16D9"/>
    <w:p w14:paraId="086EF57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574" w14:textId="77777777" w:rsidR="00F340B2" w:rsidRPr="00FA62B9" w:rsidRDefault="00F340B2" w:rsidP="001E16D9"/>
    <w:p w14:paraId="086EF575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576" w14:textId="77777777" w:rsidR="00F340B2" w:rsidRPr="00FA62B9" w:rsidRDefault="00F340B2" w:rsidP="001E16D9"/>
    <w:p w14:paraId="086EF577" w14:textId="4BB1E5D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578" w14:textId="77777777" w:rsidR="00F340B2" w:rsidRPr="00FA62B9" w:rsidRDefault="00F340B2" w:rsidP="001E16D9"/>
    <w:p w14:paraId="086EF579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15°C, max 29°C, średnia 22°C; opady deszczu 14.0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57A" w14:textId="77777777" w:rsidR="00F340B2" w:rsidRPr="00FA62B9" w:rsidRDefault="00F340B2" w:rsidP="001E16D9"/>
    <w:p w14:paraId="086EF57B" w14:textId="77777777" w:rsidR="00F340B2" w:rsidRPr="00FA62B9" w:rsidRDefault="00202F43" w:rsidP="001E16D9">
      <w:r w:rsidRPr="00FA62B9">
        <w:t>Bez zdarzeń nadzwyczajnych, dyżur zakończony bez uwag.</w:t>
      </w:r>
    </w:p>
    <w:p w14:paraId="086EF57C" w14:textId="77777777" w:rsidR="00F340B2" w:rsidRPr="00FA62B9" w:rsidRDefault="00F340B2" w:rsidP="001E16D9"/>
    <w:p w14:paraId="086EF57D" w14:textId="4F699289" w:rsidR="00F340B2" w:rsidRPr="00FA62B9" w:rsidRDefault="00B9574E" w:rsidP="001E16D9">
      <w:r w:rsidRPr="00FA62B9">
        <w:rPr>
          <w:i/>
          <w:iCs/>
        </w:rPr>
        <w:t>Dyżurny: Anna Kosoń</w:t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20277F04" wp14:editId="26408FDA">
            <wp:extent cx="1943100" cy="469618"/>
            <wp:effectExtent l="0" t="0" r="0" b="6985"/>
            <wp:docPr id="38" name="Obraz 38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57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05.08.2024</w:t>
      </w:r>
    </w:p>
    <w:p w14:paraId="086EF57F" w14:textId="156F5EFE" w:rsidR="00F340B2" w:rsidRPr="00FA62B9" w:rsidRDefault="00202F43" w:rsidP="001E16D9">
      <w:r w:rsidRPr="00FA62B9">
        <w:t>___</w:t>
      </w:r>
    </w:p>
    <w:p w14:paraId="2275BBA4" w14:textId="77777777" w:rsidR="003666A1" w:rsidRPr="00FA62B9" w:rsidRDefault="003666A1">
      <w:r w:rsidRPr="00FA62B9">
        <w:br w:type="page"/>
      </w:r>
    </w:p>
    <w:p w14:paraId="086EF580" w14:textId="1D0E45D2" w:rsidR="00F340B2" w:rsidRPr="00FA62B9" w:rsidRDefault="00202F43" w:rsidP="001E16D9">
      <w:r w:rsidRPr="00FA62B9">
        <w:lastRenderedPageBreak/>
        <w:t>6 sierpnia 2024 r., wtorek</w:t>
      </w:r>
    </w:p>
    <w:p w14:paraId="552C8B75" w14:textId="77777777" w:rsidR="00D267E2" w:rsidRPr="00FA62B9" w:rsidRDefault="00D267E2" w:rsidP="00D267E2">
      <w:r w:rsidRPr="00FA62B9">
        <w:t xml:space="preserve">Dyżurni: Anna Kosoń i Lucjan Świder </w:t>
      </w:r>
    </w:p>
    <w:p w14:paraId="086EF581" w14:textId="6EEA860C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Stado</w:t>
      </w:r>
      <w:proofErr w:type="gramEnd"/>
      <w:r w:rsidR="00202F43" w:rsidRPr="00FA62B9">
        <w:t xml:space="preserve"> spokojne, bez oznak chorób czy urazów.</w:t>
      </w:r>
    </w:p>
    <w:p w14:paraId="086EF582" w14:textId="77777777" w:rsidR="00F340B2" w:rsidRPr="00FA62B9" w:rsidRDefault="00F340B2" w:rsidP="001E16D9"/>
    <w:p w14:paraId="086EF583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584" w14:textId="77777777" w:rsidR="00F340B2" w:rsidRPr="00FA62B9" w:rsidRDefault="00F340B2" w:rsidP="001E16D9"/>
    <w:p w14:paraId="086EF585" w14:textId="1E84DE3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+22.5°C), kontrola systemu wodociągowego (zawory, węże, pompy). System sprawny, bez wycieków.</w:t>
      </w:r>
    </w:p>
    <w:p w14:paraId="086EF586" w14:textId="77777777" w:rsidR="00F340B2" w:rsidRPr="00FA62B9" w:rsidRDefault="00F340B2" w:rsidP="001E16D9"/>
    <w:p w14:paraId="086EF587" w14:textId="4E821F41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 xml:space="preserve">Wykonanie drobnych napraw, usuniecie podkopów lisów i borsuków. </w:t>
      </w:r>
    </w:p>
    <w:p w14:paraId="086EF588" w14:textId="77777777" w:rsidR="00F340B2" w:rsidRPr="00FA62B9" w:rsidRDefault="00F340B2" w:rsidP="001E16D9"/>
    <w:p w14:paraId="086EF589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58A" w14:textId="77777777" w:rsidR="00F340B2" w:rsidRPr="00FA62B9" w:rsidRDefault="00F340B2" w:rsidP="001E16D9"/>
    <w:p w14:paraId="086EF58B" w14:textId="41685C1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58C" w14:textId="77777777" w:rsidR="00F340B2" w:rsidRPr="00FA62B9" w:rsidRDefault="00F340B2" w:rsidP="001E16D9"/>
    <w:p w14:paraId="086EF58D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16°C, max 29°C, średnia 22.5°C; opady deszczu 6.0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58E" w14:textId="77777777" w:rsidR="00F340B2" w:rsidRPr="00FA62B9" w:rsidRDefault="00F340B2" w:rsidP="001E16D9"/>
    <w:p w14:paraId="086EF58F" w14:textId="77777777" w:rsidR="00F340B2" w:rsidRPr="00FA62B9" w:rsidRDefault="00202F43" w:rsidP="001E16D9">
      <w:r w:rsidRPr="00FA62B9">
        <w:t>Bez zdarzeń nadzwyczajnych, dyżur zakończony bez uwag.</w:t>
      </w:r>
    </w:p>
    <w:p w14:paraId="086EF590" w14:textId="77777777" w:rsidR="00F340B2" w:rsidRPr="00FA62B9" w:rsidRDefault="00F340B2" w:rsidP="001E16D9"/>
    <w:p w14:paraId="086EF591" w14:textId="6C9BEF71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59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06.08.2024</w:t>
      </w:r>
    </w:p>
    <w:p w14:paraId="086EF593" w14:textId="1AF94477" w:rsidR="00F340B2" w:rsidRPr="00FA62B9" w:rsidRDefault="00202F43" w:rsidP="001E16D9">
      <w:r w:rsidRPr="00FA62B9">
        <w:t>___</w:t>
      </w:r>
    </w:p>
    <w:p w14:paraId="0127DBBA" w14:textId="77777777" w:rsidR="003666A1" w:rsidRPr="00FA62B9" w:rsidRDefault="003666A1">
      <w:r w:rsidRPr="00FA62B9">
        <w:br w:type="page"/>
      </w:r>
    </w:p>
    <w:p w14:paraId="086EF594" w14:textId="5A684C3E" w:rsidR="00F340B2" w:rsidRPr="00FA62B9" w:rsidRDefault="00202F43" w:rsidP="001E16D9">
      <w:r w:rsidRPr="00FA62B9">
        <w:lastRenderedPageBreak/>
        <w:t>7 sierpnia 2024 r., środa</w:t>
      </w:r>
    </w:p>
    <w:p w14:paraId="7CA5CFDE" w14:textId="77777777" w:rsidR="00D267E2" w:rsidRPr="00FA62B9" w:rsidRDefault="00D267E2" w:rsidP="00D267E2">
      <w:r w:rsidRPr="00FA62B9">
        <w:t xml:space="preserve">Dyżurni: Anna Kosoń i Lucjan Świder </w:t>
      </w:r>
    </w:p>
    <w:p w14:paraId="086EF595" w14:textId="6CA015A7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Stado</w:t>
      </w:r>
      <w:proofErr w:type="gramEnd"/>
      <w:r w:rsidR="00202F43" w:rsidRPr="00FA62B9">
        <w:t xml:space="preserve"> spokojne, bez oznak chorób czy urazów.</w:t>
      </w:r>
    </w:p>
    <w:p w14:paraId="086EF596" w14:textId="77777777" w:rsidR="00F340B2" w:rsidRPr="00FA62B9" w:rsidRDefault="00F340B2" w:rsidP="001E16D9"/>
    <w:p w14:paraId="086EF597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598" w14:textId="77777777" w:rsidR="00F340B2" w:rsidRPr="00FA62B9" w:rsidRDefault="00F340B2" w:rsidP="001E16D9"/>
    <w:p w14:paraId="086EF599" w14:textId="29BE7B4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+22°C), kontrola systemu wodociągowego (zawory, węże, pompy). System sprawny, bez wycieków.</w:t>
      </w:r>
    </w:p>
    <w:p w14:paraId="086EF59A" w14:textId="77777777" w:rsidR="00F340B2" w:rsidRPr="00FA62B9" w:rsidRDefault="00F340B2" w:rsidP="001E16D9"/>
    <w:p w14:paraId="086EF59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59C" w14:textId="77777777" w:rsidR="00F340B2" w:rsidRPr="00FA62B9" w:rsidRDefault="00F340B2" w:rsidP="001E16D9"/>
    <w:p w14:paraId="086EF59D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59E" w14:textId="77777777" w:rsidR="00F340B2" w:rsidRPr="00FA62B9" w:rsidRDefault="00F340B2" w:rsidP="001E16D9"/>
    <w:p w14:paraId="086EF59F" w14:textId="66CDD73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5A0" w14:textId="77777777" w:rsidR="00F340B2" w:rsidRPr="00FA62B9" w:rsidRDefault="00F340B2" w:rsidP="001E16D9"/>
    <w:p w14:paraId="086EF5A1" w14:textId="77777777" w:rsidR="00F340B2" w:rsidRPr="00FA62B9" w:rsidRDefault="00202F43" w:rsidP="001E16D9">
      <w:r w:rsidRPr="00FA62B9">
        <w:rPr>
          <w:i/>
          <w:iCs/>
        </w:rPr>
        <w:t>Warunki meteorologiczne: temperatura min 16°C, max 28°C, średnia 22°C; brak opadów.</w:t>
      </w:r>
    </w:p>
    <w:p w14:paraId="086EF5A2" w14:textId="77777777" w:rsidR="00F340B2" w:rsidRPr="00FA62B9" w:rsidRDefault="00F340B2" w:rsidP="001E16D9"/>
    <w:p w14:paraId="086EF5A3" w14:textId="77777777" w:rsidR="00F340B2" w:rsidRPr="00FA62B9" w:rsidRDefault="00202F43" w:rsidP="001E16D9">
      <w:r w:rsidRPr="00FA62B9">
        <w:t>Bez zdarzeń nadzwyczajnych, dyżur zakończony bez uwag.</w:t>
      </w:r>
    </w:p>
    <w:p w14:paraId="086EF5A4" w14:textId="77777777" w:rsidR="00F340B2" w:rsidRPr="00FA62B9" w:rsidRDefault="00F340B2" w:rsidP="001E16D9"/>
    <w:p w14:paraId="086EF5A5" w14:textId="67C45B80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5A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07.08.2024</w:t>
      </w:r>
    </w:p>
    <w:p w14:paraId="086EF5A7" w14:textId="0ED0D90E" w:rsidR="00F340B2" w:rsidRPr="00FA62B9" w:rsidRDefault="00202F43" w:rsidP="001E16D9">
      <w:r w:rsidRPr="00FA62B9">
        <w:t>___</w:t>
      </w:r>
    </w:p>
    <w:p w14:paraId="3ABB8F65" w14:textId="77777777" w:rsidR="003666A1" w:rsidRPr="00FA62B9" w:rsidRDefault="003666A1">
      <w:r w:rsidRPr="00FA62B9">
        <w:br w:type="page"/>
      </w:r>
    </w:p>
    <w:p w14:paraId="086EF5A8" w14:textId="7606563B" w:rsidR="00F340B2" w:rsidRPr="00FA62B9" w:rsidRDefault="00202F43" w:rsidP="001E16D9">
      <w:r w:rsidRPr="00FA62B9">
        <w:lastRenderedPageBreak/>
        <w:t>8 sierpnia 2024 r., czwartek</w:t>
      </w:r>
    </w:p>
    <w:p w14:paraId="1047ECD7" w14:textId="77777777" w:rsidR="00D267E2" w:rsidRPr="00FA62B9" w:rsidRDefault="00D267E2" w:rsidP="00D267E2">
      <w:r w:rsidRPr="00FA62B9">
        <w:t xml:space="preserve">Dyżurni: Anna Kosoń i Lucjan Świder </w:t>
      </w:r>
    </w:p>
    <w:p w14:paraId="086EF5A9" w14:textId="41AC40D4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Stado</w:t>
      </w:r>
      <w:proofErr w:type="gramEnd"/>
      <w:r w:rsidR="00202F43" w:rsidRPr="00FA62B9">
        <w:t xml:space="preserve"> spokojne, bez oznak chorób czy urazów.</w:t>
      </w:r>
    </w:p>
    <w:p w14:paraId="086EF5AA" w14:textId="77777777" w:rsidR="00F340B2" w:rsidRPr="00FA62B9" w:rsidRDefault="00F340B2" w:rsidP="001E16D9"/>
    <w:p w14:paraId="086EF5AB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5AC" w14:textId="77777777" w:rsidR="00F340B2" w:rsidRPr="00FA62B9" w:rsidRDefault="00F340B2" w:rsidP="001E16D9"/>
    <w:p w14:paraId="086EF5AD" w14:textId="6E22402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+21.5°C), kontrola systemu wodociągowego (zawory, węże, pompy). System sprawny, bez wycieków.</w:t>
      </w:r>
    </w:p>
    <w:p w14:paraId="086EF5AE" w14:textId="77777777" w:rsidR="00F340B2" w:rsidRPr="00FA62B9" w:rsidRDefault="00F340B2" w:rsidP="001E16D9"/>
    <w:p w14:paraId="086EF5A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5B0" w14:textId="77777777" w:rsidR="00F340B2" w:rsidRPr="00FA62B9" w:rsidRDefault="00F340B2" w:rsidP="001E16D9"/>
    <w:p w14:paraId="086EF5B1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5B2" w14:textId="77777777" w:rsidR="00F340B2" w:rsidRPr="00FA62B9" w:rsidRDefault="00F340B2" w:rsidP="001E16D9"/>
    <w:p w14:paraId="086EF5B3" w14:textId="227A5CFA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5B4" w14:textId="77777777" w:rsidR="00F340B2" w:rsidRPr="00FA62B9" w:rsidRDefault="00F340B2" w:rsidP="001E16D9"/>
    <w:p w14:paraId="086EF5B5" w14:textId="77777777" w:rsidR="00F340B2" w:rsidRPr="00FA62B9" w:rsidRDefault="00202F43" w:rsidP="001E16D9">
      <w:r w:rsidRPr="00FA62B9">
        <w:rPr>
          <w:i/>
          <w:iCs/>
        </w:rPr>
        <w:t>Warunki meteorologiczne: temperatura min 16°C, max 27°C, średnia 21.5°C; brak opadów.</w:t>
      </w:r>
    </w:p>
    <w:p w14:paraId="086EF5B6" w14:textId="77777777" w:rsidR="00F340B2" w:rsidRPr="00FA62B9" w:rsidRDefault="00F340B2" w:rsidP="001E16D9"/>
    <w:p w14:paraId="086EF5B7" w14:textId="77777777" w:rsidR="00F340B2" w:rsidRPr="00FA62B9" w:rsidRDefault="00202F43" w:rsidP="001E16D9">
      <w:r w:rsidRPr="00FA62B9">
        <w:t>Bez zdarzeń nadzwyczajnych, dyżur zakończony bez uwag.</w:t>
      </w:r>
    </w:p>
    <w:p w14:paraId="086EF5B8" w14:textId="77777777" w:rsidR="00F340B2" w:rsidRPr="00FA62B9" w:rsidRDefault="00F340B2" w:rsidP="001E16D9"/>
    <w:p w14:paraId="086EF5B9" w14:textId="7D239678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5B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08.08.2024</w:t>
      </w:r>
    </w:p>
    <w:p w14:paraId="086EF5BB" w14:textId="7ED07F44" w:rsidR="00F340B2" w:rsidRPr="00FA62B9" w:rsidRDefault="00202F43" w:rsidP="001E16D9">
      <w:r w:rsidRPr="00FA62B9">
        <w:t>___</w:t>
      </w:r>
    </w:p>
    <w:p w14:paraId="6467309C" w14:textId="77777777" w:rsidR="003666A1" w:rsidRPr="00FA62B9" w:rsidRDefault="003666A1">
      <w:r w:rsidRPr="00FA62B9">
        <w:br w:type="page"/>
      </w:r>
    </w:p>
    <w:p w14:paraId="086EF5BC" w14:textId="3516B817" w:rsidR="00F340B2" w:rsidRPr="00FA62B9" w:rsidRDefault="00202F43" w:rsidP="001E16D9">
      <w:r w:rsidRPr="00FA62B9">
        <w:lastRenderedPageBreak/>
        <w:t>9 sierpnia 2024 r., piątek</w:t>
      </w:r>
    </w:p>
    <w:p w14:paraId="202B3AE5" w14:textId="2156FB86" w:rsidR="00D267E2" w:rsidRPr="00FA62B9" w:rsidRDefault="007A1FBB" w:rsidP="00D267E2">
      <w:r w:rsidRPr="00FA62B9">
        <w:t xml:space="preserve">Dyżurni oddający: </w:t>
      </w:r>
      <w:r w:rsidR="00D267E2" w:rsidRPr="00FA62B9">
        <w:t xml:space="preserve">Anna Kosoń i Lucjan Świder </w:t>
      </w:r>
    </w:p>
    <w:p w14:paraId="38F5D750" w14:textId="262685F2" w:rsidR="007A1FBB" w:rsidRPr="00FA62B9" w:rsidRDefault="007A1FBB" w:rsidP="007A1FBB">
      <w:r w:rsidRPr="00FA62B9">
        <w:t xml:space="preserve">Dyżurni przyjmujący: Paweł Kojs i </w:t>
      </w:r>
      <w:r w:rsidR="00DE3733" w:rsidRPr="00FA62B9">
        <w:t xml:space="preserve">Maciej </w:t>
      </w:r>
      <w:r w:rsidR="006B73D7" w:rsidRPr="00FA62B9">
        <w:t>Jabłoński</w:t>
      </w:r>
    </w:p>
    <w:p w14:paraId="086EF5BD" w14:textId="170755B4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Stado</w:t>
      </w:r>
      <w:proofErr w:type="gramEnd"/>
      <w:r w:rsidR="00202F43" w:rsidRPr="00FA62B9">
        <w:t xml:space="preserve"> spokojne, bez oznak chorób czy urazów.</w:t>
      </w:r>
    </w:p>
    <w:p w14:paraId="086EF5BE" w14:textId="77777777" w:rsidR="00F340B2" w:rsidRPr="00FA62B9" w:rsidRDefault="00F340B2" w:rsidP="001E16D9"/>
    <w:p w14:paraId="086EF5BF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5C0" w14:textId="77777777" w:rsidR="00F340B2" w:rsidRPr="00FA62B9" w:rsidRDefault="00F340B2" w:rsidP="001E16D9"/>
    <w:p w14:paraId="086EF5C1" w14:textId="4A4E25C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+21°C), kontrola systemu wodociągowego (zawory, węże, pompy). System sprawny, bez wycieków.</w:t>
      </w:r>
    </w:p>
    <w:p w14:paraId="086EF5C2" w14:textId="77777777" w:rsidR="00F340B2" w:rsidRPr="00FA62B9" w:rsidRDefault="00F340B2" w:rsidP="001E16D9"/>
    <w:p w14:paraId="086EF5C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5C4" w14:textId="77777777" w:rsidR="00F340B2" w:rsidRPr="00FA62B9" w:rsidRDefault="00F340B2" w:rsidP="001E16D9"/>
    <w:p w14:paraId="086EF5C5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5C6" w14:textId="77777777" w:rsidR="00F340B2" w:rsidRPr="00FA62B9" w:rsidRDefault="00F340B2" w:rsidP="001E16D9"/>
    <w:p w14:paraId="086EF5C7" w14:textId="7BC7FC0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5C8" w14:textId="77777777" w:rsidR="00F340B2" w:rsidRPr="00FA62B9" w:rsidRDefault="00F340B2" w:rsidP="001E16D9"/>
    <w:p w14:paraId="086EF5C9" w14:textId="3E5D65BD" w:rsidR="00F340B2" w:rsidRPr="00FA62B9" w:rsidRDefault="00202F43" w:rsidP="001E16D9">
      <w:r w:rsidRPr="00FA62B9">
        <w:t xml:space="preserve">Czynności tygodniowe: Koszenie terenów zielonych. Kontrola systemu nawadniania. Monitoring stanu pastwisk. Obserwacja </w:t>
      </w:r>
      <w:r w:rsidR="00E44599" w:rsidRPr="00FA62B9">
        <w:t>łań i cieląt</w:t>
      </w:r>
      <w:r w:rsidRPr="00FA62B9">
        <w:t>.</w:t>
      </w:r>
    </w:p>
    <w:p w14:paraId="086EF5CA" w14:textId="77777777" w:rsidR="00F340B2" w:rsidRPr="00FA62B9" w:rsidRDefault="00F340B2" w:rsidP="001E16D9"/>
    <w:p w14:paraId="086EF5CB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F5CC" w14:textId="77777777" w:rsidR="00F340B2" w:rsidRPr="00FA62B9" w:rsidRDefault="00F340B2" w:rsidP="001E16D9"/>
    <w:p w14:paraId="086EF5CD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16°C, max 26°C, średnia 21°C; opady deszczu 3.0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5CE" w14:textId="77777777" w:rsidR="00F340B2" w:rsidRPr="00FA62B9" w:rsidRDefault="00F340B2" w:rsidP="001E16D9"/>
    <w:p w14:paraId="086EF5CF" w14:textId="77777777" w:rsidR="00F340B2" w:rsidRPr="00FA62B9" w:rsidRDefault="00202F43" w:rsidP="001E16D9">
      <w:r w:rsidRPr="00FA62B9">
        <w:t>Bez zdarzeń nadzwyczajnych, dyżur zakończony bez uwag.</w:t>
      </w:r>
    </w:p>
    <w:p w14:paraId="086EF5D0" w14:textId="77777777" w:rsidR="00F340B2" w:rsidRPr="00FA62B9" w:rsidRDefault="00F340B2" w:rsidP="001E16D9"/>
    <w:p w14:paraId="086EF5D1" w14:textId="1FAF4526" w:rsidR="00F340B2" w:rsidRPr="00FA62B9" w:rsidRDefault="00B9574E" w:rsidP="001E16D9">
      <w:r w:rsidRPr="00FA62B9">
        <w:rPr>
          <w:i/>
          <w:iCs/>
        </w:rPr>
        <w:t>Dyżurny: Paweł Kojs</w:t>
      </w:r>
      <w:r w:rsidR="000A6792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060BA198" wp14:editId="0742EF62">
            <wp:extent cx="1095375" cy="565454"/>
            <wp:effectExtent l="0" t="0" r="0" b="6350"/>
            <wp:docPr id="297465908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5D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09.08.2024</w:t>
      </w:r>
    </w:p>
    <w:p w14:paraId="086EF5D3" w14:textId="6D5DF94F" w:rsidR="00F340B2" w:rsidRPr="00FA62B9" w:rsidRDefault="00202F43" w:rsidP="001E16D9">
      <w:r w:rsidRPr="00FA62B9">
        <w:t>___</w:t>
      </w:r>
    </w:p>
    <w:p w14:paraId="2C402AEB" w14:textId="77777777" w:rsidR="003666A1" w:rsidRPr="00FA62B9" w:rsidRDefault="003666A1">
      <w:r w:rsidRPr="00FA62B9">
        <w:br w:type="page"/>
      </w:r>
    </w:p>
    <w:p w14:paraId="086EF5D4" w14:textId="28A947BA" w:rsidR="00F340B2" w:rsidRPr="00FA62B9" w:rsidRDefault="00202F43" w:rsidP="001E16D9">
      <w:r w:rsidRPr="00FA62B9">
        <w:lastRenderedPageBreak/>
        <w:t>10 sierpnia 2024 r., sobota</w:t>
      </w:r>
    </w:p>
    <w:p w14:paraId="58714FFC" w14:textId="0CB2FC2E" w:rsidR="00E2558C" w:rsidRPr="00FA62B9" w:rsidRDefault="00E2558C" w:rsidP="00E2558C">
      <w:r w:rsidRPr="00FA62B9">
        <w:t xml:space="preserve">Dyżurni: Paweł Kojs i </w:t>
      </w:r>
      <w:r w:rsidR="006B73D7" w:rsidRPr="00FA62B9">
        <w:t>Maciej Jabłoński</w:t>
      </w:r>
    </w:p>
    <w:p w14:paraId="086EF5D5" w14:textId="4A0BFC7F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Stado</w:t>
      </w:r>
      <w:proofErr w:type="gramEnd"/>
      <w:r w:rsidR="00202F43" w:rsidRPr="00FA62B9">
        <w:t xml:space="preserve"> spokojne, bez oznak chorób czy urazów.</w:t>
      </w:r>
    </w:p>
    <w:p w14:paraId="086EF5D6" w14:textId="77777777" w:rsidR="00F340B2" w:rsidRPr="00FA62B9" w:rsidRDefault="00F340B2" w:rsidP="001E16D9"/>
    <w:p w14:paraId="086EF5D7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5D8" w14:textId="77777777" w:rsidR="00F340B2" w:rsidRPr="00FA62B9" w:rsidRDefault="00F340B2" w:rsidP="001E16D9"/>
    <w:p w14:paraId="086EF5D9" w14:textId="5D9C06C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+20.5°C), kontrola systemu wodociągowego (zawory, węże, pompy). System sprawny, bez wycieków.</w:t>
      </w:r>
    </w:p>
    <w:p w14:paraId="086EF5DA" w14:textId="77777777" w:rsidR="00F340B2" w:rsidRPr="00FA62B9" w:rsidRDefault="00F340B2" w:rsidP="001E16D9"/>
    <w:p w14:paraId="086EF5D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5DC" w14:textId="77777777" w:rsidR="00F340B2" w:rsidRPr="00FA62B9" w:rsidRDefault="00F340B2" w:rsidP="001E16D9"/>
    <w:p w14:paraId="086EF5DD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5DE" w14:textId="77777777" w:rsidR="00F340B2" w:rsidRPr="00FA62B9" w:rsidRDefault="00F340B2" w:rsidP="001E16D9"/>
    <w:p w14:paraId="086EF5DF" w14:textId="05FBFDFA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5E0" w14:textId="77777777" w:rsidR="00F340B2" w:rsidRPr="00FA62B9" w:rsidRDefault="00F340B2" w:rsidP="001E16D9"/>
    <w:p w14:paraId="086EF5E1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16°C, max 25°C, średnia 20.5°C;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5E2" w14:textId="77777777" w:rsidR="00F340B2" w:rsidRPr="00FA62B9" w:rsidRDefault="00F340B2" w:rsidP="001E16D9"/>
    <w:p w14:paraId="086EF5E3" w14:textId="77777777" w:rsidR="00F340B2" w:rsidRPr="00FA62B9" w:rsidRDefault="00202F43" w:rsidP="001E16D9">
      <w:r w:rsidRPr="00FA62B9">
        <w:t>Bez zdarzeń nadzwyczajnych, dyżur zakończony bez uwag.</w:t>
      </w:r>
    </w:p>
    <w:p w14:paraId="086EF5E4" w14:textId="77777777" w:rsidR="00F340B2" w:rsidRPr="00FA62B9" w:rsidRDefault="00F340B2" w:rsidP="001E16D9"/>
    <w:p w14:paraId="086EF5E5" w14:textId="49323AF8" w:rsidR="00F340B2" w:rsidRPr="00FA62B9" w:rsidRDefault="00B9574E" w:rsidP="001E16D9">
      <w:r w:rsidRPr="00FA62B9">
        <w:rPr>
          <w:i/>
          <w:iCs/>
        </w:rPr>
        <w:t>Dyżurny: Paweł Kojs</w:t>
      </w:r>
      <w:r w:rsidR="000A6792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370C1143" wp14:editId="64FF0BEF">
            <wp:extent cx="1095375" cy="565454"/>
            <wp:effectExtent l="0" t="0" r="0" b="6350"/>
            <wp:docPr id="109398561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5E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10.08.2024</w:t>
      </w:r>
    </w:p>
    <w:p w14:paraId="086EF5E7" w14:textId="3A8E14D4" w:rsidR="00F340B2" w:rsidRPr="00FA62B9" w:rsidRDefault="00202F43" w:rsidP="001E16D9">
      <w:r w:rsidRPr="00FA62B9">
        <w:t>___</w:t>
      </w:r>
    </w:p>
    <w:p w14:paraId="0DF8F862" w14:textId="77777777" w:rsidR="003666A1" w:rsidRPr="00FA62B9" w:rsidRDefault="003666A1">
      <w:r w:rsidRPr="00FA62B9">
        <w:br w:type="page"/>
      </w:r>
    </w:p>
    <w:p w14:paraId="086EF5E8" w14:textId="286BB011" w:rsidR="00F340B2" w:rsidRPr="00FA62B9" w:rsidRDefault="00202F43" w:rsidP="001E16D9">
      <w:r w:rsidRPr="00FA62B9">
        <w:lastRenderedPageBreak/>
        <w:t>11 sierpnia 2024 r., niedziela</w:t>
      </w:r>
    </w:p>
    <w:p w14:paraId="208F1B8D" w14:textId="6F83AB8D" w:rsidR="00E2558C" w:rsidRPr="00FA62B9" w:rsidRDefault="00E2558C" w:rsidP="00E2558C">
      <w:r w:rsidRPr="00FA62B9">
        <w:t xml:space="preserve">Dyżurni: Paweł Kojs i </w:t>
      </w:r>
      <w:r w:rsidR="00053EB0" w:rsidRPr="00FA62B9">
        <w:t>Maciej Jabłoński</w:t>
      </w:r>
    </w:p>
    <w:p w14:paraId="086EF5E9" w14:textId="305190A0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Stado</w:t>
      </w:r>
      <w:proofErr w:type="gramEnd"/>
      <w:r w:rsidR="00202F43" w:rsidRPr="00FA62B9">
        <w:t xml:space="preserve"> spokojne, bez oznak chorób czy urazów.</w:t>
      </w:r>
    </w:p>
    <w:p w14:paraId="086EF5EA" w14:textId="77777777" w:rsidR="00F340B2" w:rsidRPr="00FA62B9" w:rsidRDefault="00F340B2" w:rsidP="001E16D9"/>
    <w:p w14:paraId="086EF5EB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5EC" w14:textId="77777777" w:rsidR="00F340B2" w:rsidRPr="00FA62B9" w:rsidRDefault="00F340B2" w:rsidP="001E16D9"/>
    <w:p w14:paraId="086EF5ED" w14:textId="1E47CF0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+20°C), kontrola systemu wodociągowego (zawory, węże, pompy). System sprawny, bez wycieków.</w:t>
      </w:r>
    </w:p>
    <w:p w14:paraId="086EF5EE" w14:textId="77777777" w:rsidR="00F340B2" w:rsidRPr="00FA62B9" w:rsidRDefault="00F340B2" w:rsidP="001E16D9"/>
    <w:p w14:paraId="086EF5E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5F0" w14:textId="77777777" w:rsidR="00F340B2" w:rsidRPr="00FA62B9" w:rsidRDefault="00F340B2" w:rsidP="001E16D9"/>
    <w:p w14:paraId="086EF5F1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5F2" w14:textId="77777777" w:rsidR="00F340B2" w:rsidRPr="00FA62B9" w:rsidRDefault="00F340B2" w:rsidP="001E16D9"/>
    <w:p w14:paraId="086EF5F3" w14:textId="6D97C32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5F4" w14:textId="77777777" w:rsidR="00F340B2" w:rsidRPr="00FA62B9" w:rsidRDefault="00F340B2" w:rsidP="001E16D9"/>
    <w:p w14:paraId="086EF5F5" w14:textId="77777777" w:rsidR="00F340B2" w:rsidRPr="00FA62B9" w:rsidRDefault="00202F43" w:rsidP="001E16D9">
      <w:r w:rsidRPr="00FA62B9">
        <w:rPr>
          <w:i/>
          <w:iCs/>
        </w:rPr>
        <w:t>Warunki meteorologiczne: temperatura min 16°C, max 24°C, średnia 20°C; brak opadów.</w:t>
      </w:r>
    </w:p>
    <w:p w14:paraId="086EF5F6" w14:textId="77777777" w:rsidR="00F340B2" w:rsidRPr="00FA62B9" w:rsidRDefault="00F340B2" w:rsidP="001E16D9"/>
    <w:p w14:paraId="086EF5F7" w14:textId="77777777" w:rsidR="00F340B2" w:rsidRPr="00FA62B9" w:rsidRDefault="00202F43" w:rsidP="001E16D9">
      <w:r w:rsidRPr="00FA62B9">
        <w:t>Bez zdarzeń nadzwyczajnych, dyżur zakończony bez uwag.</w:t>
      </w:r>
    </w:p>
    <w:p w14:paraId="086EF5F8" w14:textId="77777777" w:rsidR="00F340B2" w:rsidRPr="00FA62B9" w:rsidRDefault="00F340B2" w:rsidP="001E16D9"/>
    <w:p w14:paraId="086EF5F9" w14:textId="77C1CB2D" w:rsidR="00F340B2" w:rsidRPr="00FA62B9" w:rsidRDefault="00B9574E" w:rsidP="001E16D9">
      <w:r w:rsidRPr="00FA62B9">
        <w:rPr>
          <w:i/>
          <w:iCs/>
        </w:rPr>
        <w:t>Dyżurny: Paweł Kojs</w:t>
      </w:r>
      <w:r w:rsidR="000A6792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1D18BDEC" wp14:editId="593ACF30">
            <wp:extent cx="1095375" cy="565454"/>
            <wp:effectExtent l="0" t="0" r="0" b="6350"/>
            <wp:docPr id="1270051992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5F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11.08.2024</w:t>
      </w:r>
    </w:p>
    <w:p w14:paraId="086EF5FB" w14:textId="6B05A485" w:rsidR="00F340B2" w:rsidRPr="00FA62B9" w:rsidRDefault="00202F43" w:rsidP="001E16D9">
      <w:r w:rsidRPr="00FA62B9">
        <w:t>___</w:t>
      </w:r>
    </w:p>
    <w:p w14:paraId="55F0ECCC" w14:textId="77777777" w:rsidR="003666A1" w:rsidRPr="00FA62B9" w:rsidRDefault="003666A1">
      <w:r w:rsidRPr="00FA62B9">
        <w:br w:type="page"/>
      </w:r>
    </w:p>
    <w:p w14:paraId="086EF5FC" w14:textId="5B3463A4" w:rsidR="00F340B2" w:rsidRPr="00FA62B9" w:rsidRDefault="00202F43" w:rsidP="001E16D9">
      <w:r w:rsidRPr="00FA62B9">
        <w:lastRenderedPageBreak/>
        <w:t>12 sierpnia 2024 r., poniedziałek</w:t>
      </w:r>
    </w:p>
    <w:p w14:paraId="32111BDE" w14:textId="6BBC56A3" w:rsidR="0023554E" w:rsidRPr="00FA62B9" w:rsidRDefault="0023554E" w:rsidP="0023554E">
      <w:r w:rsidRPr="00FA62B9">
        <w:t xml:space="preserve">Dyżurni oddający: Paweł Kojs </w:t>
      </w:r>
      <w:r w:rsidR="00ED2F88" w:rsidRPr="00FA62B9">
        <w:t>i Lucjan Świder</w:t>
      </w:r>
    </w:p>
    <w:p w14:paraId="7ED237F1" w14:textId="02C37C95" w:rsidR="0023554E" w:rsidRPr="00FA62B9" w:rsidRDefault="0023554E" w:rsidP="0023554E">
      <w:r w:rsidRPr="00FA62B9">
        <w:t xml:space="preserve">Dyżurni przyjmujący: Anna Kosoń i </w:t>
      </w:r>
      <w:r w:rsidR="00E2558C" w:rsidRPr="00FA62B9">
        <w:t>Lucjan Świder</w:t>
      </w:r>
      <w:r w:rsidRPr="00FA62B9">
        <w:t xml:space="preserve"> </w:t>
      </w:r>
    </w:p>
    <w:p w14:paraId="086EF5FD" w14:textId="12DE8CF4" w:rsidR="00F340B2" w:rsidRPr="00FA62B9" w:rsidRDefault="00202F43" w:rsidP="0023554E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F5FE" w14:textId="77777777" w:rsidR="00F340B2" w:rsidRPr="00FA62B9" w:rsidRDefault="00F340B2" w:rsidP="001E16D9"/>
    <w:p w14:paraId="086EF5FF" w14:textId="77777777" w:rsidR="00F340B2" w:rsidRPr="00FA62B9" w:rsidRDefault="00202F43" w:rsidP="001E16D9">
      <w:r w:rsidRPr="00FA62B9">
        <w:t>Liczenie zwierząt: ~600 jeleniowatych + ~50 owiec w kwaterach. Wszystkie zwierzęta w dobrym stanie zdrowia.</w:t>
      </w:r>
    </w:p>
    <w:p w14:paraId="086EF600" w14:textId="77777777" w:rsidR="00F340B2" w:rsidRPr="00FA62B9" w:rsidRDefault="00F340B2" w:rsidP="001E16D9"/>
    <w:p w14:paraId="086EF601" w14:textId="169B3C69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602" w14:textId="77777777" w:rsidR="00F340B2" w:rsidRPr="00FA62B9" w:rsidRDefault="00F340B2" w:rsidP="001E16D9"/>
    <w:p w14:paraId="086EF603" w14:textId="03B209C3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Stado</w:t>
      </w:r>
      <w:proofErr w:type="gramEnd"/>
      <w:r w:rsidR="00202F43" w:rsidRPr="00FA62B9">
        <w:t xml:space="preserve"> spokojne, bez oznak chorób czy urazów.</w:t>
      </w:r>
    </w:p>
    <w:p w14:paraId="086EF604" w14:textId="77777777" w:rsidR="00F340B2" w:rsidRPr="00FA62B9" w:rsidRDefault="00F340B2" w:rsidP="001E16D9"/>
    <w:p w14:paraId="086EF605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606" w14:textId="77777777" w:rsidR="00F340B2" w:rsidRPr="00FA62B9" w:rsidRDefault="00F340B2" w:rsidP="001E16D9"/>
    <w:p w14:paraId="086EF607" w14:textId="5B193ED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+19°C), kontrola systemu wodociągowego (zawory, węże, pompy). System sprawny, bez wycieków.</w:t>
      </w:r>
    </w:p>
    <w:p w14:paraId="086EF608" w14:textId="77777777" w:rsidR="00F340B2" w:rsidRPr="00FA62B9" w:rsidRDefault="00F340B2" w:rsidP="001E16D9"/>
    <w:p w14:paraId="086EF60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60A" w14:textId="77777777" w:rsidR="00F340B2" w:rsidRPr="00FA62B9" w:rsidRDefault="00F340B2" w:rsidP="001E16D9"/>
    <w:p w14:paraId="086EF60B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60C" w14:textId="77777777" w:rsidR="00F340B2" w:rsidRPr="00FA62B9" w:rsidRDefault="00F340B2" w:rsidP="001E16D9"/>
    <w:p w14:paraId="086EF60D" w14:textId="328F615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60E" w14:textId="77777777" w:rsidR="00F340B2" w:rsidRPr="00FA62B9" w:rsidRDefault="00F340B2" w:rsidP="001E16D9"/>
    <w:p w14:paraId="086EF60F" w14:textId="77777777" w:rsidR="00F340B2" w:rsidRPr="00FA62B9" w:rsidRDefault="00202F43" w:rsidP="001E16D9">
      <w:r w:rsidRPr="00FA62B9">
        <w:rPr>
          <w:i/>
          <w:iCs/>
        </w:rPr>
        <w:t>Warunki meteorologiczne: temperatura min 15°C, max 23°C, średnia 19°C; brak opadów.</w:t>
      </w:r>
    </w:p>
    <w:p w14:paraId="086EF610" w14:textId="77777777" w:rsidR="00F340B2" w:rsidRPr="00FA62B9" w:rsidRDefault="00F340B2" w:rsidP="001E16D9"/>
    <w:p w14:paraId="086EF611" w14:textId="77777777" w:rsidR="00F340B2" w:rsidRPr="00FA62B9" w:rsidRDefault="00202F43" w:rsidP="001E16D9">
      <w:r w:rsidRPr="00FA62B9">
        <w:t>Bez zdarzeń nadzwyczajnych, dyżur zakończony bez uwag.</w:t>
      </w:r>
    </w:p>
    <w:p w14:paraId="086EF612" w14:textId="77777777" w:rsidR="00F340B2" w:rsidRPr="00FA62B9" w:rsidRDefault="00F340B2" w:rsidP="001E16D9"/>
    <w:p w14:paraId="086EF613" w14:textId="5285818B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61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12.08.2024</w:t>
      </w:r>
    </w:p>
    <w:p w14:paraId="086EF615" w14:textId="12B19777" w:rsidR="00F340B2" w:rsidRPr="00FA62B9" w:rsidRDefault="00202F43" w:rsidP="001E16D9">
      <w:r w:rsidRPr="00FA62B9">
        <w:t>___</w:t>
      </w:r>
    </w:p>
    <w:p w14:paraId="58C2A100" w14:textId="77777777" w:rsidR="003666A1" w:rsidRPr="00FA62B9" w:rsidRDefault="003666A1">
      <w:r w:rsidRPr="00FA62B9">
        <w:br w:type="page"/>
      </w:r>
    </w:p>
    <w:p w14:paraId="086EF616" w14:textId="26B242AC" w:rsidR="00F340B2" w:rsidRPr="00FA62B9" w:rsidRDefault="00202F43" w:rsidP="001E16D9">
      <w:r w:rsidRPr="00FA62B9">
        <w:lastRenderedPageBreak/>
        <w:t>13 sierpnia 2024 r., wtorek</w:t>
      </w:r>
    </w:p>
    <w:p w14:paraId="20FBF642" w14:textId="77777777" w:rsidR="00D267E2" w:rsidRPr="00FA62B9" w:rsidRDefault="00D267E2" w:rsidP="00D267E2">
      <w:r w:rsidRPr="00FA62B9">
        <w:t xml:space="preserve">Dyżurni: Anna Kosoń i Lucjan Świder </w:t>
      </w:r>
    </w:p>
    <w:p w14:paraId="086EF617" w14:textId="42EEC966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Stado</w:t>
      </w:r>
      <w:proofErr w:type="gramEnd"/>
      <w:r w:rsidR="00202F43" w:rsidRPr="00FA62B9">
        <w:t xml:space="preserve"> spokojne, bez oznak chorób czy urazów.</w:t>
      </w:r>
    </w:p>
    <w:p w14:paraId="086EF618" w14:textId="77777777" w:rsidR="00F340B2" w:rsidRPr="00FA62B9" w:rsidRDefault="00F340B2" w:rsidP="001E16D9"/>
    <w:p w14:paraId="086EF619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61A" w14:textId="77777777" w:rsidR="00F340B2" w:rsidRPr="00FA62B9" w:rsidRDefault="00F340B2" w:rsidP="001E16D9"/>
    <w:p w14:paraId="086EF61B" w14:textId="177FC72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+18.5°C), kontrola systemu wodociągowego (zawory, węże, pompy). System sprawny, bez wycieków.</w:t>
      </w:r>
    </w:p>
    <w:p w14:paraId="086EF61C" w14:textId="77777777" w:rsidR="00F340B2" w:rsidRPr="00FA62B9" w:rsidRDefault="00F340B2" w:rsidP="001E16D9"/>
    <w:p w14:paraId="086EF61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61E" w14:textId="77777777" w:rsidR="00F340B2" w:rsidRPr="00FA62B9" w:rsidRDefault="00F340B2" w:rsidP="001E16D9"/>
    <w:p w14:paraId="086EF61F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620" w14:textId="77777777" w:rsidR="00F340B2" w:rsidRPr="00FA62B9" w:rsidRDefault="00F340B2" w:rsidP="001E16D9"/>
    <w:p w14:paraId="086EF621" w14:textId="3487A83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622" w14:textId="77777777" w:rsidR="00F340B2" w:rsidRPr="00FA62B9" w:rsidRDefault="00F340B2" w:rsidP="001E16D9"/>
    <w:p w14:paraId="086EF623" w14:textId="77777777" w:rsidR="00F340B2" w:rsidRPr="00FA62B9" w:rsidRDefault="00202F43" w:rsidP="001E16D9">
      <w:r w:rsidRPr="00FA62B9">
        <w:rPr>
          <w:i/>
          <w:iCs/>
        </w:rPr>
        <w:t>Warunki meteorologiczne: temperatura min 15°C, max 22°C, średnia 18.5°C; brak opadów.</w:t>
      </w:r>
    </w:p>
    <w:p w14:paraId="086EF624" w14:textId="77777777" w:rsidR="00F340B2" w:rsidRPr="00FA62B9" w:rsidRDefault="00F340B2" w:rsidP="001E16D9"/>
    <w:p w14:paraId="086EF625" w14:textId="77777777" w:rsidR="00F340B2" w:rsidRPr="00FA62B9" w:rsidRDefault="00202F43" w:rsidP="001E16D9">
      <w:r w:rsidRPr="00FA62B9">
        <w:t>Bez zdarzeń nadzwyczajnych, dyżur zakończony bez uwag.</w:t>
      </w:r>
    </w:p>
    <w:p w14:paraId="086EF626" w14:textId="77777777" w:rsidR="00F340B2" w:rsidRPr="00FA62B9" w:rsidRDefault="00F340B2" w:rsidP="001E16D9"/>
    <w:p w14:paraId="086EF627" w14:textId="420C7158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628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13.08.2024</w:t>
      </w:r>
    </w:p>
    <w:p w14:paraId="086EF629" w14:textId="2A45BF17" w:rsidR="00F340B2" w:rsidRPr="00FA62B9" w:rsidRDefault="00202F43" w:rsidP="001E16D9">
      <w:r w:rsidRPr="00FA62B9">
        <w:t>___</w:t>
      </w:r>
    </w:p>
    <w:p w14:paraId="0D38EEEF" w14:textId="77777777" w:rsidR="00013C7B" w:rsidRPr="00FA62B9" w:rsidRDefault="00013C7B">
      <w:r w:rsidRPr="00FA62B9">
        <w:br w:type="page"/>
      </w:r>
    </w:p>
    <w:p w14:paraId="086EF62A" w14:textId="6D4B3991" w:rsidR="00F340B2" w:rsidRPr="00FA62B9" w:rsidRDefault="00202F43" w:rsidP="001E16D9">
      <w:r w:rsidRPr="00FA62B9">
        <w:lastRenderedPageBreak/>
        <w:t>14 sierpnia 2024 r., środa</w:t>
      </w:r>
    </w:p>
    <w:p w14:paraId="44AD2C98" w14:textId="77777777" w:rsidR="00D267E2" w:rsidRPr="00FA62B9" w:rsidRDefault="00D267E2" w:rsidP="00D267E2">
      <w:r w:rsidRPr="00FA62B9">
        <w:t xml:space="preserve">Dyżurni: Anna Kosoń i Lucjan Świder </w:t>
      </w:r>
    </w:p>
    <w:p w14:paraId="086EF62B" w14:textId="6D4950E8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Stado</w:t>
      </w:r>
      <w:proofErr w:type="gramEnd"/>
      <w:r w:rsidR="00202F43" w:rsidRPr="00FA62B9">
        <w:t xml:space="preserve"> spokojne, bez oznak chorób czy urazów.</w:t>
      </w:r>
    </w:p>
    <w:p w14:paraId="086EF62C" w14:textId="77777777" w:rsidR="00F340B2" w:rsidRPr="00FA62B9" w:rsidRDefault="00F340B2" w:rsidP="001E16D9"/>
    <w:p w14:paraId="086EF62D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62E" w14:textId="77777777" w:rsidR="00F340B2" w:rsidRPr="00FA62B9" w:rsidRDefault="00F340B2" w:rsidP="001E16D9"/>
    <w:p w14:paraId="086EF62F" w14:textId="6EDD01FF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+17.5°C), kontrola systemu wodociągowego (zawory, węże, pompy). System sprawny, bez wycieków.</w:t>
      </w:r>
    </w:p>
    <w:p w14:paraId="086EF630" w14:textId="77777777" w:rsidR="00F340B2" w:rsidRPr="00FA62B9" w:rsidRDefault="00F340B2" w:rsidP="001E16D9"/>
    <w:p w14:paraId="086EF631" w14:textId="2E2ECB53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632" w14:textId="77777777" w:rsidR="00F340B2" w:rsidRPr="00FA62B9" w:rsidRDefault="00F340B2" w:rsidP="001E16D9"/>
    <w:p w14:paraId="086EF633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634" w14:textId="77777777" w:rsidR="00F340B2" w:rsidRPr="00FA62B9" w:rsidRDefault="00F340B2" w:rsidP="001E16D9"/>
    <w:p w14:paraId="086EF635" w14:textId="311AB9E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636" w14:textId="77777777" w:rsidR="00F340B2" w:rsidRPr="00FA62B9" w:rsidRDefault="00F340B2" w:rsidP="001E16D9"/>
    <w:p w14:paraId="086EF637" w14:textId="77777777" w:rsidR="00F340B2" w:rsidRPr="00FA62B9" w:rsidRDefault="00202F43" w:rsidP="001E16D9">
      <w:r w:rsidRPr="00FA62B9">
        <w:rPr>
          <w:i/>
          <w:iCs/>
        </w:rPr>
        <w:t>Warunki meteorologiczne: temperatura min 14°C, max 21°C, średnia 17.5°C; brak opadów.</w:t>
      </w:r>
    </w:p>
    <w:p w14:paraId="086EF638" w14:textId="77777777" w:rsidR="00F340B2" w:rsidRPr="00FA62B9" w:rsidRDefault="00F340B2" w:rsidP="001E16D9"/>
    <w:p w14:paraId="086EF639" w14:textId="77777777" w:rsidR="00F340B2" w:rsidRPr="00FA62B9" w:rsidRDefault="00202F43" w:rsidP="001E16D9">
      <w:r w:rsidRPr="00FA62B9">
        <w:t>Bez zdarzeń nadzwyczajnych, dyżur zakończony bez uwag.</w:t>
      </w:r>
    </w:p>
    <w:p w14:paraId="086EF63A" w14:textId="77777777" w:rsidR="00F340B2" w:rsidRPr="00FA62B9" w:rsidRDefault="00F340B2" w:rsidP="001E16D9"/>
    <w:p w14:paraId="086EF63B" w14:textId="50C09B1D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63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14.08.2024</w:t>
      </w:r>
    </w:p>
    <w:p w14:paraId="086EF63D" w14:textId="3D0D2A6F" w:rsidR="00F340B2" w:rsidRPr="00FA62B9" w:rsidRDefault="00202F43" w:rsidP="001E16D9">
      <w:r w:rsidRPr="00FA62B9">
        <w:t>___</w:t>
      </w:r>
    </w:p>
    <w:p w14:paraId="2B31E837" w14:textId="77777777" w:rsidR="00013C7B" w:rsidRPr="00FA62B9" w:rsidRDefault="00013C7B">
      <w:r w:rsidRPr="00FA62B9">
        <w:br w:type="page"/>
      </w:r>
    </w:p>
    <w:p w14:paraId="086EF63E" w14:textId="68F61B2F" w:rsidR="00F340B2" w:rsidRPr="00FA62B9" w:rsidRDefault="00202F43" w:rsidP="001E16D9">
      <w:r w:rsidRPr="00FA62B9">
        <w:lastRenderedPageBreak/>
        <w:t>15 sierpnia 2024 r., czwartek</w:t>
      </w:r>
    </w:p>
    <w:p w14:paraId="57F2F5CC" w14:textId="77777777" w:rsidR="00D267E2" w:rsidRPr="00FA62B9" w:rsidRDefault="00D267E2" w:rsidP="00D267E2">
      <w:r w:rsidRPr="00FA62B9">
        <w:t xml:space="preserve">Dyżurni: Anna Kosoń i Lucjan Świder </w:t>
      </w:r>
    </w:p>
    <w:p w14:paraId="086EF63F" w14:textId="31C40446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Stado</w:t>
      </w:r>
      <w:proofErr w:type="gramEnd"/>
      <w:r w:rsidR="00202F43" w:rsidRPr="00FA62B9">
        <w:t xml:space="preserve"> spokojne, bez oznak chorób czy urazów.</w:t>
      </w:r>
    </w:p>
    <w:p w14:paraId="086EF640" w14:textId="77777777" w:rsidR="00F340B2" w:rsidRPr="00FA62B9" w:rsidRDefault="00F340B2" w:rsidP="001E16D9"/>
    <w:p w14:paraId="086EF641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642" w14:textId="77777777" w:rsidR="00F340B2" w:rsidRPr="00FA62B9" w:rsidRDefault="00F340B2" w:rsidP="001E16D9"/>
    <w:p w14:paraId="086EF643" w14:textId="0A0BBC7F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+17°C), kontrola systemu wodociągowego (zawory, węże, pompy). System sprawny, bez wycieków.</w:t>
      </w:r>
    </w:p>
    <w:p w14:paraId="086EF644" w14:textId="77777777" w:rsidR="00F340B2" w:rsidRPr="00FA62B9" w:rsidRDefault="00F340B2" w:rsidP="001E16D9"/>
    <w:p w14:paraId="086EF64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646" w14:textId="77777777" w:rsidR="00F340B2" w:rsidRPr="00FA62B9" w:rsidRDefault="00F340B2" w:rsidP="001E16D9"/>
    <w:p w14:paraId="086EF647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648" w14:textId="77777777" w:rsidR="00F340B2" w:rsidRPr="00FA62B9" w:rsidRDefault="00F340B2" w:rsidP="001E16D9"/>
    <w:p w14:paraId="086EF649" w14:textId="6E64CE7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64A" w14:textId="77777777" w:rsidR="00F340B2" w:rsidRPr="00FA62B9" w:rsidRDefault="00F340B2" w:rsidP="001E16D9"/>
    <w:p w14:paraId="086EF64B" w14:textId="77777777" w:rsidR="00F340B2" w:rsidRPr="00FA62B9" w:rsidRDefault="00202F43" w:rsidP="001E16D9">
      <w:r w:rsidRPr="00FA62B9">
        <w:rPr>
          <w:i/>
          <w:iCs/>
        </w:rPr>
        <w:t>Warunki meteorologiczne: temperatura min 14°C, max 20°C, średnia 17°C; brak opadów.</w:t>
      </w:r>
    </w:p>
    <w:p w14:paraId="086EF64C" w14:textId="77777777" w:rsidR="00F340B2" w:rsidRPr="00FA62B9" w:rsidRDefault="00F340B2" w:rsidP="001E16D9"/>
    <w:p w14:paraId="086EF64D" w14:textId="77777777" w:rsidR="00F340B2" w:rsidRPr="00FA62B9" w:rsidRDefault="00202F43" w:rsidP="001E16D9">
      <w:r w:rsidRPr="00FA62B9">
        <w:t>Bez zdarzeń nadzwyczajnych, dyżur zakończony bez uwag.</w:t>
      </w:r>
    </w:p>
    <w:p w14:paraId="086EF64E" w14:textId="77777777" w:rsidR="00F340B2" w:rsidRPr="00FA62B9" w:rsidRDefault="00F340B2" w:rsidP="001E16D9"/>
    <w:p w14:paraId="086EF64F" w14:textId="3D21C13C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65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15.08.2024</w:t>
      </w:r>
    </w:p>
    <w:p w14:paraId="086EF651" w14:textId="1B54D35F" w:rsidR="00F340B2" w:rsidRPr="00FA62B9" w:rsidRDefault="00202F43" w:rsidP="001E16D9">
      <w:r w:rsidRPr="00FA62B9">
        <w:t>___</w:t>
      </w:r>
    </w:p>
    <w:p w14:paraId="6AB46F9E" w14:textId="77777777" w:rsidR="00013C7B" w:rsidRPr="00FA62B9" w:rsidRDefault="00013C7B">
      <w:r w:rsidRPr="00FA62B9">
        <w:br w:type="page"/>
      </w:r>
    </w:p>
    <w:p w14:paraId="086EF652" w14:textId="0F8F58AD" w:rsidR="00F340B2" w:rsidRPr="00FA62B9" w:rsidRDefault="00202F43" w:rsidP="001E16D9">
      <w:r w:rsidRPr="00FA62B9">
        <w:lastRenderedPageBreak/>
        <w:t>16 sierpnia 2024 r., piątek</w:t>
      </w:r>
    </w:p>
    <w:p w14:paraId="4DC587FA" w14:textId="5BFE2317" w:rsidR="00D267E2" w:rsidRPr="00FA62B9" w:rsidRDefault="007A1FBB" w:rsidP="00D267E2">
      <w:r w:rsidRPr="00FA62B9">
        <w:t xml:space="preserve">Dyżurni oddający: </w:t>
      </w:r>
      <w:r w:rsidR="00D267E2" w:rsidRPr="00FA62B9">
        <w:t xml:space="preserve">Anna Kosoń i Lucjan Świder </w:t>
      </w:r>
    </w:p>
    <w:p w14:paraId="5BF329FA" w14:textId="45FE26EA" w:rsidR="007A1FBB" w:rsidRPr="00FA62B9" w:rsidRDefault="007A1FBB" w:rsidP="007A1FBB">
      <w:r w:rsidRPr="00FA62B9">
        <w:t xml:space="preserve">Dyżurni przyjmujący: Paweł Kojs i </w:t>
      </w:r>
      <w:r w:rsidR="00833D9F" w:rsidRPr="00FA62B9">
        <w:t xml:space="preserve">Piotr </w:t>
      </w:r>
      <w:r w:rsidR="000901CB" w:rsidRPr="00FA62B9">
        <w:t>Zakrzewski</w:t>
      </w:r>
    </w:p>
    <w:p w14:paraId="086EF653" w14:textId="2E9C1025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Stado</w:t>
      </w:r>
      <w:proofErr w:type="gramEnd"/>
      <w:r w:rsidR="00202F43" w:rsidRPr="00FA62B9">
        <w:t xml:space="preserve"> spokojne, bez oznak chorób czy urazów.</w:t>
      </w:r>
    </w:p>
    <w:p w14:paraId="086EF654" w14:textId="77777777" w:rsidR="00F340B2" w:rsidRPr="00FA62B9" w:rsidRDefault="00F340B2" w:rsidP="001E16D9"/>
    <w:p w14:paraId="086EF655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656" w14:textId="77777777" w:rsidR="00F340B2" w:rsidRPr="00FA62B9" w:rsidRDefault="00F340B2" w:rsidP="001E16D9"/>
    <w:p w14:paraId="086EF657" w14:textId="7B814E7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+16.5°C), kontrola systemu wodociągowego (zawory, węże, pompy). System sprawny, bez wycieków.</w:t>
      </w:r>
    </w:p>
    <w:p w14:paraId="086EF658" w14:textId="77777777" w:rsidR="00F340B2" w:rsidRPr="00FA62B9" w:rsidRDefault="00F340B2" w:rsidP="001E16D9"/>
    <w:p w14:paraId="086EF65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65A" w14:textId="77777777" w:rsidR="00F340B2" w:rsidRPr="00FA62B9" w:rsidRDefault="00F340B2" w:rsidP="001E16D9"/>
    <w:p w14:paraId="086EF65B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65C" w14:textId="77777777" w:rsidR="00F340B2" w:rsidRPr="00FA62B9" w:rsidRDefault="00F340B2" w:rsidP="001E16D9"/>
    <w:p w14:paraId="086EF65D" w14:textId="7A971884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65E" w14:textId="77777777" w:rsidR="00F340B2" w:rsidRPr="00FA62B9" w:rsidRDefault="00F340B2" w:rsidP="001E16D9"/>
    <w:p w14:paraId="086EF65F" w14:textId="5DAA3057" w:rsidR="00F340B2" w:rsidRPr="00FA62B9" w:rsidRDefault="00202F43" w:rsidP="001E16D9">
      <w:r w:rsidRPr="00FA62B9">
        <w:t xml:space="preserve">Czynności tygodniowe: Koszenie terenów zielonych. Kontrola systemu nawadniania. Monitoring stanu pastwisk. Obserwacja </w:t>
      </w:r>
      <w:r w:rsidR="00E44599" w:rsidRPr="00FA62B9">
        <w:t>łań i cieląt</w:t>
      </w:r>
      <w:r w:rsidRPr="00FA62B9">
        <w:t>.</w:t>
      </w:r>
    </w:p>
    <w:p w14:paraId="086EF660" w14:textId="77777777" w:rsidR="00F340B2" w:rsidRPr="00FA62B9" w:rsidRDefault="00F340B2" w:rsidP="001E16D9"/>
    <w:p w14:paraId="086EF661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F662" w14:textId="77777777" w:rsidR="00F340B2" w:rsidRPr="00FA62B9" w:rsidRDefault="00F340B2" w:rsidP="001E16D9"/>
    <w:p w14:paraId="086EF663" w14:textId="77777777" w:rsidR="00F340B2" w:rsidRPr="00FA62B9" w:rsidRDefault="00202F43" w:rsidP="001E16D9">
      <w:r w:rsidRPr="00FA62B9">
        <w:rPr>
          <w:i/>
          <w:iCs/>
        </w:rPr>
        <w:t>Warunki meteorologiczne: temperatura min 13°C, max 20°C, średnia 16.5°C; brak opadów.</w:t>
      </w:r>
    </w:p>
    <w:p w14:paraId="086EF664" w14:textId="77777777" w:rsidR="00F340B2" w:rsidRPr="00FA62B9" w:rsidRDefault="00F340B2" w:rsidP="001E16D9"/>
    <w:p w14:paraId="086EF665" w14:textId="77777777" w:rsidR="00F340B2" w:rsidRPr="00FA62B9" w:rsidRDefault="00202F43" w:rsidP="001E16D9">
      <w:r w:rsidRPr="00FA62B9">
        <w:t>Bez zdarzeń nadzwyczajnych, dyżur zakończony bez uwag.</w:t>
      </w:r>
    </w:p>
    <w:p w14:paraId="086EF666" w14:textId="77777777" w:rsidR="00F340B2" w:rsidRPr="00FA62B9" w:rsidRDefault="00F340B2" w:rsidP="001E16D9"/>
    <w:p w14:paraId="086EF667" w14:textId="203D9ABC" w:rsidR="00F340B2" w:rsidRPr="00FA62B9" w:rsidRDefault="00B9574E" w:rsidP="001E16D9">
      <w:r w:rsidRPr="00FA62B9">
        <w:rPr>
          <w:i/>
          <w:iCs/>
        </w:rPr>
        <w:t>Dyżurny: Paweł Kojs</w:t>
      </w:r>
      <w:r w:rsidR="000A6792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3EB446B4" wp14:editId="25094FFE">
            <wp:extent cx="1095375" cy="565454"/>
            <wp:effectExtent l="0" t="0" r="0" b="6350"/>
            <wp:docPr id="254921960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668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16.08.2024</w:t>
      </w:r>
    </w:p>
    <w:p w14:paraId="086EF669" w14:textId="402C910D" w:rsidR="00F340B2" w:rsidRPr="00FA62B9" w:rsidRDefault="00202F43" w:rsidP="001E16D9">
      <w:r w:rsidRPr="00FA62B9">
        <w:t>___</w:t>
      </w:r>
    </w:p>
    <w:p w14:paraId="367B345C" w14:textId="77777777" w:rsidR="00013C7B" w:rsidRPr="00FA62B9" w:rsidRDefault="00013C7B">
      <w:r w:rsidRPr="00FA62B9">
        <w:br w:type="page"/>
      </w:r>
    </w:p>
    <w:p w14:paraId="086EF66A" w14:textId="7519A661" w:rsidR="00F340B2" w:rsidRPr="00FA62B9" w:rsidRDefault="00202F43" w:rsidP="001E16D9">
      <w:r w:rsidRPr="00FA62B9">
        <w:lastRenderedPageBreak/>
        <w:t>17 sierpnia 2024 r., sobota</w:t>
      </w:r>
    </w:p>
    <w:p w14:paraId="5CB22417" w14:textId="76EDFDE6" w:rsidR="00F60751" w:rsidRPr="00FA62B9" w:rsidRDefault="00F60751" w:rsidP="00F60751">
      <w:r w:rsidRPr="00FA62B9">
        <w:t xml:space="preserve">Dyżurni: Paweł Kojs i </w:t>
      </w:r>
      <w:r w:rsidR="00833D9F" w:rsidRPr="00FA62B9">
        <w:t>Piotr Zakrzewski</w:t>
      </w:r>
    </w:p>
    <w:p w14:paraId="086EF66B" w14:textId="6BF1BEC4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Stado</w:t>
      </w:r>
      <w:proofErr w:type="gramEnd"/>
      <w:r w:rsidR="00202F43" w:rsidRPr="00FA62B9">
        <w:t xml:space="preserve"> spokojne, bez oznak chorób czy urazów.</w:t>
      </w:r>
    </w:p>
    <w:p w14:paraId="086EF66C" w14:textId="77777777" w:rsidR="00F340B2" w:rsidRPr="00FA62B9" w:rsidRDefault="00F340B2" w:rsidP="001E16D9"/>
    <w:p w14:paraId="086EF66D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66E" w14:textId="77777777" w:rsidR="00F340B2" w:rsidRPr="00FA62B9" w:rsidRDefault="00F340B2" w:rsidP="001E16D9"/>
    <w:p w14:paraId="086EF66F" w14:textId="0142E8C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+15.5°C), kontrola systemu wodociągowego (zawory, węże, pompy). System sprawny, bez wycieków.</w:t>
      </w:r>
    </w:p>
    <w:p w14:paraId="086EF670" w14:textId="77777777" w:rsidR="00F340B2" w:rsidRPr="00FA62B9" w:rsidRDefault="00F340B2" w:rsidP="001E16D9"/>
    <w:p w14:paraId="086EF671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672" w14:textId="77777777" w:rsidR="00F340B2" w:rsidRPr="00FA62B9" w:rsidRDefault="00F340B2" w:rsidP="001E16D9"/>
    <w:p w14:paraId="086EF673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674" w14:textId="77777777" w:rsidR="00F340B2" w:rsidRPr="00FA62B9" w:rsidRDefault="00F340B2" w:rsidP="001E16D9"/>
    <w:p w14:paraId="086EF675" w14:textId="068FCC8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676" w14:textId="77777777" w:rsidR="00F340B2" w:rsidRPr="00FA62B9" w:rsidRDefault="00F340B2" w:rsidP="001E16D9"/>
    <w:p w14:paraId="086EF677" w14:textId="77777777" w:rsidR="00F340B2" w:rsidRPr="00FA62B9" w:rsidRDefault="00202F43" w:rsidP="001E16D9">
      <w:r w:rsidRPr="00FA62B9">
        <w:rPr>
          <w:i/>
          <w:iCs/>
        </w:rPr>
        <w:t>Warunki meteorologiczne: temperatura min 12°C, max 19°C, średnia 15.5°C; brak opadów.</w:t>
      </w:r>
    </w:p>
    <w:p w14:paraId="086EF678" w14:textId="77777777" w:rsidR="00F340B2" w:rsidRPr="00FA62B9" w:rsidRDefault="00F340B2" w:rsidP="001E16D9"/>
    <w:p w14:paraId="086EF679" w14:textId="77777777" w:rsidR="00F340B2" w:rsidRPr="00FA62B9" w:rsidRDefault="00202F43" w:rsidP="001E16D9">
      <w:r w:rsidRPr="00FA62B9">
        <w:t>Bez zdarzeń nadzwyczajnych, dyżur zakończony bez uwag.</w:t>
      </w:r>
    </w:p>
    <w:p w14:paraId="086EF67A" w14:textId="77777777" w:rsidR="00F340B2" w:rsidRPr="00FA62B9" w:rsidRDefault="00F340B2" w:rsidP="001E16D9"/>
    <w:p w14:paraId="086EF67B" w14:textId="08C580C2" w:rsidR="00F340B2" w:rsidRPr="00FA62B9" w:rsidRDefault="00B9574E" w:rsidP="001E16D9">
      <w:r w:rsidRPr="00FA62B9">
        <w:rPr>
          <w:i/>
          <w:iCs/>
        </w:rPr>
        <w:t>Dyżurny: Paweł Kojs</w:t>
      </w:r>
      <w:r w:rsidR="000A6792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075B53FD" wp14:editId="55B1C3C9">
            <wp:extent cx="1095375" cy="565454"/>
            <wp:effectExtent l="0" t="0" r="0" b="6350"/>
            <wp:docPr id="1827895502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67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17.08.2024</w:t>
      </w:r>
    </w:p>
    <w:p w14:paraId="086EF67D" w14:textId="60780470" w:rsidR="00F340B2" w:rsidRPr="00FA62B9" w:rsidRDefault="00202F43" w:rsidP="001E16D9">
      <w:r w:rsidRPr="00FA62B9">
        <w:t>___</w:t>
      </w:r>
    </w:p>
    <w:p w14:paraId="716ED77D" w14:textId="77777777" w:rsidR="00013C7B" w:rsidRPr="00FA62B9" w:rsidRDefault="00013C7B">
      <w:r w:rsidRPr="00FA62B9">
        <w:br w:type="page"/>
      </w:r>
    </w:p>
    <w:p w14:paraId="086EF67E" w14:textId="7E10CEB2" w:rsidR="00F340B2" w:rsidRPr="00FA62B9" w:rsidRDefault="00202F43" w:rsidP="001E16D9">
      <w:r w:rsidRPr="00FA62B9">
        <w:lastRenderedPageBreak/>
        <w:t>18 sierpnia 2024 r., niedziela</w:t>
      </w:r>
    </w:p>
    <w:p w14:paraId="5612DF13" w14:textId="5D5AF3F2" w:rsidR="00F60751" w:rsidRPr="00FA62B9" w:rsidRDefault="00F60751" w:rsidP="00F60751">
      <w:r w:rsidRPr="00FA62B9">
        <w:t xml:space="preserve">Dyżurni: Paweł Kojs i </w:t>
      </w:r>
      <w:r w:rsidR="00833D9F" w:rsidRPr="00FA62B9">
        <w:t>Piotr Zakrzewski</w:t>
      </w:r>
    </w:p>
    <w:p w14:paraId="086EF67F" w14:textId="3D61D31D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Stado</w:t>
      </w:r>
      <w:proofErr w:type="gramEnd"/>
      <w:r w:rsidR="00202F43" w:rsidRPr="00FA62B9">
        <w:t xml:space="preserve"> spokojne, bez oznak chorób czy urazów.</w:t>
      </w:r>
    </w:p>
    <w:p w14:paraId="086EF680" w14:textId="77777777" w:rsidR="00F340B2" w:rsidRPr="00FA62B9" w:rsidRDefault="00F340B2" w:rsidP="001E16D9"/>
    <w:p w14:paraId="086EF681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682" w14:textId="77777777" w:rsidR="00F340B2" w:rsidRPr="00FA62B9" w:rsidRDefault="00F340B2" w:rsidP="001E16D9"/>
    <w:p w14:paraId="086EF683" w14:textId="518A563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+15.5°C), kontrola systemu wodociągowego (zawory, węże, pompy). System sprawny, bez wycieków.</w:t>
      </w:r>
    </w:p>
    <w:p w14:paraId="086EF684" w14:textId="77777777" w:rsidR="00F340B2" w:rsidRPr="00FA62B9" w:rsidRDefault="00F340B2" w:rsidP="001E16D9"/>
    <w:p w14:paraId="086EF68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686" w14:textId="77777777" w:rsidR="00F340B2" w:rsidRPr="00FA62B9" w:rsidRDefault="00F340B2" w:rsidP="001E16D9"/>
    <w:p w14:paraId="086EF687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688" w14:textId="77777777" w:rsidR="00F340B2" w:rsidRPr="00FA62B9" w:rsidRDefault="00F340B2" w:rsidP="001E16D9"/>
    <w:p w14:paraId="086EF689" w14:textId="60E25FF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68A" w14:textId="77777777" w:rsidR="00F340B2" w:rsidRPr="00FA62B9" w:rsidRDefault="00F340B2" w:rsidP="001E16D9"/>
    <w:p w14:paraId="086EF68B" w14:textId="77777777" w:rsidR="00F340B2" w:rsidRPr="00FA62B9" w:rsidRDefault="00202F43" w:rsidP="001E16D9">
      <w:r w:rsidRPr="00FA62B9">
        <w:rPr>
          <w:i/>
          <w:iCs/>
        </w:rPr>
        <w:t>Warunki meteorologiczne: temperatura min 12°C, max 19°C, średnia 15.5°C; brak opadów.</w:t>
      </w:r>
    </w:p>
    <w:p w14:paraId="086EF68C" w14:textId="77777777" w:rsidR="00F340B2" w:rsidRPr="00FA62B9" w:rsidRDefault="00F340B2" w:rsidP="001E16D9"/>
    <w:p w14:paraId="086EF68D" w14:textId="77777777" w:rsidR="00F340B2" w:rsidRPr="00FA62B9" w:rsidRDefault="00202F43" w:rsidP="001E16D9">
      <w:r w:rsidRPr="00FA62B9">
        <w:t>Bez zdarzeń nadzwyczajnych, dyżur zakończony bez uwag.</w:t>
      </w:r>
    </w:p>
    <w:p w14:paraId="086EF68E" w14:textId="77777777" w:rsidR="00F340B2" w:rsidRPr="00FA62B9" w:rsidRDefault="00F340B2" w:rsidP="001E16D9"/>
    <w:p w14:paraId="086EF68F" w14:textId="774F2EE0" w:rsidR="00F340B2" w:rsidRPr="00FA62B9" w:rsidRDefault="00B9574E" w:rsidP="001E16D9">
      <w:r w:rsidRPr="00FA62B9">
        <w:rPr>
          <w:i/>
          <w:iCs/>
        </w:rPr>
        <w:t>Dyżurny: Paweł Kojs</w:t>
      </w:r>
      <w:r w:rsidR="000A6792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73689700" wp14:editId="0E75C3D4">
            <wp:extent cx="1095375" cy="565454"/>
            <wp:effectExtent l="0" t="0" r="0" b="6350"/>
            <wp:docPr id="671769512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69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18.08.2024</w:t>
      </w:r>
    </w:p>
    <w:p w14:paraId="086EF691" w14:textId="57AC5669" w:rsidR="00F340B2" w:rsidRPr="00FA62B9" w:rsidRDefault="00202F43" w:rsidP="001E16D9">
      <w:r w:rsidRPr="00FA62B9">
        <w:t>___</w:t>
      </w:r>
    </w:p>
    <w:p w14:paraId="79BED050" w14:textId="77777777" w:rsidR="00013C7B" w:rsidRPr="00FA62B9" w:rsidRDefault="00013C7B">
      <w:r w:rsidRPr="00FA62B9">
        <w:br w:type="page"/>
      </w:r>
    </w:p>
    <w:p w14:paraId="086EF692" w14:textId="2F7AF389" w:rsidR="00F340B2" w:rsidRPr="00FA62B9" w:rsidRDefault="00202F43" w:rsidP="001E16D9">
      <w:r w:rsidRPr="00FA62B9">
        <w:lastRenderedPageBreak/>
        <w:t>19 sierpnia 2024 r., poniedziałek</w:t>
      </w:r>
    </w:p>
    <w:p w14:paraId="0E6A0B35" w14:textId="26D1695E" w:rsidR="0023554E" w:rsidRPr="00FA62B9" w:rsidRDefault="0023554E" w:rsidP="0023554E">
      <w:r w:rsidRPr="00FA62B9">
        <w:t xml:space="preserve">Dyżurni oddający: Paweł Kojs i </w:t>
      </w:r>
      <w:r w:rsidR="00C62975" w:rsidRPr="00FA62B9">
        <w:t>Lucjan Świder</w:t>
      </w:r>
    </w:p>
    <w:p w14:paraId="153CA9E0" w14:textId="67FDFB6A" w:rsidR="0023554E" w:rsidRPr="00FA62B9" w:rsidRDefault="0023554E" w:rsidP="0023554E">
      <w:r w:rsidRPr="00FA62B9">
        <w:t xml:space="preserve">Dyżurni przyjmujący: Anna Kosoń i </w:t>
      </w:r>
      <w:r w:rsidR="00253A33" w:rsidRPr="00FA62B9">
        <w:t>Lucjan Świder</w:t>
      </w:r>
      <w:r w:rsidRPr="00FA62B9">
        <w:t xml:space="preserve"> </w:t>
      </w:r>
    </w:p>
    <w:p w14:paraId="086EF693" w14:textId="5675AE82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F694" w14:textId="77777777" w:rsidR="00F340B2" w:rsidRPr="00FA62B9" w:rsidRDefault="00F340B2" w:rsidP="001E16D9"/>
    <w:p w14:paraId="086EF695" w14:textId="77777777" w:rsidR="00F340B2" w:rsidRPr="00FA62B9" w:rsidRDefault="00202F43" w:rsidP="001E16D9">
      <w:r w:rsidRPr="00FA62B9">
        <w:t>Liczenie zwierząt: ~600 jeleniowatych + ~50 owiec w kwaterach. Wszystkie zwierzęta w dobrym stanie zdrowia.</w:t>
      </w:r>
    </w:p>
    <w:p w14:paraId="086EF696" w14:textId="77777777" w:rsidR="00F340B2" w:rsidRPr="00FA62B9" w:rsidRDefault="00F340B2" w:rsidP="001E16D9"/>
    <w:p w14:paraId="086EF697" w14:textId="4E3D7C1F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698" w14:textId="77777777" w:rsidR="00F340B2" w:rsidRPr="00FA62B9" w:rsidRDefault="00F340B2" w:rsidP="001E16D9"/>
    <w:p w14:paraId="086EF699" w14:textId="578110D8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Stado</w:t>
      </w:r>
      <w:proofErr w:type="gramEnd"/>
      <w:r w:rsidR="00202F43" w:rsidRPr="00FA62B9">
        <w:t xml:space="preserve"> spokojne, bez oznak chorób czy urazów.</w:t>
      </w:r>
    </w:p>
    <w:p w14:paraId="086EF69A" w14:textId="77777777" w:rsidR="00F340B2" w:rsidRPr="00FA62B9" w:rsidRDefault="00F340B2" w:rsidP="001E16D9"/>
    <w:p w14:paraId="086EF69B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69C" w14:textId="77777777" w:rsidR="00F340B2" w:rsidRPr="00FA62B9" w:rsidRDefault="00F340B2" w:rsidP="001E16D9"/>
    <w:p w14:paraId="086EF69D" w14:textId="60A0D5E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+15°C), kontrola systemu wodociągowego (zawory, węże, pompy). System sprawny, bez wycieków.</w:t>
      </w:r>
    </w:p>
    <w:p w14:paraId="086EF69E" w14:textId="77777777" w:rsidR="00F340B2" w:rsidRPr="00FA62B9" w:rsidRDefault="00F340B2" w:rsidP="001E16D9"/>
    <w:p w14:paraId="086EF69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6A0" w14:textId="77777777" w:rsidR="00F340B2" w:rsidRPr="00FA62B9" w:rsidRDefault="00F340B2" w:rsidP="001E16D9"/>
    <w:p w14:paraId="086EF6A1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6A2" w14:textId="77777777" w:rsidR="00F340B2" w:rsidRPr="00FA62B9" w:rsidRDefault="00F340B2" w:rsidP="001E16D9"/>
    <w:p w14:paraId="086EF6A3" w14:textId="05A8BD8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6A4" w14:textId="77777777" w:rsidR="00F340B2" w:rsidRPr="00FA62B9" w:rsidRDefault="00F340B2" w:rsidP="001E16D9"/>
    <w:p w14:paraId="086EF6A5" w14:textId="77777777" w:rsidR="00F340B2" w:rsidRPr="00FA62B9" w:rsidRDefault="00202F43" w:rsidP="001E16D9">
      <w:r w:rsidRPr="00FA62B9">
        <w:rPr>
          <w:i/>
          <w:iCs/>
        </w:rPr>
        <w:t>Warunki meteorologiczne: temperatura min 11°C, max 19°C, średnia 15°C; brak opadów.</w:t>
      </w:r>
    </w:p>
    <w:p w14:paraId="086EF6A6" w14:textId="77777777" w:rsidR="00F340B2" w:rsidRPr="00FA62B9" w:rsidRDefault="00F340B2" w:rsidP="001E16D9"/>
    <w:p w14:paraId="086EF6A7" w14:textId="77777777" w:rsidR="00F340B2" w:rsidRPr="00FA62B9" w:rsidRDefault="00202F43" w:rsidP="001E16D9">
      <w:r w:rsidRPr="00FA62B9">
        <w:t>Bez zdarzeń nadzwyczajnych, dyżur zakończony bez uwag.</w:t>
      </w:r>
    </w:p>
    <w:p w14:paraId="086EF6A8" w14:textId="77777777" w:rsidR="00F340B2" w:rsidRPr="00FA62B9" w:rsidRDefault="00F340B2" w:rsidP="001E16D9"/>
    <w:p w14:paraId="086EF6A9" w14:textId="097BD603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6A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19.08.2024</w:t>
      </w:r>
    </w:p>
    <w:p w14:paraId="086EF6AB" w14:textId="6A0034C7" w:rsidR="00F340B2" w:rsidRPr="00FA62B9" w:rsidRDefault="00202F43" w:rsidP="001E16D9">
      <w:r w:rsidRPr="00FA62B9">
        <w:t>___</w:t>
      </w:r>
    </w:p>
    <w:p w14:paraId="4DF228B2" w14:textId="77777777" w:rsidR="00013C7B" w:rsidRPr="00FA62B9" w:rsidRDefault="00013C7B">
      <w:r w:rsidRPr="00FA62B9">
        <w:br w:type="page"/>
      </w:r>
    </w:p>
    <w:p w14:paraId="086EF6AC" w14:textId="1B07F6F0" w:rsidR="00F340B2" w:rsidRPr="00FA62B9" w:rsidRDefault="00202F43" w:rsidP="001E16D9">
      <w:r w:rsidRPr="00FA62B9">
        <w:lastRenderedPageBreak/>
        <w:t>20 sierpnia 2024 r., wtorek</w:t>
      </w:r>
    </w:p>
    <w:p w14:paraId="28DD67F8" w14:textId="2B1EA86F" w:rsidR="00253A33" w:rsidRPr="00FA62B9" w:rsidRDefault="00253A33" w:rsidP="00253A33">
      <w:r w:rsidRPr="00FA62B9">
        <w:t xml:space="preserve">Dyżurni: Anna Kosoń i Lucjan Świder </w:t>
      </w:r>
    </w:p>
    <w:p w14:paraId="086EF6AD" w14:textId="20B33114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Stado</w:t>
      </w:r>
      <w:proofErr w:type="gramEnd"/>
      <w:r w:rsidR="00202F43" w:rsidRPr="00FA62B9">
        <w:t xml:space="preserve"> spokojne, bez oznak chorób czy urazów.</w:t>
      </w:r>
    </w:p>
    <w:p w14:paraId="086EF6AE" w14:textId="77777777" w:rsidR="00F340B2" w:rsidRPr="00FA62B9" w:rsidRDefault="00F340B2" w:rsidP="001E16D9"/>
    <w:p w14:paraId="086EF6AF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6B0" w14:textId="77777777" w:rsidR="00F340B2" w:rsidRPr="00FA62B9" w:rsidRDefault="00F340B2" w:rsidP="001E16D9"/>
    <w:p w14:paraId="086EF6B1" w14:textId="05DAF56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+15°C), kontrola systemu wodociągowego (zawory, węże, pompy). System sprawny, bez wycieków.</w:t>
      </w:r>
    </w:p>
    <w:p w14:paraId="086EF6B2" w14:textId="77777777" w:rsidR="00F340B2" w:rsidRPr="00FA62B9" w:rsidRDefault="00F340B2" w:rsidP="001E16D9"/>
    <w:p w14:paraId="086EF6B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6B4" w14:textId="77777777" w:rsidR="00F340B2" w:rsidRPr="00FA62B9" w:rsidRDefault="00F340B2" w:rsidP="001E16D9"/>
    <w:p w14:paraId="086EF6B5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6B6" w14:textId="77777777" w:rsidR="00F340B2" w:rsidRPr="00FA62B9" w:rsidRDefault="00F340B2" w:rsidP="001E16D9"/>
    <w:p w14:paraId="086EF6B7" w14:textId="64421A8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6B8" w14:textId="77777777" w:rsidR="00F340B2" w:rsidRPr="00FA62B9" w:rsidRDefault="00F340B2" w:rsidP="001E16D9"/>
    <w:p w14:paraId="086EF6B9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11°C, max 19°C, średnia 15°C; opady deszczu 8.0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6BA" w14:textId="77777777" w:rsidR="00F340B2" w:rsidRPr="00FA62B9" w:rsidRDefault="00F340B2" w:rsidP="001E16D9"/>
    <w:p w14:paraId="086EF6BB" w14:textId="77777777" w:rsidR="00F340B2" w:rsidRPr="00FA62B9" w:rsidRDefault="00202F43" w:rsidP="001E16D9">
      <w:r w:rsidRPr="00FA62B9">
        <w:t>Bez zdarzeń nadzwyczajnych, dyżur zakończony bez uwag.</w:t>
      </w:r>
    </w:p>
    <w:p w14:paraId="086EF6BC" w14:textId="77777777" w:rsidR="00F340B2" w:rsidRPr="00FA62B9" w:rsidRDefault="00F340B2" w:rsidP="001E16D9"/>
    <w:p w14:paraId="086EF6BD" w14:textId="24F5B500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6B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20.08.2024</w:t>
      </w:r>
    </w:p>
    <w:p w14:paraId="086EF6BF" w14:textId="48BD53C6" w:rsidR="00F340B2" w:rsidRPr="00FA62B9" w:rsidRDefault="00202F43" w:rsidP="001E16D9">
      <w:r w:rsidRPr="00FA62B9">
        <w:t>___</w:t>
      </w:r>
    </w:p>
    <w:p w14:paraId="2956D90C" w14:textId="77777777" w:rsidR="00013C7B" w:rsidRPr="00FA62B9" w:rsidRDefault="00013C7B">
      <w:r w:rsidRPr="00FA62B9">
        <w:br w:type="page"/>
      </w:r>
    </w:p>
    <w:p w14:paraId="086EF6C0" w14:textId="2B25598A" w:rsidR="00F340B2" w:rsidRPr="00FA62B9" w:rsidRDefault="00202F43" w:rsidP="001E16D9">
      <w:r w:rsidRPr="00FA62B9">
        <w:lastRenderedPageBreak/>
        <w:t>21 sierpnia 2024 r., środa</w:t>
      </w:r>
    </w:p>
    <w:p w14:paraId="10E65B69" w14:textId="77777777" w:rsidR="00D267E2" w:rsidRPr="00FA62B9" w:rsidRDefault="00D267E2" w:rsidP="00D267E2">
      <w:r w:rsidRPr="00FA62B9">
        <w:t xml:space="preserve">Dyżurni: Anna Kosoń i Lucjan Świder </w:t>
      </w:r>
    </w:p>
    <w:p w14:paraId="086EF6C1" w14:textId="4B1BEE36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Stado</w:t>
      </w:r>
      <w:proofErr w:type="gramEnd"/>
      <w:r w:rsidR="00202F43" w:rsidRPr="00FA62B9">
        <w:t xml:space="preserve"> spokojne, bez oznak chorób czy urazów.</w:t>
      </w:r>
    </w:p>
    <w:p w14:paraId="086EF6C2" w14:textId="77777777" w:rsidR="00F340B2" w:rsidRPr="00FA62B9" w:rsidRDefault="00F340B2" w:rsidP="001E16D9"/>
    <w:p w14:paraId="086EF6C3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6C4" w14:textId="77777777" w:rsidR="00F340B2" w:rsidRPr="00FA62B9" w:rsidRDefault="00F340B2" w:rsidP="001E16D9"/>
    <w:p w14:paraId="086EF6C5" w14:textId="15E0DB7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+15°C), kontrola systemu wodociągowego (zawory, węże, pompy). System sprawny, bez wycieków.</w:t>
      </w:r>
    </w:p>
    <w:p w14:paraId="086EF6C6" w14:textId="77777777" w:rsidR="00F340B2" w:rsidRPr="00FA62B9" w:rsidRDefault="00F340B2" w:rsidP="001E16D9"/>
    <w:p w14:paraId="086EF6C7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6C8" w14:textId="77777777" w:rsidR="00F340B2" w:rsidRPr="00FA62B9" w:rsidRDefault="00F340B2" w:rsidP="001E16D9"/>
    <w:p w14:paraId="086EF6C9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6CA" w14:textId="77777777" w:rsidR="00F340B2" w:rsidRPr="00FA62B9" w:rsidRDefault="00F340B2" w:rsidP="001E16D9"/>
    <w:p w14:paraId="086EF6CB" w14:textId="4A68BC1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6CC" w14:textId="77777777" w:rsidR="00F340B2" w:rsidRPr="00FA62B9" w:rsidRDefault="00F340B2" w:rsidP="001E16D9"/>
    <w:p w14:paraId="086EF6CD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10°C, max 20°C, średnia 15°C;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6CE" w14:textId="77777777" w:rsidR="00F340B2" w:rsidRPr="00FA62B9" w:rsidRDefault="00F340B2" w:rsidP="001E16D9"/>
    <w:p w14:paraId="086EF6CF" w14:textId="77777777" w:rsidR="00F340B2" w:rsidRPr="00FA62B9" w:rsidRDefault="00202F43" w:rsidP="001E16D9">
      <w:r w:rsidRPr="00FA62B9">
        <w:t>Bez zdarzeń nadzwyczajnych, dyżur zakończony bez uwag.</w:t>
      </w:r>
    </w:p>
    <w:p w14:paraId="086EF6D0" w14:textId="77777777" w:rsidR="00F340B2" w:rsidRPr="00FA62B9" w:rsidRDefault="00F340B2" w:rsidP="001E16D9"/>
    <w:p w14:paraId="086EF6D1" w14:textId="2243C007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6D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21.08.2024</w:t>
      </w:r>
    </w:p>
    <w:p w14:paraId="086EF6D3" w14:textId="29E7BEAA" w:rsidR="00F340B2" w:rsidRPr="00FA62B9" w:rsidRDefault="00202F43" w:rsidP="001E16D9">
      <w:r w:rsidRPr="00FA62B9">
        <w:t>___</w:t>
      </w:r>
    </w:p>
    <w:p w14:paraId="1131C199" w14:textId="77777777" w:rsidR="00013C7B" w:rsidRPr="00FA62B9" w:rsidRDefault="00013C7B">
      <w:r w:rsidRPr="00FA62B9">
        <w:br w:type="page"/>
      </w:r>
    </w:p>
    <w:p w14:paraId="086EF6D4" w14:textId="3887C693" w:rsidR="00F340B2" w:rsidRPr="00FA62B9" w:rsidRDefault="00202F43" w:rsidP="001E16D9">
      <w:r w:rsidRPr="00FA62B9">
        <w:lastRenderedPageBreak/>
        <w:t>22 sierpnia 2024 r., czwartek</w:t>
      </w:r>
    </w:p>
    <w:p w14:paraId="677B3161" w14:textId="77777777" w:rsidR="00D267E2" w:rsidRPr="00FA62B9" w:rsidRDefault="00D267E2" w:rsidP="00D267E2">
      <w:r w:rsidRPr="00FA62B9">
        <w:t xml:space="preserve">Dyżurni: Anna Kosoń i Lucjan Świder </w:t>
      </w:r>
    </w:p>
    <w:p w14:paraId="086EF6D5" w14:textId="398AE980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Stado</w:t>
      </w:r>
      <w:proofErr w:type="gramEnd"/>
      <w:r w:rsidR="00202F43" w:rsidRPr="00FA62B9">
        <w:t xml:space="preserve"> spokojne, bez oznak chorób czy urazów.</w:t>
      </w:r>
    </w:p>
    <w:p w14:paraId="086EF6D6" w14:textId="77777777" w:rsidR="00F340B2" w:rsidRPr="00FA62B9" w:rsidRDefault="00F340B2" w:rsidP="001E16D9"/>
    <w:p w14:paraId="086EF6D7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6D8" w14:textId="77777777" w:rsidR="00F340B2" w:rsidRPr="00FA62B9" w:rsidRDefault="00F340B2" w:rsidP="001E16D9"/>
    <w:p w14:paraId="086EF6D9" w14:textId="2E40C32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+15°C), kontrola systemu wodociągowego (zawory, węże, pompy). System sprawny, bez wycieków.</w:t>
      </w:r>
    </w:p>
    <w:p w14:paraId="086EF6DA" w14:textId="77777777" w:rsidR="00F340B2" w:rsidRPr="00FA62B9" w:rsidRDefault="00F340B2" w:rsidP="001E16D9"/>
    <w:p w14:paraId="086EF6D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6DC" w14:textId="77777777" w:rsidR="00F340B2" w:rsidRPr="00FA62B9" w:rsidRDefault="00F340B2" w:rsidP="001E16D9"/>
    <w:p w14:paraId="086EF6DD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6DE" w14:textId="77777777" w:rsidR="00F340B2" w:rsidRPr="00FA62B9" w:rsidRDefault="00F340B2" w:rsidP="001E16D9"/>
    <w:p w14:paraId="086EF6DF" w14:textId="61B680A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6E0" w14:textId="77777777" w:rsidR="00F340B2" w:rsidRPr="00FA62B9" w:rsidRDefault="00F340B2" w:rsidP="001E16D9"/>
    <w:p w14:paraId="086EF6E1" w14:textId="77777777" w:rsidR="00F340B2" w:rsidRPr="00FA62B9" w:rsidRDefault="00202F43" w:rsidP="001E16D9">
      <w:r w:rsidRPr="00FA62B9">
        <w:rPr>
          <w:i/>
          <w:iCs/>
        </w:rPr>
        <w:t>Warunki meteorologiczne: temperatura min 10°C, max 20°C, średnia 15°C; brak opadów.</w:t>
      </w:r>
    </w:p>
    <w:p w14:paraId="086EF6E2" w14:textId="77777777" w:rsidR="00F340B2" w:rsidRPr="00FA62B9" w:rsidRDefault="00F340B2" w:rsidP="001E16D9"/>
    <w:p w14:paraId="086EF6E3" w14:textId="77777777" w:rsidR="00F340B2" w:rsidRPr="00FA62B9" w:rsidRDefault="00202F43" w:rsidP="001E16D9">
      <w:r w:rsidRPr="00FA62B9">
        <w:t>Bez zdarzeń nadzwyczajnych, dyżur zakończony bez uwag.</w:t>
      </w:r>
    </w:p>
    <w:p w14:paraId="086EF6E4" w14:textId="77777777" w:rsidR="00F340B2" w:rsidRPr="00FA62B9" w:rsidRDefault="00F340B2" w:rsidP="001E16D9"/>
    <w:p w14:paraId="086EF6E5" w14:textId="3A8A50D5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6E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22.08.2024</w:t>
      </w:r>
    </w:p>
    <w:p w14:paraId="086EF6E7" w14:textId="609375CB" w:rsidR="00F340B2" w:rsidRPr="00FA62B9" w:rsidRDefault="00202F43" w:rsidP="001E16D9">
      <w:r w:rsidRPr="00FA62B9">
        <w:t>___</w:t>
      </w:r>
    </w:p>
    <w:p w14:paraId="7C572CE7" w14:textId="77777777" w:rsidR="00013C7B" w:rsidRPr="00FA62B9" w:rsidRDefault="00013C7B">
      <w:r w:rsidRPr="00FA62B9">
        <w:br w:type="page"/>
      </w:r>
    </w:p>
    <w:p w14:paraId="086EF6E8" w14:textId="1D5C8F05" w:rsidR="00F340B2" w:rsidRPr="00FA62B9" w:rsidRDefault="00202F43" w:rsidP="001E16D9">
      <w:r w:rsidRPr="00FA62B9">
        <w:lastRenderedPageBreak/>
        <w:t>23 sierpnia 2024 r., piątek</w:t>
      </w:r>
    </w:p>
    <w:p w14:paraId="45E2BF08" w14:textId="77777777" w:rsidR="00830A9E" w:rsidRPr="00FA62B9" w:rsidRDefault="00830A9E" w:rsidP="00830A9E">
      <w:r w:rsidRPr="00FA62B9">
        <w:t xml:space="preserve">Dyżurni oddający: Anna Kosoń i Lucjan Świder </w:t>
      </w:r>
    </w:p>
    <w:p w14:paraId="26C76209" w14:textId="77777777" w:rsidR="00830A9E" w:rsidRPr="00FA62B9" w:rsidRDefault="00830A9E" w:rsidP="00830A9E">
      <w:r w:rsidRPr="00FA62B9">
        <w:t>Dyżurni przyjmujący: Paweł Kojs i Arkadiusz Nowak</w:t>
      </w:r>
    </w:p>
    <w:p w14:paraId="086EF6E9" w14:textId="4A02B447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Stado</w:t>
      </w:r>
      <w:proofErr w:type="gramEnd"/>
      <w:r w:rsidR="00202F43" w:rsidRPr="00FA62B9">
        <w:t xml:space="preserve"> spokojne, bez oznak chorób czy urazów.</w:t>
      </w:r>
    </w:p>
    <w:p w14:paraId="086EF6EA" w14:textId="77777777" w:rsidR="00F340B2" w:rsidRPr="00FA62B9" w:rsidRDefault="00F340B2" w:rsidP="001E16D9"/>
    <w:p w14:paraId="086EF6EB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6EC" w14:textId="77777777" w:rsidR="00F340B2" w:rsidRPr="00FA62B9" w:rsidRDefault="00F340B2" w:rsidP="001E16D9"/>
    <w:p w14:paraId="086EF6ED" w14:textId="6367BE6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+15.5°C), kontrola systemu wodociągowego (zawory, węże, pompy). System sprawny, bez wycieków.</w:t>
      </w:r>
    </w:p>
    <w:p w14:paraId="086EF6EE" w14:textId="77777777" w:rsidR="00F340B2" w:rsidRPr="00FA62B9" w:rsidRDefault="00F340B2" w:rsidP="001E16D9"/>
    <w:p w14:paraId="086EF6E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6F0" w14:textId="77777777" w:rsidR="00F340B2" w:rsidRPr="00FA62B9" w:rsidRDefault="00F340B2" w:rsidP="001E16D9"/>
    <w:p w14:paraId="086EF6F1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6F2" w14:textId="77777777" w:rsidR="00F340B2" w:rsidRPr="00FA62B9" w:rsidRDefault="00F340B2" w:rsidP="001E16D9"/>
    <w:p w14:paraId="086EF6F3" w14:textId="08B4320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6F4" w14:textId="77777777" w:rsidR="00F340B2" w:rsidRPr="00FA62B9" w:rsidRDefault="00F340B2" w:rsidP="001E16D9"/>
    <w:p w14:paraId="086EF6F5" w14:textId="4D5DB608" w:rsidR="00F340B2" w:rsidRPr="00FA62B9" w:rsidRDefault="00202F43" w:rsidP="001E16D9">
      <w:r w:rsidRPr="00FA62B9">
        <w:t xml:space="preserve">Czynności tygodniowe: Koszenie terenów zielonych. Kontrola systemu nawadniania. Monitoring stanu pastwisk. Obserwacja </w:t>
      </w:r>
      <w:r w:rsidR="00E44599" w:rsidRPr="00FA62B9">
        <w:t>łań i cieląt</w:t>
      </w:r>
      <w:r w:rsidRPr="00FA62B9">
        <w:t>.</w:t>
      </w:r>
    </w:p>
    <w:p w14:paraId="086EF6F6" w14:textId="77777777" w:rsidR="00F340B2" w:rsidRPr="00FA62B9" w:rsidRDefault="00F340B2" w:rsidP="001E16D9"/>
    <w:p w14:paraId="086EF6F7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F6F8" w14:textId="77777777" w:rsidR="00F340B2" w:rsidRPr="00FA62B9" w:rsidRDefault="00F340B2" w:rsidP="001E16D9"/>
    <w:p w14:paraId="086EF6F9" w14:textId="77777777" w:rsidR="00F340B2" w:rsidRPr="00FA62B9" w:rsidRDefault="00202F43" w:rsidP="001E16D9">
      <w:r w:rsidRPr="00FA62B9">
        <w:rPr>
          <w:i/>
          <w:iCs/>
        </w:rPr>
        <w:t>Warunki meteorologiczne: temperatura min 10°C, max 21°C, średnia 15.5°C; brak opadów.</w:t>
      </w:r>
    </w:p>
    <w:p w14:paraId="086EF6FA" w14:textId="77777777" w:rsidR="00F340B2" w:rsidRPr="00FA62B9" w:rsidRDefault="00F340B2" w:rsidP="001E16D9"/>
    <w:p w14:paraId="086EF6FB" w14:textId="77777777" w:rsidR="00F340B2" w:rsidRPr="00FA62B9" w:rsidRDefault="00202F43" w:rsidP="001E16D9">
      <w:r w:rsidRPr="00FA62B9">
        <w:t>Bez zdarzeń nadzwyczajnych, dyżur zakończony bez uwag.</w:t>
      </w:r>
    </w:p>
    <w:p w14:paraId="086EF6FC" w14:textId="77777777" w:rsidR="00F340B2" w:rsidRPr="00FA62B9" w:rsidRDefault="00F340B2" w:rsidP="001E16D9"/>
    <w:p w14:paraId="086EF6FD" w14:textId="215B04B4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A6792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487A4B9D" wp14:editId="16B3AC18">
            <wp:extent cx="1095375" cy="565454"/>
            <wp:effectExtent l="0" t="0" r="0" b="6350"/>
            <wp:docPr id="41639478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3BD03E17" wp14:editId="3EEAC3E2">
            <wp:extent cx="1943100" cy="469618"/>
            <wp:effectExtent l="0" t="0" r="0" b="6985"/>
            <wp:docPr id="37" name="Obraz 37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6F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23.08.2024</w:t>
      </w:r>
    </w:p>
    <w:p w14:paraId="086EF6FF" w14:textId="517EAF98" w:rsidR="00F340B2" w:rsidRPr="00FA62B9" w:rsidRDefault="00202F43" w:rsidP="001E16D9">
      <w:r w:rsidRPr="00FA62B9">
        <w:t>___</w:t>
      </w:r>
    </w:p>
    <w:p w14:paraId="2B63B6EE" w14:textId="77777777" w:rsidR="00552A69" w:rsidRPr="00FA62B9" w:rsidRDefault="00552A69">
      <w:r w:rsidRPr="00FA62B9">
        <w:br w:type="page"/>
      </w:r>
    </w:p>
    <w:p w14:paraId="086EF700" w14:textId="0D7B314B" w:rsidR="00F340B2" w:rsidRPr="00FA62B9" w:rsidRDefault="00202F43" w:rsidP="001E16D9">
      <w:r w:rsidRPr="00FA62B9">
        <w:lastRenderedPageBreak/>
        <w:t>24 sierpnia 2024 r., sobota</w:t>
      </w:r>
    </w:p>
    <w:p w14:paraId="467DC5A2" w14:textId="77777777" w:rsidR="00830A9E" w:rsidRPr="00FA62B9" w:rsidRDefault="00830A9E" w:rsidP="00830A9E">
      <w:r w:rsidRPr="00FA62B9">
        <w:t>Dyżurni: Paweł Kojs i Arkadiusz Nowak</w:t>
      </w:r>
    </w:p>
    <w:p w14:paraId="086EF701" w14:textId="562D964C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Stado</w:t>
      </w:r>
      <w:proofErr w:type="gramEnd"/>
      <w:r w:rsidR="00202F43" w:rsidRPr="00FA62B9">
        <w:t xml:space="preserve"> spokojne, bez oznak chorób czy urazów.</w:t>
      </w:r>
    </w:p>
    <w:p w14:paraId="086EF702" w14:textId="77777777" w:rsidR="00F340B2" w:rsidRPr="00FA62B9" w:rsidRDefault="00F340B2" w:rsidP="001E16D9"/>
    <w:p w14:paraId="086EF703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704" w14:textId="77777777" w:rsidR="00F340B2" w:rsidRPr="00FA62B9" w:rsidRDefault="00F340B2" w:rsidP="001E16D9"/>
    <w:p w14:paraId="086EF705" w14:textId="69F63B5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+16°C), kontrola systemu wodociągowego (zawory, węże, pompy). System sprawny, bez wycieków.</w:t>
      </w:r>
    </w:p>
    <w:p w14:paraId="086EF706" w14:textId="77777777" w:rsidR="00F340B2" w:rsidRPr="00FA62B9" w:rsidRDefault="00F340B2" w:rsidP="001E16D9"/>
    <w:p w14:paraId="086EF707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708" w14:textId="77777777" w:rsidR="00F340B2" w:rsidRPr="00FA62B9" w:rsidRDefault="00F340B2" w:rsidP="001E16D9"/>
    <w:p w14:paraId="086EF709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70A" w14:textId="77777777" w:rsidR="00F340B2" w:rsidRPr="00FA62B9" w:rsidRDefault="00F340B2" w:rsidP="001E16D9"/>
    <w:p w14:paraId="086EF70B" w14:textId="1966C3F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70C" w14:textId="77777777" w:rsidR="00F340B2" w:rsidRPr="00FA62B9" w:rsidRDefault="00F340B2" w:rsidP="001E16D9"/>
    <w:p w14:paraId="086EF70D" w14:textId="77777777" w:rsidR="00F340B2" w:rsidRPr="00FA62B9" w:rsidRDefault="00202F43" w:rsidP="001E16D9">
      <w:r w:rsidRPr="00FA62B9">
        <w:rPr>
          <w:i/>
          <w:iCs/>
        </w:rPr>
        <w:t>Warunki meteorologiczne: temperatura min 10°C, max 22°C, średnia 16°C; brak opadów.</w:t>
      </w:r>
    </w:p>
    <w:p w14:paraId="086EF70E" w14:textId="77777777" w:rsidR="00F340B2" w:rsidRPr="00FA62B9" w:rsidRDefault="00F340B2" w:rsidP="001E16D9"/>
    <w:p w14:paraId="086EF70F" w14:textId="77777777" w:rsidR="00F340B2" w:rsidRPr="00FA62B9" w:rsidRDefault="00202F43" w:rsidP="001E16D9">
      <w:r w:rsidRPr="00FA62B9">
        <w:t>Bez zdarzeń nadzwyczajnych, dyżur zakończony bez uwag.</w:t>
      </w:r>
    </w:p>
    <w:p w14:paraId="086EF710" w14:textId="77777777" w:rsidR="00F340B2" w:rsidRPr="00FA62B9" w:rsidRDefault="00F340B2" w:rsidP="001E16D9"/>
    <w:p w14:paraId="086EF711" w14:textId="7D767B40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A6792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30595FAA" wp14:editId="6FB7D253">
            <wp:extent cx="1095375" cy="565454"/>
            <wp:effectExtent l="0" t="0" r="0" b="6350"/>
            <wp:docPr id="1660367825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45634F72" wp14:editId="0DEB925F">
            <wp:extent cx="1943100" cy="469618"/>
            <wp:effectExtent l="0" t="0" r="0" b="6985"/>
            <wp:docPr id="36" name="Obraz 36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71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24.08.2024</w:t>
      </w:r>
    </w:p>
    <w:p w14:paraId="086EF713" w14:textId="05622F4E" w:rsidR="00F340B2" w:rsidRPr="00FA62B9" w:rsidRDefault="00202F43" w:rsidP="001E16D9">
      <w:r w:rsidRPr="00FA62B9">
        <w:t>___</w:t>
      </w:r>
    </w:p>
    <w:p w14:paraId="250FB724" w14:textId="77777777" w:rsidR="00552A69" w:rsidRPr="00FA62B9" w:rsidRDefault="00552A69">
      <w:r w:rsidRPr="00FA62B9">
        <w:br w:type="page"/>
      </w:r>
    </w:p>
    <w:p w14:paraId="086EF714" w14:textId="367F93D6" w:rsidR="00F340B2" w:rsidRPr="00FA62B9" w:rsidRDefault="00202F43" w:rsidP="001E16D9">
      <w:r w:rsidRPr="00FA62B9">
        <w:lastRenderedPageBreak/>
        <w:t>25 sierpnia 2024 r., niedziela</w:t>
      </w:r>
    </w:p>
    <w:p w14:paraId="312B1310" w14:textId="77777777" w:rsidR="00830A9E" w:rsidRPr="00FA62B9" w:rsidRDefault="00830A9E" w:rsidP="00830A9E">
      <w:r w:rsidRPr="00FA62B9">
        <w:t>Dyżurni: Paweł Kojs i Arkadiusz Nowak</w:t>
      </w:r>
    </w:p>
    <w:p w14:paraId="086EF715" w14:textId="4B26528C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Stado</w:t>
      </w:r>
      <w:proofErr w:type="gramEnd"/>
      <w:r w:rsidR="00202F43" w:rsidRPr="00FA62B9">
        <w:t xml:space="preserve"> spokojne, bez oznak chorób czy urazów.</w:t>
      </w:r>
    </w:p>
    <w:p w14:paraId="086EF716" w14:textId="77777777" w:rsidR="00F340B2" w:rsidRPr="00FA62B9" w:rsidRDefault="00F340B2" w:rsidP="001E16D9"/>
    <w:p w14:paraId="086EF717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718" w14:textId="77777777" w:rsidR="00F340B2" w:rsidRPr="00FA62B9" w:rsidRDefault="00F340B2" w:rsidP="001E16D9"/>
    <w:p w14:paraId="086EF719" w14:textId="7738C07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+16.5°C), kontrola systemu wodociągowego (zawory, węże, pompy). System sprawny, bez wycieków.</w:t>
      </w:r>
    </w:p>
    <w:p w14:paraId="086EF71A" w14:textId="77777777" w:rsidR="00F340B2" w:rsidRPr="00FA62B9" w:rsidRDefault="00F340B2" w:rsidP="001E16D9"/>
    <w:p w14:paraId="086EF71B" w14:textId="758D4432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71C" w14:textId="77777777" w:rsidR="00F340B2" w:rsidRPr="00FA62B9" w:rsidRDefault="00F340B2" w:rsidP="001E16D9"/>
    <w:p w14:paraId="086EF71D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71E" w14:textId="77777777" w:rsidR="00F340B2" w:rsidRPr="00FA62B9" w:rsidRDefault="00F340B2" w:rsidP="001E16D9"/>
    <w:p w14:paraId="086EF71F" w14:textId="12D5C33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720" w14:textId="77777777" w:rsidR="00F340B2" w:rsidRPr="00FA62B9" w:rsidRDefault="00F340B2" w:rsidP="001E16D9"/>
    <w:p w14:paraId="086EF721" w14:textId="77777777" w:rsidR="00F340B2" w:rsidRPr="00FA62B9" w:rsidRDefault="00202F43" w:rsidP="001E16D9">
      <w:r w:rsidRPr="00FA62B9">
        <w:rPr>
          <w:i/>
          <w:iCs/>
        </w:rPr>
        <w:t>Warunki meteorologiczne: temperatura min 10°C, max 23°C, średnia 16.5°C; brak opadów.</w:t>
      </w:r>
    </w:p>
    <w:p w14:paraId="086EF722" w14:textId="77777777" w:rsidR="00F340B2" w:rsidRPr="00FA62B9" w:rsidRDefault="00F340B2" w:rsidP="001E16D9"/>
    <w:p w14:paraId="086EF723" w14:textId="77777777" w:rsidR="00F340B2" w:rsidRPr="00FA62B9" w:rsidRDefault="00202F43" w:rsidP="001E16D9">
      <w:r w:rsidRPr="00FA62B9">
        <w:t>Bez zdarzeń nadzwyczajnych, dyżur zakończony bez uwag.</w:t>
      </w:r>
    </w:p>
    <w:p w14:paraId="086EF724" w14:textId="77777777" w:rsidR="00F340B2" w:rsidRPr="00FA62B9" w:rsidRDefault="00F340B2" w:rsidP="001E16D9"/>
    <w:p w14:paraId="086EF725" w14:textId="0B952950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A6792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10D9B5DB" wp14:editId="0B2249DC">
            <wp:extent cx="1095375" cy="565454"/>
            <wp:effectExtent l="0" t="0" r="0" b="6350"/>
            <wp:docPr id="651024754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745E9E87" wp14:editId="6CF49148">
            <wp:extent cx="1943100" cy="469618"/>
            <wp:effectExtent l="0" t="0" r="0" b="6985"/>
            <wp:docPr id="35" name="Obraz 35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72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25.08.2024</w:t>
      </w:r>
    </w:p>
    <w:p w14:paraId="086EF727" w14:textId="65A52757" w:rsidR="00F340B2" w:rsidRPr="00FA62B9" w:rsidRDefault="00202F43" w:rsidP="001E16D9">
      <w:r w:rsidRPr="00FA62B9">
        <w:t>___</w:t>
      </w:r>
    </w:p>
    <w:p w14:paraId="615F6A96" w14:textId="77777777" w:rsidR="00552A69" w:rsidRPr="00FA62B9" w:rsidRDefault="00552A69">
      <w:r w:rsidRPr="00FA62B9">
        <w:br w:type="page"/>
      </w:r>
    </w:p>
    <w:p w14:paraId="086EF728" w14:textId="26FF3D9E" w:rsidR="00F340B2" w:rsidRPr="00FA62B9" w:rsidRDefault="00202F43" w:rsidP="001E16D9">
      <w:r w:rsidRPr="00FA62B9">
        <w:lastRenderedPageBreak/>
        <w:t>26 sierpnia 2024 r., poniedziałek</w:t>
      </w:r>
    </w:p>
    <w:p w14:paraId="52182073" w14:textId="77777777" w:rsidR="0023554E" w:rsidRPr="00FA62B9" w:rsidRDefault="0023554E" w:rsidP="0023554E">
      <w:r w:rsidRPr="00FA62B9">
        <w:t>Dyżurni oddający: Paweł Kojs i Arkadiusz Nowak</w:t>
      </w:r>
    </w:p>
    <w:p w14:paraId="02A1CDF9" w14:textId="5E4A376C" w:rsidR="0023554E" w:rsidRPr="00FA62B9" w:rsidRDefault="0023554E" w:rsidP="0023554E">
      <w:r w:rsidRPr="00FA62B9">
        <w:t xml:space="preserve">Dyżurni przyjmujący: Piotr Zakrzewski </w:t>
      </w:r>
      <w:r w:rsidR="00AD769F" w:rsidRPr="00FA62B9">
        <w:t>i Lucjan Świder</w:t>
      </w:r>
    </w:p>
    <w:p w14:paraId="086EF729" w14:textId="42D68705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F72A" w14:textId="77777777" w:rsidR="00F340B2" w:rsidRPr="00FA62B9" w:rsidRDefault="00F340B2" w:rsidP="001E16D9"/>
    <w:p w14:paraId="086EF72B" w14:textId="77777777" w:rsidR="00F340B2" w:rsidRPr="00FA62B9" w:rsidRDefault="00202F43" w:rsidP="001E16D9">
      <w:r w:rsidRPr="00FA62B9">
        <w:t>Liczenie zwierząt: ~600 jeleniowatych + ~50 owiec w kwaterach. Wszystkie zwierzęta w dobrym stanie zdrowia.</w:t>
      </w:r>
    </w:p>
    <w:p w14:paraId="086EF72C" w14:textId="77777777" w:rsidR="00F340B2" w:rsidRPr="00FA62B9" w:rsidRDefault="00F340B2" w:rsidP="001E16D9"/>
    <w:p w14:paraId="086EF72D" w14:textId="5EE783D3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72E" w14:textId="77777777" w:rsidR="00F340B2" w:rsidRPr="00FA62B9" w:rsidRDefault="00F340B2" w:rsidP="001E16D9"/>
    <w:p w14:paraId="086EF72F" w14:textId="76983E8A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Stado</w:t>
      </w:r>
      <w:proofErr w:type="gramEnd"/>
      <w:r w:rsidR="00202F43" w:rsidRPr="00FA62B9">
        <w:t xml:space="preserve"> spokojne, bez oznak chorób czy urazów.</w:t>
      </w:r>
    </w:p>
    <w:p w14:paraId="086EF730" w14:textId="77777777" w:rsidR="00F340B2" w:rsidRPr="00FA62B9" w:rsidRDefault="00F340B2" w:rsidP="001E16D9"/>
    <w:p w14:paraId="086EF731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732" w14:textId="77777777" w:rsidR="00F340B2" w:rsidRPr="00FA62B9" w:rsidRDefault="00F340B2" w:rsidP="001E16D9"/>
    <w:p w14:paraId="086EF733" w14:textId="52CBF28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+17°C), kontrola systemu wodociągowego (zawory, węże, pompy). System sprawny, bez wycieków.</w:t>
      </w:r>
    </w:p>
    <w:p w14:paraId="086EF734" w14:textId="77777777" w:rsidR="00F340B2" w:rsidRPr="00FA62B9" w:rsidRDefault="00F340B2" w:rsidP="001E16D9"/>
    <w:p w14:paraId="086EF73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736" w14:textId="77777777" w:rsidR="00F340B2" w:rsidRPr="00FA62B9" w:rsidRDefault="00F340B2" w:rsidP="001E16D9"/>
    <w:p w14:paraId="086EF737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738" w14:textId="77777777" w:rsidR="00F340B2" w:rsidRPr="00FA62B9" w:rsidRDefault="00F340B2" w:rsidP="001E16D9"/>
    <w:p w14:paraId="086EF739" w14:textId="20875924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73A" w14:textId="77777777" w:rsidR="00F340B2" w:rsidRPr="00FA62B9" w:rsidRDefault="00F340B2" w:rsidP="001E16D9"/>
    <w:p w14:paraId="086EF73B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10°C, max 24°C, średnia 17°C;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73C" w14:textId="77777777" w:rsidR="00F340B2" w:rsidRPr="00FA62B9" w:rsidRDefault="00F340B2" w:rsidP="001E16D9"/>
    <w:p w14:paraId="086EF73D" w14:textId="77777777" w:rsidR="00F340B2" w:rsidRPr="00FA62B9" w:rsidRDefault="00202F43" w:rsidP="001E16D9">
      <w:r w:rsidRPr="00FA62B9">
        <w:t>Bez zdarzeń nadzwyczajnych, dyżur zakończony bez uwag.</w:t>
      </w:r>
    </w:p>
    <w:p w14:paraId="086EF73E" w14:textId="77777777" w:rsidR="00F340B2" w:rsidRPr="00FA62B9" w:rsidRDefault="00F340B2" w:rsidP="001E16D9"/>
    <w:p w14:paraId="086EF73F" w14:textId="025BB8A8" w:rsidR="00F340B2" w:rsidRPr="00FA62B9" w:rsidRDefault="00B9574E" w:rsidP="001E16D9">
      <w:r w:rsidRPr="00FA62B9">
        <w:rPr>
          <w:i/>
          <w:iCs/>
        </w:rPr>
        <w:t xml:space="preserve">Dyżurny: </w:t>
      </w:r>
      <w:r w:rsidR="00C62975" w:rsidRPr="00FA62B9">
        <w:t>Piotr Zakrzewski</w:t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13C7BE6E" wp14:editId="70E13AAE">
            <wp:extent cx="1943100" cy="469618"/>
            <wp:effectExtent l="0" t="0" r="0" b="6985"/>
            <wp:docPr id="34" name="Obraz 34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74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26.08.2024</w:t>
      </w:r>
    </w:p>
    <w:p w14:paraId="086EF741" w14:textId="15C67F23" w:rsidR="00F340B2" w:rsidRPr="00FA62B9" w:rsidRDefault="00202F43" w:rsidP="001E16D9">
      <w:r w:rsidRPr="00FA62B9">
        <w:t>___</w:t>
      </w:r>
    </w:p>
    <w:p w14:paraId="32EC1186" w14:textId="77777777" w:rsidR="00552A69" w:rsidRPr="00FA62B9" w:rsidRDefault="00552A69">
      <w:r w:rsidRPr="00FA62B9">
        <w:br w:type="page"/>
      </w:r>
    </w:p>
    <w:p w14:paraId="086EF742" w14:textId="15CEB142" w:rsidR="00F340B2" w:rsidRPr="00FA62B9" w:rsidRDefault="00202F43" w:rsidP="001E16D9">
      <w:r w:rsidRPr="00FA62B9">
        <w:lastRenderedPageBreak/>
        <w:t>27 sierpnia 2024 r., wtorek</w:t>
      </w:r>
    </w:p>
    <w:p w14:paraId="2662296E" w14:textId="03972AC7" w:rsidR="00D267E2" w:rsidRPr="00FA62B9" w:rsidRDefault="00D267E2" w:rsidP="00D267E2">
      <w:r w:rsidRPr="00FA62B9">
        <w:t xml:space="preserve">Dyżurni: </w:t>
      </w:r>
      <w:r w:rsidR="00AD769F" w:rsidRPr="00FA62B9">
        <w:t>Piotr Zakrzewski i Lucjan Świder</w:t>
      </w:r>
    </w:p>
    <w:p w14:paraId="086EF743" w14:textId="3AD7A03B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Stado</w:t>
      </w:r>
      <w:proofErr w:type="gramEnd"/>
      <w:r w:rsidR="00202F43" w:rsidRPr="00FA62B9">
        <w:t xml:space="preserve"> spokojne, bez oznak chorób czy urazów.</w:t>
      </w:r>
    </w:p>
    <w:p w14:paraId="086EF744" w14:textId="77777777" w:rsidR="00F340B2" w:rsidRPr="00FA62B9" w:rsidRDefault="00F340B2" w:rsidP="001E16D9"/>
    <w:p w14:paraId="086EF745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746" w14:textId="77777777" w:rsidR="00F340B2" w:rsidRPr="00FA62B9" w:rsidRDefault="00F340B2" w:rsidP="001E16D9"/>
    <w:p w14:paraId="086EF747" w14:textId="7D05032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+18°C), kontrola systemu wodociągowego (zawory, węże, pompy). System sprawny, bez wycieków.</w:t>
      </w:r>
    </w:p>
    <w:p w14:paraId="086EF748" w14:textId="77777777" w:rsidR="00F340B2" w:rsidRPr="00FA62B9" w:rsidRDefault="00F340B2" w:rsidP="001E16D9"/>
    <w:p w14:paraId="086EF749" w14:textId="2542C95D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 xml:space="preserve">Wykonanie drobnych napraw, usuniecie podkopów lisów i borsuków. </w:t>
      </w:r>
    </w:p>
    <w:p w14:paraId="086EF74A" w14:textId="77777777" w:rsidR="00F340B2" w:rsidRPr="00FA62B9" w:rsidRDefault="00F340B2" w:rsidP="001E16D9"/>
    <w:p w14:paraId="086EF74B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74C" w14:textId="77777777" w:rsidR="00F340B2" w:rsidRPr="00FA62B9" w:rsidRDefault="00F340B2" w:rsidP="001E16D9"/>
    <w:p w14:paraId="086EF74D" w14:textId="01F067B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74E" w14:textId="77777777" w:rsidR="00F340B2" w:rsidRPr="00FA62B9" w:rsidRDefault="00F340B2" w:rsidP="001E16D9"/>
    <w:p w14:paraId="086EF74F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11°C, max 25°C, średnia 18°C;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750" w14:textId="77777777" w:rsidR="00F340B2" w:rsidRPr="00FA62B9" w:rsidRDefault="00F340B2" w:rsidP="001E16D9"/>
    <w:p w14:paraId="086EF751" w14:textId="77777777" w:rsidR="00F340B2" w:rsidRPr="00FA62B9" w:rsidRDefault="00202F43" w:rsidP="001E16D9">
      <w:r w:rsidRPr="00FA62B9">
        <w:t>Bez zdarzeń nadzwyczajnych, dyżur zakończony bez uwag.</w:t>
      </w:r>
    </w:p>
    <w:p w14:paraId="086EF752" w14:textId="77777777" w:rsidR="00F340B2" w:rsidRPr="00FA62B9" w:rsidRDefault="00F340B2" w:rsidP="001E16D9"/>
    <w:p w14:paraId="086EF753" w14:textId="4960F76F" w:rsidR="00F340B2" w:rsidRPr="00FA62B9" w:rsidRDefault="00B9574E" w:rsidP="001E16D9">
      <w:r w:rsidRPr="00FA62B9">
        <w:rPr>
          <w:i/>
          <w:iCs/>
        </w:rPr>
        <w:t xml:space="preserve">Dyżurny: </w:t>
      </w:r>
      <w:r w:rsidR="00C62975" w:rsidRPr="00FA62B9">
        <w:t>Piotr Zakrzewski</w:t>
      </w:r>
    </w:p>
    <w:p w14:paraId="086EF75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27.08.2024</w:t>
      </w:r>
    </w:p>
    <w:p w14:paraId="086EF755" w14:textId="1B315422" w:rsidR="00F340B2" w:rsidRPr="00FA62B9" w:rsidRDefault="00202F43" w:rsidP="001E16D9">
      <w:r w:rsidRPr="00FA62B9">
        <w:t>___</w:t>
      </w:r>
    </w:p>
    <w:p w14:paraId="49A84DA3" w14:textId="77777777" w:rsidR="00552A69" w:rsidRPr="00FA62B9" w:rsidRDefault="00552A69">
      <w:r w:rsidRPr="00FA62B9">
        <w:br w:type="page"/>
      </w:r>
    </w:p>
    <w:p w14:paraId="086EF756" w14:textId="7D9F929D" w:rsidR="00F340B2" w:rsidRPr="00FA62B9" w:rsidRDefault="00202F43" w:rsidP="001E16D9">
      <w:r w:rsidRPr="00FA62B9">
        <w:lastRenderedPageBreak/>
        <w:t>28 sierpnia 2024 r., środa</w:t>
      </w:r>
    </w:p>
    <w:p w14:paraId="016120CE" w14:textId="0C9C3044" w:rsidR="00D267E2" w:rsidRPr="00FA62B9" w:rsidRDefault="00D267E2" w:rsidP="00D267E2">
      <w:r w:rsidRPr="00FA62B9">
        <w:t xml:space="preserve">Dyżurni: </w:t>
      </w:r>
      <w:r w:rsidR="00AD769F" w:rsidRPr="00FA62B9">
        <w:t>Piotr Zakrzewski i Lucjan Świder</w:t>
      </w:r>
    </w:p>
    <w:p w14:paraId="086EF757" w14:textId="6FBC4FD0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Stado</w:t>
      </w:r>
      <w:proofErr w:type="gramEnd"/>
      <w:r w:rsidR="00202F43" w:rsidRPr="00FA62B9">
        <w:t xml:space="preserve"> spokojne, bez oznak chorób czy urazów.</w:t>
      </w:r>
    </w:p>
    <w:p w14:paraId="086EF758" w14:textId="77777777" w:rsidR="00F340B2" w:rsidRPr="00FA62B9" w:rsidRDefault="00F340B2" w:rsidP="001E16D9"/>
    <w:p w14:paraId="086EF759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75A" w14:textId="77777777" w:rsidR="00F340B2" w:rsidRPr="00FA62B9" w:rsidRDefault="00F340B2" w:rsidP="001E16D9"/>
    <w:p w14:paraId="086EF75B" w14:textId="65A8AEC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+18.5°C), kontrola systemu wodociągowego (zawory, węże, pompy). System sprawny, bez wycieków.</w:t>
      </w:r>
    </w:p>
    <w:p w14:paraId="086EF75C" w14:textId="77777777" w:rsidR="00F340B2" w:rsidRPr="00FA62B9" w:rsidRDefault="00F340B2" w:rsidP="001E16D9"/>
    <w:p w14:paraId="086EF75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75E" w14:textId="77777777" w:rsidR="00F340B2" w:rsidRPr="00FA62B9" w:rsidRDefault="00F340B2" w:rsidP="001E16D9"/>
    <w:p w14:paraId="086EF75F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760" w14:textId="77777777" w:rsidR="00F340B2" w:rsidRPr="00FA62B9" w:rsidRDefault="00F340B2" w:rsidP="001E16D9"/>
    <w:p w14:paraId="086EF761" w14:textId="4622621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762" w14:textId="77777777" w:rsidR="00F340B2" w:rsidRPr="00FA62B9" w:rsidRDefault="00F340B2" w:rsidP="001E16D9"/>
    <w:p w14:paraId="086EF763" w14:textId="77777777" w:rsidR="00F340B2" w:rsidRPr="00FA62B9" w:rsidRDefault="00202F43" w:rsidP="001E16D9">
      <w:r w:rsidRPr="00FA62B9">
        <w:rPr>
          <w:i/>
          <w:iCs/>
        </w:rPr>
        <w:t>Warunki meteorologiczne: temperatura min 11°C, max 26°C, średnia 18.5°C; brak opadów.</w:t>
      </w:r>
    </w:p>
    <w:p w14:paraId="086EF764" w14:textId="77777777" w:rsidR="00F340B2" w:rsidRPr="00FA62B9" w:rsidRDefault="00F340B2" w:rsidP="001E16D9"/>
    <w:p w14:paraId="086EF765" w14:textId="77777777" w:rsidR="00F340B2" w:rsidRPr="00FA62B9" w:rsidRDefault="00202F43" w:rsidP="001E16D9">
      <w:r w:rsidRPr="00FA62B9">
        <w:t>Bez zdarzeń nadzwyczajnych, dyżur zakończony bez uwag.</w:t>
      </w:r>
    </w:p>
    <w:p w14:paraId="086EF766" w14:textId="77777777" w:rsidR="00F340B2" w:rsidRPr="00FA62B9" w:rsidRDefault="00F340B2" w:rsidP="001E16D9"/>
    <w:p w14:paraId="086EF767" w14:textId="54295B59" w:rsidR="00F340B2" w:rsidRPr="00FA62B9" w:rsidRDefault="00B9574E" w:rsidP="001E16D9">
      <w:r w:rsidRPr="00FA62B9">
        <w:rPr>
          <w:i/>
          <w:iCs/>
        </w:rPr>
        <w:t xml:space="preserve">Dyżurny: </w:t>
      </w:r>
      <w:r w:rsidR="00C62975" w:rsidRPr="00FA62B9">
        <w:t>Piotr Zakrzewski</w:t>
      </w:r>
    </w:p>
    <w:p w14:paraId="086EF768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28.08.2024</w:t>
      </w:r>
    </w:p>
    <w:p w14:paraId="086EF769" w14:textId="326D4A5E" w:rsidR="00F340B2" w:rsidRPr="00FA62B9" w:rsidRDefault="00202F43" w:rsidP="001E16D9">
      <w:r w:rsidRPr="00FA62B9">
        <w:t>___</w:t>
      </w:r>
    </w:p>
    <w:p w14:paraId="0BB36D25" w14:textId="77777777" w:rsidR="00552A69" w:rsidRPr="00FA62B9" w:rsidRDefault="00552A69">
      <w:r w:rsidRPr="00FA62B9">
        <w:br w:type="page"/>
      </w:r>
    </w:p>
    <w:p w14:paraId="086EF76A" w14:textId="57F321AD" w:rsidR="00F340B2" w:rsidRPr="00FA62B9" w:rsidRDefault="00202F43" w:rsidP="001E16D9">
      <w:r w:rsidRPr="00FA62B9">
        <w:lastRenderedPageBreak/>
        <w:t>29 sierpnia 2024 r., czwartek</w:t>
      </w:r>
    </w:p>
    <w:p w14:paraId="1AA6424F" w14:textId="5EA196A1" w:rsidR="00D267E2" w:rsidRPr="00FA62B9" w:rsidRDefault="00D267E2" w:rsidP="00D267E2">
      <w:r w:rsidRPr="00FA62B9">
        <w:t xml:space="preserve">Dyżurni: </w:t>
      </w:r>
      <w:r w:rsidR="00AD769F" w:rsidRPr="00FA62B9">
        <w:t>Piotr Zakrzewski i Lucjan Świder</w:t>
      </w:r>
    </w:p>
    <w:p w14:paraId="086EF76B" w14:textId="3988A52D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Stado</w:t>
      </w:r>
      <w:proofErr w:type="gramEnd"/>
      <w:r w:rsidR="00202F43" w:rsidRPr="00FA62B9">
        <w:t xml:space="preserve"> spokojne, bez oznak chorób czy urazów.</w:t>
      </w:r>
    </w:p>
    <w:p w14:paraId="086EF76C" w14:textId="77777777" w:rsidR="00F340B2" w:rsidRPr="00FA62B9" w:rsidRDefault="00F340B2" w:rsidP="001E16D9"/>
    <w:p w14:paraId="086EF76D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76E" w14:textId="77777777" w:rsidR="00F340B2" w:rsidRPr="00FA62B9" w:rsidRDefault="00F340B2" w:rsidP="001E16D9"/>
    <w:p w14:paraId="086EF76F" w14:textId="0BD5E22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+19.5°C), kontrola systemu wodociągowego (zawory, węże, pompy). System sprawny, bez wycieków.</w:t>
      </w:r>
    </w:p>
    <w:p w14:paraId="086EF770" w14:textId="77777777" w:rsidR="00F340B2" w:rsidRPr="00FA62B9" w:rsidRDefault="00F340B2" w:rsidP="001E16D9"/>
    <w:p w14:paraId="086EF771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772" w14:textId="77777777" w:rsidR="00F340B2" w:rsidRPr="00FA62B9" w:rsidRDefault="00F340B2" w:rsidP="001E16D9"/>
    <w:p w14:paraId="086EF773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774" w14:textId="77777777" w:rsidR="00F340B2" w:rsidRPr="00FA62B9" w:rsidRDefault="00F340B2" w:rsidP="001E16D9"/>
    <w:p w14:paraId="086EF775" w14:textId="670F1DF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776" w14:textId="77777777" w:rsidR="00F340B2" w:rsidRPr="00FA62B9" w:rsidRDefault="00F340B2" w:rsidP="001E16D9"/>
    <w:p w14:paraId="086EF777" w14:textId="77777777" w:rsidR="00F340B2" w:rsidRPr="00FA62B9" w:rsidRDefault="00202F43" w:rsidP="001E16D9">
      <w:r w:rsidRPr="00FA62B9">
        <w:rPr>
          <w:i/>
          <w:iCs/>
        </w:rPr>
        <w:t>Warunki meteorologiczne: temperatura min 12°C, max 27°C, średnia 19.5°C; brak opadów.</w:t>
      </w:r>
    </w:p>
    <w:p w14:paraId="086EF778" w14:textId="77777777" w:rsidR="00F340B2" w:rsidRPr="00FA62B9" w:rsidRDefault="00F340B2" w:rsidP="001E16D9"/>
    <w:p w14:paraId="086EF779" w14:textId="77777777" w:rsidR="00F340B2" w:rsidRPr="00FA62B9" w:rsidRDefault="00202F43" w:rsidP="001E16D9">
      <w:r w:rsidRPr="00FA62B9">
        <w:t>Bez zdarzeń nadzwyczajnych, dyżur zakończony bez uwag.</w:t>
      </w:r>
    </w:p>
    <w:p w14:paraId="086EF77A" w14:textId="77777777" w:rsidR="00F340B2" w:rsidRPr="00FA62B9" w:rsidRDefault="00F340B2" w:rsidP="001E16D9"/>
    <w:p w14:paraId="086EF77B" w14:textId="59CB5C3B" w:rsidR="00F340B2" w:rsidRPr="00FA62B9" w:rsidRDefault="00B9574E" w:rsidP="001E16D9">
      <w:r w:rsidRPr="00FA62B9">
        <w:rPr>
          <w:i/>
          <w:iCs/>
        </w:rPr>
        <w:t xml:space="preserve">Dyżurny: </w:t>
      </w:r>
      <w:r w:rsidR="00C62975" w:rsidRPr="00FA62B9">
        <w:t>Piotr Zakrzewski</w:t>
      </w:r>
    </w:p>
    <w:p w14:paraId="086EF77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29.08.2024</w:t>
      </w:r>
    </w:p>
    <w:p w14:paraId="086EF77D" w14:textId="6A4677ED" w:rsidR="00F340B2" w:rsidRPr="00FA62B9" w:rsidRDefault="00202F43" w:rsidP="001E16D9">
      <w:r w:rsidRPr="00FA62B9">
        <w:t>___</w:t>
      </w:r>
    </w:p>
    <w:p w14:paraId="229A2A4F" w14:textId="77777777" w:rsidR="00552A69" w:rsidRPr="00FA62B9" w:rsidRDefault="00552A69">
      <w:r w:rsidRPr="00FA62B9">
        <w:br w:type="page"/>
      </w:r>
    </w:p>
    <w:p w14:paraId="303C501D" w14:textId="1EBDF930" w:rsidR="007A1FBB" w:rsidRPr="00FA62B9" w:rsidRDefault="00202F43" w:rsidP="007A1FBB">
      <w:r w:rsidRPr="00FA62B9">
        <w:lastRenderedPageBreak/>
        <w:t xml:space="preserve">30 sierpnia 2024 r., </w:t>
      </w:r>
      <w:r w:rsidR="00830A9E" w:rsidRPr="00FA62B9">
        <w:t>piątek</w:t>
      </w:r>
    </w:p>
    <w:p w14:paraId="51059663" w14:textId="7C45E660" w:rsidR="00D267E2" w:rsidRPr="00FA62B9" w:rsidRDefault="007A1FBB" w:rsidP="00D267E2">
      <w:r w:rsidRPr="00FA62B9">
        <w:t xml:space="preserve">Dyżurni oddający: </w:t>
      </w:r>
      <w:r w:rsidR="00AD769F" w:rsidRPr="00FA62B9">
        <w:t>Piotr Zakrzewski i Lucjan Świder</w:t>
      </w:r>
    </w:p>
    <w:p w14:paraId="41C580C4" w14:textId="63B4815D" w:rsidR="007A1FBB" w:rsidRPr="00FA62B9" w:rsidRDefault="007A1FBB" w:rsidP="007A1FBB">
      <w:r w:rsidRPr="00FA62B9">
        <w:t xml:space="preserve">Dyżurni przyjmujący: </w:t>
      </w:r>
      <w:r w:rsidR="005E3556" w:rsidRPr="00FA62B9">
        <w:t xml:space="preserve">Maciej </w:t>
      </w:r>
      <w:r w:rsidR="009B7B16" w:rsidRPr="00FA62B9">
        <w:t>Jabłoński</w:t>
      </w:r>
      <w:r w:rsidRPr="00FA62B9">
        <w:t xml:space="preserve"> i </w:t>
      </w:r>
      <w:r w:rsidR="00C62975" w:rsidRPr="00FA62B9">
        <w:t>Anna Kosoń</w:t>
      </w:r>
    </w:p>
    <w:p w14:paraId="086EF77E" w14:textId="50E9A6AF" w:rsidR="00F340B2" w:rsidRPr="00FA62B9" w:rsidRDefault="00F340B2" w:rsidP="001E16D9"/>
    <w:p w14:paraId="086EF77F" w14:textId="02C8A905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Stado</w:t>
      </w:r>
      <w:proofErr w:type="gramEnd"/>
      <w:r w:rsidR="00202F43" w:rsidRPr="00FA62B9">
        <w:t xml:space="preserve"> spokojne, bez oznak chorób czy urazów.</w:t>
      </w:r>
    </w:p>
    <w:p w14:paraId="086EF780" w14:textId="77777777" w:rsidR="00F340B2" w:rsidRPr="00FA62B9" w:rsidRDefault="00F340B2" w:rsidP="001E16D9"/>
    <w:p w14:paraId="086EF781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782" w14:textId="77777777" w:rsidR="00F340B2" w:rsidRPr="00FA62B9" w:rsidRDefault="00F340B2" w:rsidP="001E16D9"/>
    <w:p w14:paraId="086EF783" w14:textId="1914D63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+19.5°C), kontrola systemu wodociągowego (zawory, węże, pompy). System sprawny, bez wycieków.</w:t>
      </w:r>
    </w:p>
    <w:p w14:paraId="086EF784" w14:textId="77777777" w:rsidR="00F340B2" w:rsidRPr="00FA62B9" w:rsidRDefault="00F340B2" w:rsidP="001E16D9"/>
    <w:p w14:paraId="086EF78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786" w14:textId="77777777" w:rsidR="00F340B2" w:rsidRPr="00FA62B9" w:rsidRDefault="00F340B2" w:rsidP="001E16D9"/>
    <w:p w14:paraId="086EF787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788" w14:textId="77777777" w:rsidR="00F340B2" w:rsidRPr="00FA62B9" w:rsidRDefault="00F340B2" w:rsidP="001E16D9"/>
    <w:p w14:paraId="086EF789" w14:textId="31E06601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78A" w14:textId="77777777" w:rsidR="00F340B2" w:rsidRPr="00FA62B9" w:rsidRDefault="00F340B2" w:rsidP="001E16D9"/>
    <w:p w14:paraId="086EF78B" w14:textId="3D09328B" w:rsidR="00F340B2" w:rsidRPr="00FA62B9" w:rsidRDefault="00202F43" w:rsidP="001E16D9">
      <w:r w:rsidRPr="00FA62B9">
        <w:t xml:space="preserve">Czynności tygodniowe: Koszenie terenów zielonych. Kontrola systemu nawadniania. Monitoring stanu pastwisk. Obserwacja </w:t>
      </w:r>
      <w:r w:rsidR="00E44599" w:rsidRPr="00FA62B9">
        <w:t>łań i cieląt</w:t>
      </w:r>
      <w:r w:rsidRPr="00FA62B9">
        <w:t>.</w:t>
      </w:r>
    </w:p>
    <w:p w14:paraId="086EF78C" w14:textId="77777777" w:rsidR="00F340B2" w:rsidRPr="00FA62B9" w:rsidRDefault="00F340B2" w:rsidP="001E16D9"/>
    <w:p w14:paraId="086EF78D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F78E" w14:textId="77777777" w:rsidR="00F340B2" w:rsidRPr="00FA62B9" w:rsidRDefault="00F340B2" w:rsidP="001E16D9"/>
    <w:p w14:paraId="086EF78F" w14:textId="77777777" w:rsidR="00F340B2" w:rsidRPr="00FA62B9" w:rsidRDefault="00202F43" w:rsidP="001E16D9">
      <w:r w:rsidRPr="00FA62B9">
        <w:rPr>
          <w:i/>
          <w:iCs/>
        </w:rPr>
        <w:t>Warunki meteorologiczne: temperatura min 12°C, max 27°C, średnia 19.5°C; brak opadów.</w:t>
      </w:r>
    </w:p>
    <w:p w14:paraId="086EF790" w14:textId="77777777" w:rsidR="00F340B2" w:rsidRPr="00FA62B9" w:rsidRDefault="00F340B2" w:rsidP="001E16D9"/>
    <w:p w14:paraId="086EF791" w14:textId="77777777" w:rsidR="00F340B2" w:rsidRPr="00FA62B9" w:rsidRDefault="00202F43" w:rsidP="001E16D9">
      <w:r w:rsidRPr="00FA62B9">
        <w:t>Bez zdarzeń nadzwyczajnych, dyżur zakończony bez uwag.</w:t>
      </w:r>
    </w:p>
    <w:p w14:paraId="086EF792" w14:textId="77777777" w:rsidR="00F340B2" w:rsidRPr="00FA62B9" w:rsidRDefault="00F340B2" w:rsidP="001E16D9"/>
    <w:p w14:paraId="2C8C5858" w14:textId="77777777" w:rsidR="00053EB0" w:rsidRPr="00FA62B9" w:rsidRDefault="00053EB0" w:rsidP="001E16D9">
      <w:pPr>
        <w:rPr>
          <w:i/>
          <w:iCs/>
        </w:rPr>
      </w:pPr>
    </w:p>
    <w:p w14:paraId="086EF793" w14:textId="16C206D2" w:rsidR="00F340B2" w:rsidRPr="00FA62B9" w:rsidRDefault="00B9574E" w:rsidP="001E16D9">
      <w:r w:rsidRPr="00FA62B9">
        <w:rPr>
          <w:i/>
          <w:iCs/>
        </w:rPr>
        <w:t xml:space="preserve">Dyżurny: </w:t>
      </w:r>
      <w:r w:rsidR="006B73D7" w:rsidRPr="00FA62B9">
        <w:rPr>
          <w:i/>
          <w:iCs/>
        </w:rPr>
        <w:t>Maciej Jabłoński</w:t>
      </w:r>
      <w:r w:rsidR="000A6792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</w:p>
    <w:p w14:paraId="086EF79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30.08.2024</w:t>
      </w:r>
    </w:p>
    <w:p w14:paraId="086EF795" w14:textId="16472063" w:rsidR="00F340B2" w:rsidRPr="00FA62B9" w:rsidRDefault="00202F43" w:rsidP="001E16D9">
      <w:r w:rsidRPr="00FA62B9">
        <w:t>___</w:t>
      </w:r>
    </w:p>
    <w:p w14:paraId="6D0D4369" w14:textId="77777777" w:rsidR="00552A69" w:rsidRPr="00FA62B9" w:rsidRDefault="00552A69">
      <w:r w:rsidRPr="00FA62B9">
        <w:br w:type="page"/>
      </w:r>
    </w:p>
    <w:p w14:paraId="086EF796" w14:textId="50C1E9D2" w:rsidR="00F340B2" w:rsidRPr="00FA62B9" w:rsidRDefault="00202F43" w:rsidP="001E16D9">
      <w:r w:rsidRPr="00FA62B9">
        <w:lastRenderedPageBreak/>
        <w:t>31 sierpnia 2024 r., sobota</w:t>
      </w:r>
    </w:p>
    <w:p w14:paraId="16F0069B" w14:textId="3005481A" w:rsidR="00830A9E" w:rsidRPr="00FA62B9" w:rsidRDefault="00830A9E" w:rsidP="001E16D9">
      <w:r w:rsidRPr="00FA62B9">
        <w:t xml:space="preserve">Dyżurni: </w:t>
      </w:r>
      <w:r w:rsidR="009B7B16" w:rsidRPr="00FA62B9">
        <w:t>Maciej Jabłoński</w:t>
      </w:r>
      <w:r w:rsidRPr="00FA62B9">
        <w:t xml:space="preserve"> i </w:t>
      </w:r>
      <w:r w:rsidR="00B55543" w:rsidRPr="00FA62B9">
        <w:t>Anna Kosoń</w:t>
      </w:r>
    </w:p>
    <w:p w14:paraId="086EF797" w14:textId="41272CD7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Stado</w:t>
      </w:r>
      <w:proofErr w:type="gramEnd"/>
      <w:r w:rsidR="00202F43" w:rsidRPr="00FA62B9">
        <w:t xml:space="preserve"> spokojne, bez oznak chorób czy urazów.</w:t>
      </w:r>
    </w:p>
    <w:p w14:paraId="086EF798" w14:textId="77777777" w:rsidR="00F340B2" w:rsidRPr="00FA62B9" w:rsidRDefault="00F340B2" w:rsidP="001E16D9"/>
    <w:p w14:paraId="086EF799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79A" w14:textId="77777777" w:rsidR="00F340B2" w:rsidRPr="00FA62B9" w:rsidRDefault="00F340B2" w:rsidP="001E16D9"/>
    <w:p w14:paraId="086EF79B" w14:textId="4B050B3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+20.5°C), kontrola systemu wodociągowego (zawory, węże, pompy). System sprawny, bez wycieków.</w:t>
      </w:r>
    </w:p>
    <w:p w14:paraId="086EF79C" w14:textId="77777777" w:rsidR="00F340B2" w:rsidRPr="00FA62B9" w:rsidRDefault="00F340B2" w:rsidP="001E16D9"/>
    <w:p w14:paraId="086EF79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79E" w14:textId="77777777" w:rsidR="00F340B2" w:rsidRPr="00FA62B9" w:rsidRDefault="00F340B2" w:rsidP="001E16D9"/>
    <w:p w14:paraId="086EF79F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7A0" w14:textId="77777777" w:rsidR="00F340B2" w:rsidRPr="00FA62B9" w:rsidRDefault="00F340B2" w:rsidP="001E16D9"/>
    <w:p w14:paraId="086EF7A1" w14:textId="4C3D27B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7A2" w14:textId="77777777" w:rsidR="00F340B2" w:rsidRPr="00FA62B9" w:rsidRDefault="00F340B2" w:rsidP="001E16D9"/>
    <w:p w14:paraId="086EF7A3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13°C, max 28°C, średnia 20.5°C;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7A4" w14:textId="77777777" w:rsidR="00F340B2" w:rsidRPr="00FA62B9" w:rsidRDefault="00F340B2" w:rsidP="001E16D9"/>
    <w:p w14:paraId="086EF7A5" w14:textId="77777777" w:rsidR="00F340B2" w:rsidRPr="00FA62B9" w:rsidRDefault="00202F43" w:rsidP="001E16D9">
      <w:r w:rsidRPr="00FA62B9">
        <w:t>Bez zdarzeń nadzwyczajnych, dyżur zakończony bez uwag.</w:t>
      </w:r>
    </w:p>
    <w:p w14:paraId="086EF7A6" w14:textId="77777777" w:rsidR="00F340B2" w:rsidRPr="00FA62B9" w:rsidRDefault="00F340B2" w:rsidP="001E16D9"/>
    <w:p w14:paraId="4AF1BFEA" w14:textId="77777777" w:rsidR="007401A4" w:rsidRPr="00FA62B9" w:rsidRDefault="007401A4" w:rsidP="001E16D9">
      <w:pPr>
        <w:rPr>
          <w:i/>
          <w:iCs/>
        </w:rPr>
      </w:pPr>
    </w:p>
    <w:p w14:paraId="086EF7A7" w14:textId="6DAAC26D" w:rsidR="00F340B2" w:rsidRPr="00FA62B9" w:rsidRDefault="00B9574E" w:rsidP="001E16D9">
      <w:r w:rsidRPr="00FA62B9">
        <w:rPr>
          <w:i/>
          <w:iCs/>
        </w:rPr>
        <w:t xml:space="preserve">Dyżurny: </w:t>
      </w:r>
      <w:r w:rsidR="007401A4" w:rsidRPr="00FA62B9">
        <w:t xml:space="preserve">Maciej Jabłoński </w:t>
      </w:r>
    </w:p>
    <w:p w14:paraId="086EF7A8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31.08.2024</w:t>
      </w:r>
    </w:p>
    <w:p w14:paraId="086EF7A9" w14:textId="352ACBC1" w:rsidR="00F340B2" w:rsidRPr="00FA62B9" w:rsidRDefault="00202F43" w:rsidP="001E16D9">
      <w:r w:rsidRPr="00FA62B9">
        <w:t>___</w:t>
      </w:r>
    </w:p>
    <w:p w14:paraId="7C13BEB0" w14:textId="77777777" w:rsidR="000A6792" w:rsidRPr="00FA62B9" w:rsidRDefault="000A6792">
      <w:pPr>
        <w:rPr>
          <w:sz w:val="40"/>
          <w:szCs w:val="40"/>
        </w:rPr>
      </w:pPr>
      <w:r w:rsidRPr="00FA62B9">
        <w:rPr>
          <w:sz w:val="40"/>
          <w:szCs w:val="40"/>
        </w:rPr>
        <w:br w:type="page"/>
      </w:r>
    </w:p>
    <w:p w14:paraId="086EF7AA" w14:textId="69FBCDD1" w:rsidR="00F340B2" w:rsidRPr="00FA62B9" w:rsidRDefault="00202F43" w:rsidP="001E16D9">
      <w:r w:rsidRPr="00FA62B9">
        <w:rPr>
          <w:sz w:val="40"/>
          <w:szCs w:val="40"/>
        </w:rPr>
        <w:lastRenderedPageBreak/>
        <w:t>JESIEŃ 2024</w:t>
      </w:r>
    </w:p>
    <w:p w14:paraId="086EF7AB" w14:textId="77777777" w:rsidR="00F340B2" w:rsidRPr="00FA62B9" w:rsidRDefault="00202F43" w:rsidP="001E16D9">
      <w:r w:rsidRPr="00FA62B9">
        <w:rPr>
          <w:sz w:val="32"/>
          <w:szCs w:val="32"/>
        </w:rPr>
        <w:t>WRZESIEŃ</w:t>
      </w:r>
    </w:p>
    <w:p w14:paraId="086EF7AC" w14:textId="01ED40D3" w:rsidR="00F340B2" w:rsidRPr="00FA62B9" w:rsidRDefault="00202F43" w:rsidP="001E16D9">
      <w:r w:rsidRPr="00FA62B9">
        <w:t>1 września 2024 r., niedziela</w:t>
      </w:r>
    </w:p>
    <w:p w14:paraId="55876E33" w14:textId="5F431722" w:rsidR="00830A9E" w:rsidRPr="00FA62B9" w:rsidRDefault="00830A9E" w:rsidP="00830A9E">
      <w:r w:rsidRPr="00FA62B9">
        <w:t xml:space="preserve">Dyżurni: </w:t>
      </w:r>
      <w:r w:rsidR="009B7B16" w:rsidRPr="00FA62B9">
        <w:t xml:space="preserve">Maciej Jabłoński i </w:t>
      </w:r>
      <w:r w:rsidR="00B55543" w:rsidRPr="00FA62B9">
        <w:t>Anna Kosoń</w:t>
      </w:r>
    </w:p>
    <w:p w14:paraId="086EF7AD" w14:textId="58F1DA65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7AE" w14:textId="77777777" w:rsidR="00F340B2" w:rsidRPr="00FA62B9" w:rsidRDefault="00F340B2" w:rsidP="001E16D9"/>
    <w:p w14:paraId="086EF7AF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7B0" w14:textId="77777777" w:rsidR="00F340B2" w:rsidRPr="00FA62B9" w:rsidRDefault="00F340B2" w:rsidP="001E16D9"/>
    <w:p w14:paraId="086EF7B1" w14:textId="073DC3E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+17°C), kontrola systemu wodociągowego (zawory, węże, pompy). System sprawny, bez wycieków.</w:t>
      </w:r>
    </w:p>
    <w:p w14:paraId="086EF7B2" w14:textId="77777777" w:rsidR="00F340B2" w:rsidRPr="00FA62B9" w:rsidRDefault="00F340B2" w:rsidP="001E16D9"/>
    <w:p w14:paraId="086EF7B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7B4" w14:textId="77777777" w:rsidR="00F340B2" w:rsidRPr="00FA62B9" w:rsidRDefault="00F340B2" w:rsidP="001E16D9"/>
    <w:p w14:paraId="086EF7B5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7B6" w14:textId="77777777" w:rsidR="00F340B2" w:rsidRPr="00FA62B9" w:rsidRDefault="00F340B2" w:rsidP="001E16D9"/>
    <w:p w14:paraId="086EF7B7" w14:textId="76BA73A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7B8" w14:textId="77777777" w:rsidR="00F340B2" w:rsidRPr="00FA62B9" w:rsidRDefault="00F340B2" w:rsidP="001E16D9"/>
    <w:p w14:paraId="086EF7B9" w14:textId="77777777" w:rsidR="00F340B2" w:rsidRPr="00FA62B9" w:rsidRDefault="00202F43" w:rsidP="001E16D9">
      <w:r w:rsidRPr="00FA62B9">
        <w:rPr>
          <w:i/>
          <w:iCs/>
        </w:rPr>
        <w:t>Warunki meteorologiczne: temperatura min 10°C, max 24°C, średnia 17°C; brak opadów.</w:t>
      </w:r>
    </w:p>
    <w:p w14:paraId="086EF7BA" w14:textId="77777777" w:rsidR="00F340B2" w:rsidRPr="00FA62B9" w:rsidRDefault="00F340B2" w:rsidP="001E16D9"/>
    <w:p w14:paraId="086EF7BB" w14:textId="77777777" w:rsidR="00F340B2" w:rsidRPr="00FA62B9" w:rsidRDefault="00202F43" w:rsidP="001E16D9">
      <w:r w:rsidRPr="00FA62B9">
        <w:t>Bez zdarzeń nadzwyczajnych, dyżur zakończony bez uwag.</w:t>
      </w:r>
    </w:p>
    <w:p w14:paraId="086EF7BC" w14:textId="77777777" w:rsidR="00F340B2" w:rsidRPr="00FA62B9" w:rsidRDefault="00F340B2" w:rsidP="001E16D9"/>
    <w:p w14:paraId="086EF7BD" w14:textId="6EF0C35F" w:rsidR="00F340B2" w:rsidRPr="00FA62B9" w:rsidRDefault="00B9574E" w:rsidP="001E16D9">
      <w:r w:rsidRPr="00FA62B9">
        <w:rPr>
          <w:i/>
          <w:iCs/>
        </w:rPr>
        <w:t xml:space="preserve">Dyżurny: </w:t>
      </w:r>
      <w:r w:rsidR="009B7B16" w:rsidRPr="00FA62B9">
        <w:t xml:space="preserve">Maciej Jabłoński </w:t>
      </w:r>
    </w:p>
    <w:p w14:paraId="086EF7B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01.09.2024</w:t>
      </w:r>
    </w:p>
    <w:p w14:paraId="086EF7BF" w14:textId="225B602D" w:rsidR="00F340B2" w:rsidRPr="00FA62B9" w:rsidRDefault="00202F43" w:rsidP="001E16D9">
      <w:r w:rsidRPr="00FA62B9">
        <w:t>___</w:t>
      </w:r>
    </w:p>
    <w:p w14:paraId="1B0EC03A" w14:textId="77777777" w:rsidR="00552A69" w:rsidRPr="00FA62B9" w:rsidRDefault="00552A69">
      <w:r w:rsidRPr="00FA62B9">
        <w:br w:type="page"/>
      </w:r>
    </w:p>
    <w:p w14:paraId="086EF7C0" w14:textId="66E64320" w:rsidR="00F340B2" w:rsidRPr="00FA62B9" w:rsidRDefault="00202F43" w:rsidP="001E16D9">
      <w:r w:rsidRPr="00FA62B9">
        <w:lastRenderedPageBreak/>
        <w:t>2 września 2024 r., poniedziałek</w:t>
      </w:r>
    </w:p>
    <w:p w14:paraId="4BEC41CC" w14:textId="0CAEAB37" w:rsidR="0023554E" w:rsidRPr="00FA62B9" w:rsidRDefault="0023554E" w:rsidP="0023554E">
      <w:r w:rsidRPr="00FA62B9">
        <w:t xml:space="preserve">Dyżurni oddający: </w:t>
      </w:r>
      <w:r w:rsidR="009B7B16" w:rsidRPr="00FA62B9">
        <w:t xml:space="preserve">Maciej Jabłoński i </w:t>
      </w:r>
      <w:r w:rsidR="0084293A" w:rsidRPr="00FA62B9">
        <w:t>Anna Kosoń</w:t>
      </w:r>
    </w:p>
    <w:p w14:paraId="41A50700" w14:textId="13BFE6EC" w:rsidR="0023554E" w:rsidRPr="00FA62B9" w:rsidRDefault="0023554E" w:rsidP="0023554E">
      <w:r w:rsidRPr="00FA62B9">
        <w:t xml:space="preserve">Dyżurni przyjmujący: </w:t>
      </w:r>
      <w:r w:rsidR="00673236" w:rsidRPr="00FA62B9">
        <w:t xml:space="preserve">Piotr Zakrzewski </w:t>
      </w:r>
      <w:r w:rsidRPr="00FA62B9">
        <w:t xml:space="preserve">i </w:t>
      </w:r>
      <w:r w:rsidR="00A95FF7" w:rsidRPr="00FA62B9">
        <w:t>Lucjan Świder</w:t>
      </w:r>
      <w:r w:rsidRPr="00FA62B9">
        <w:t xml:space="preserve"> </w:t>
      </w:r>
    </w:p>
    <w:p w14:paraId="086EF7C1" w14:textId="42D86F75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F7C2" w14:textId="77777777" w:rsidR="00F340B2" w:rsidRPr="00FA62B9" w:rsidRDefault="00F340B2" w:rsidP="001E16D9"/>
    <w:p w14:paraId="086EF7C3" w14:textId="77777777" w:rsidR="00F340B2" w:rsidRPr="00FA62B9" w:rsidRDefault="00202F43" w:rsidP="001E16D9">
      <w:r w:rsidRPr="00FA62B9">
        <w:t>Liczenie zwierząt: ~600 jeleniowatych + ~50 owiec w kwaterach. Wszystkie zwierzęta w dobrym stanie zdrowia.</w:t>
      </w:r>
    </w:p>
    <w:p w14:paraId="086EF7C4" w14:textId="77777777" w:rsidR="00F340B2" w:rsidRPr="00FA62B9" w:rsidRDefault="00F340B2" w:rsidP="001E16D9"/>
    <w:p w14:paraId="086EF7C5" w14:textId="42BC0D9D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7C6" w14:textId="77777777" w:rsidR="00F340B2" w:rsidRPr="00FA62B9" w:rsidRDefault="00F340B2" w:rsidP="001E16D9"/>
    <w:p w14:paraId="086EF7C7" w14:textId="24C0B222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7C8" w14:textId="77777777" w:rsidR="00F340B2" w:rsidRPr="00FA62B9" w:rsidRDefault="00F340B2" w:rsidP="001E16D9"/>
    <w:p w14:paraId="086EF7C9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7CA" w14:textId="77777777" w:rsidR="00F340B2" w:rsidRPr="00FA62B9" w:rsidRDefault="00F340B2" w:rsidP="001E16D9"/>
    <w:p w14:paraId="086EF7CB" w14:textId="707E3BE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+17.5°C), kontrola systemu wodociągowego (zawory, węże, pompy). System sprawny, bez wycieków.</w:t>
      </w:r>
    </w:p>
    <w:p w14:paraId="086EF7CC" w14:textId="77777777" w:rsidR="00F340B2" w:rsidRPr="00FA62B9" w:rsidRDefault="00F340B2" w:rsidP="001E16D9"/>
    <w:p w14:paraId="086EF7CD" w14:textId="4E313F8C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7CE" w14:textId="77777777" w:rsidR="00F340B2" w:rsidRPr="00FA62B9" w:rsidRDefault="00F340B2" w:rsidP="001E16D9"/>
    <w:p w14:paraId="086EF7CF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7D0" w14:textId="77777777" w:rsidR="00F340B2" w:rsidRPr="00FA62B9" w:rsidRDefault="00F340B2" w:rsidP="001E16D9"/>
    <w:p w14:paraId="086EF7D1" w14:textId="3D3B3F5D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7D2" w14:textId="77777777" w:rsidR="00F340B2" w:rsidRPr="00FA62B9" w:rsidRDefault="00F340B2" w:rsidP="001E16D9"/>
    <w:p w14:paraId="086EF7D3" w14:textId="77777777" w:rsidR="00F340B2" w:rsidRPr="00FA62B9" w:rsidRDefault="00202F43" w:rsidP="001E16D9">
      <w:r w:rsidRPr="00FA62B9">
        <w:rPr>
          <w:i/>
          <w:iCs/>
        </w:rPr>
        <w:t>Warunki meteorologiczne: temperatura min 11°C, max 24°C, średnia 17.5°C; brak opadów.</w:t>
      </w:r>
    </w:p>
    <w:p w14:paraId="086EF7D4" w14:textId="77777777" w:rsidR="00F340B2" w:rsidRPr="00FA62B9" w:rsidRDefault="00F340B2" w:rsidP="001E16D9"/>
    <w:p w14:paraId="086EF7D5" w14:textId="77777777" w:rsidR="00F340B2" w:rsidRPr="00FA62B9" w:rsidRDefault="00202F43" w:rsidP="001E16D9">
      <w:r w:rsidRPr="00FA62B9">
        <w:t>Bez zdarzeń nadzwyczajnych, dyżur zakończony bez uwag.</w:t>
      </w:r>
    </w:p>
    <w:p w14:paraId="086EF7D6" w14:textId="77777777" w:rsidR="00F340B2" w:rsidRPr="00FA62B9" w:rsidRDefault="00F340B2" w:rsidP="001E16D9"/>
    <w:p w14:paraId="086EF7D7" w14:textId="26855E6A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7D8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02.09.2024</w:t>
      </w:r>
    </w:p>
    <w:p w14:paraId="086EF7D9" w14:textId="0B8D102D" w:rsidR="00F340B2" w:rsidRPr="00FA62B9" w:rsidRDefault="00202F43" w:rsidP="001E16D9">
      <w:r w:rsidRPr="00FA62B9">
        <w:t>___</w:t>
      </w:r>
    </w:p>
    <w:p w14:paraId="0105812F" w14:textId="77777777" w:rsidR="00552A69" w:rsidRPr="00FA62B9" w:rsidRDefault="00552A69">
      <w:r w:rsidRPr="00FA62B9">
        <w:br w:type="page"/>
      </w:r>
    </w:p>
    <w:p w14:paraId="086EF7DA" w14:textId="1206D597" w:rsidR="00F340B2" w:rsidRPr="00FA62B9" w:rsidRDefault="00202F43" w:rsidP="001E16D9">
      <w:r w:rsidRPr="00FA62B9">
        <w:lastRenderedPageBreak/>
        <w:t xml:space="preserve">3 września 2024 r., </w:t>
      </w:r>
      <w:commentRangeStart w:id="133"/>
      <w:r w:rsidRPr="00FA62B9">
        <w:t>wtorek</w:t>
      </w:r>
      <w:commentRangeEnd w:id="133"/>
      <w:r w:rsidR="002B77D0">
        <w:rPr>
          <w:rStyle w:val="Odwoaniedokomentarza"/>
        </w:rPr>
        <w:commentReference w:id="133"/>
      </w:r>
    </w:p>
    <w:p w14:paraId="3A63C0BB" w14:textId="2C55B6A9" w:rsidR="00BC68FE" w:rsidRPr="00FA62B9" w:rsidRDefault="00BC68FE" w:rsidP="00BC68FE">
      <w:r w:rsidRPr="00FA62B9">
        <w:t xml:space="preserve">Dyżurni: </w:t>
      </w:r>
      <w:r w:rsidR="00673236" w:rsidRPr="00FA62B9">
        <w:t>Piotr Zakrzewski i Lucjan Świder</w:t>
      </w:r>
    </w:p>
    <w:p w14:paraId="086EF7DB" w14:textId="04667611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7DC" w14:textId="77777777" w:rsidR="00F340B2" w:rsidRPr="00FA62B9" w:rsidRDefault="00F340B2" w:rsidP="001E16D9"/>
    <w:p w14:paraId="086EF7DD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7DE" w14:textId="77777777" w:rsidR="00F340B2" w:rsidRPr="00FA62B9" w:rsidRDefault="00F340B2" w:rsidP="001E16D9"/>
    <w:p w14:paraId="086EF7DF" w14:textId="2740CED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+17.5°C), kontrola systemu wodociągowego (zawory, węże, pompy). System sprawny, bez wycieków.</w:t>
      </w:r>
    </w:p>
    <w:p w14:paraId="086EF7E0" w14:textId="77777777" w:rsidR="00F340B2" w:rsidRPr="00FA62B9" w:rsidRDefault="00F340B2" w:rsidP="001E16D9"/>
    <w:p w14:paraId="086EF7E1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7E2" w14:textId="77777777" w:rsidR="00F340B2" w:rsidRPr="00FA62B9" w:rsidRDefault="00F340B2" w:rsidP="001E16D9"/>
    <w:p w14:paraId="086EF7E3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7E4" w14:textId="77777777" w:rsidR="00F340B2" w:rsidRPr="00FA62B9" w:rsidRDefault="00F340B2" w:rsidP="001E16D9"/>
    <w:p w14:paraId="086EF7E5" w14:textId="3CAC8B1A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7E6" w14:textId="77777777" w:rsidR="00F340B2" w:rsidRPr="00FA62B9" w:rsidRDefault="00F340B2" w:rsidP="001E16D9"/>
    <w:p w14:paraId="086EF7E7" w14:textId="77777777" w:rsidR="00F340B2" w:rsidRPr="00FA62B9" w:rsidRDefault="00202F43" w:rsidP="001E16D9">
      <w:r w:rsidRPr="00FA62B9">
        <w:rPr>
          <w:i/>
          <w:iCs/>
        </w:rPr>
        <w:t>Warunki meteorologiczne: temperatura min 11°C, max 24°C, średnia 17.5°C; brak opadów.</w:t>
      </w:r>
    </w:p>
    <w:p w14:paraId="086EF7E8" w14:textId="77777777" w:rsidR="00F340B2" w:rsidRPr="00FA62B9" w:rsidRDefault="00F340B2" w:rsidP="001E16D9"/>
    <w:p w14:paraId="086EF7E9" w14:textId="77777777" w:rsidR="00F340B2" w:rsidRPr="00FA62B9" w:rsidRDefault="00202F43" w:rsidP="001E16D9">
      <w:r w:rsidRPr="00FA62B9">
        <w:t>Bez zdarzeń nadzwyczajnych, dyżur zakończony bez uwag.</w:t>
      </w:r>
    </w:p>
    <w:p w14:paraId="086EF7EA" w14:textId="77777777" w:rsidR="00F340B2" w:rsidRPr="00FA62B9" w:rsidRDefault="00F340B2" w:rsidP="001E16D9"/>
    <w:p w14:paraId="086EF7EB" w14:textId="69AA7943" w:rsidR="00F340B2" w:rsidRPr="00FA62B9" w:rsidRDefault="00B9574E" w:rsidP="001E16D9">
      <w:r w:rsidRPr="00FA62B9">
        <w:rPr>
          <w:i/>
          <w:iCs/>
        </w:rPr>
        <w:t xml:space="preserve">Dyżurny: </w:t>
      </w:r>
      <w:r w:rsidR="00741910" w:rsidRPr="00FA62B9">
        <w:t>Piotr Zakrzewski</w:t>
      </w:r>
    </w:p>
    <w:p w14:paraId="086EF7E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03.09.2024</w:t>
      </w:r>
    </w:p>
    <w:p w14:paraId="086EF7ED" w14:textId="226591A1" w:rsidR="00F340B2" w:rsidRPr="00FA62B9" w:rsidRDefault="00202F43" w:rsidP="001E16D9">
      <w:r w:rsidRPr="00FA62B9">
        <w:t>___</w:t>
      </w:r>
    </w:p>
    <w:p w14:paraId="7956C152" w14:textId="77777777" w:rsidR="00552A69" w:rsidRPr="00FA62B9" w:rsidRDefault="00552A69">
      <w:r w:rsidRPr="00FA62B9">
        <w:br w:type="page"/>
      </w:r>
    </w:p>
    <w:p w14:paraId="086EF7EE" w14:textId="04763EBA" w:rsidR="00F340B2" w:rsidRPr="00FA62B9" w:rsidRDefault="00202F43" w:rsidP="001E16D9">
      <w:r w:rsidRPr="00FA62B9">
        <w:lastRenderedPageBreak/>
        <w:t>4 września 2024 r., środa</w:t>
      </w:r>
    </w:p>
    <w:p w14:paraId="496951C4" w14:textId="02605914" w:rsidR="00BC68FE" w:rsidRPr="00FA62B9" w:rsidRDefault="00BC68FE" w:rsidP="00BC68FE">
      <w:r w:rsidRPr="00FA62B9">
        <w:t xml:space="preserve">Dyżurni: </w:t>
      </w:r>
      <w:r w:rsidR="00673236" w:rsidRPr="00FA62B9">
        <w:t>Piotr Zakrzewski i Lucjan Świder</w:t>
      </w:r>
    </w:p>
    <w:p w14:paraId="086EF7EF" w14:textId="56F09D75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7F0" w14:textId="77777777" w:rsidR="00F340B2" w:rsidRPr="00FA62B9" w:rsidRDefault="00F340B2" w:rsidP="001E16D9"/>
    <w:p w14:paraId="086EF7F1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7F2" w14:textId="77777777" w:rsidR="00F340B2" w:rsidRPr="00FA62B9" w:rsidRDefault="00F340B2" w:rsidP="001E16D9"/>
    <w:p w14:paraId="086EF7F3" w14:textId="160B73F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+18°C), kontrola systemu wodociągowego (zawory, węże, pompy). System sprawny, bez wycieków.</w:t>
      </w:r>
    </w:p>
    <w:p w14:paraId="086EF7F4" w14:textId="77777777" w:rsidR="00F340B2" w:rsidRPr="00FA62B9" w:rsidRDefault="00F340B2" w:rsidP="001E16D9"/>
    <w:p w14:paraId="086EF7F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7F6" w14:textId="77777777" w:rsidR="00F340B2" w:rsidRPr="00FA62B9" w:rsidRDefault="00F340B2" w:rsidP="001E16D9"/>
    <w:p w14:paraId="086EF7F7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7F8" w14:textId="77777777" w:rsidR="00F340B2" w:rsidRPr="00FA62B9" w:rsidRDefault="00F340B2" w:rsidP="001E16D9"/>
    <w:p w14:paraId="086EF7F9" w14:textId="296E135F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7FA" w14:textId="77777777" w:rsidR="00F340B2" w:rsidRPr="00FA62B9" w:rsidRDefault="00F340B2" w:rsidP="001E16D9"/>
    <w:p w14:paraId="086EF7FB" w14:textId="77777777" w:rsidR="00F340B2" w:rsidRPr="00FA62B9" w:rsidRDefault="00202F43" w:rsidP="001E16D9">
      <w:r w:rsidRPr="00FA62B9">
        <w:rPr>
          <w:i/>
          <w:iCs/>
        </w:rPr>
        <w:t>Warunki meteorologiczne: temperatura min 12°C, max 24°C, średnia 18°C; brak opadów.</w:t>
      </w:r>
    </w:p>
    <w:p w14:paraId="086EF7FC" w14:textId="77777777" w:rsidR="00F340B2" w:rsidRPr="00FA62B9" w:rsidRDefault="00F340B2" w:rsidP="001E16D9"/>
    <w:p w14:paraId="086EF7FD" w14:textId="77777777" w:rsidR="00F340B2" w:rsidRPr="00FA62B9" w:rsidRDefault="00202F43" w:rsidP="001E16D9">
      <w:r w:rsidRPr="00FA62B9">
        <w:t>Bez zdarzeń nadzwyczajnych, dyżur zakończony bez uwag.</w:t>
      </w:r>
    </w:p>
    <w:p w14:paraId="086EF7FE" w14:textId="77777777" w:rsidR="00F340B2" w:rsidRPr="00FA62B9" w:rsidRDefault="00F340B2" w:rsidP="001E16D9"/>
    <w:p w14:paraId="086EF7FF" w14:textId="7489A76D" w:rsidR="00F340B2" w:rsidRPr="00FA62B9" w:rsidRDefault="00B9574E" w:rsidP="001E16D9">
      <w:r w:rsidRPr="00FA62B9">
        <w:rPr>
          <w:i/>
          <w:iCs/>
        </w:rPr>
        <w:t xml:space="preserve">Dyżurny: </w:t>
      </w:r>
      <w:r w:rsidR="00741910" w:rsidRPr="00FA62B9">
        <w:t>Piotr Zakrzewski</w:t>
      </w:r>
    </w:p>
    <w:p w14:paraId="086EF80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04.09.2024</w:t>
      </w:r>
    </w:p>
    <w:p w14:paraId="086EF801" w14:textId="7DCBE3F0" w:rsidR="00F340B2" w:rsidRPr="00FA62B9" w:rsidRDefault="00202F43" w:rsidP="001E16D9">
      <w:r w:rsidRPr="00FA62B9">
        <w:t>___</w:t>
      </w:r>
    </w:p>
    <w:p w14:paraId="01521860" w14:textId="77777777" w:rsidR="00552A69" w:rsidRPr="00FA62B9" w:rsidRDefault="00552A69">
      <w:r w:rsidRPr="00FA62B9">
        <w:br w:type="page"/>
      </w:r>
    </w:p>
    <w:p w14:paraId="086EF802" w14:textId="0E0578FC" w:rsidR="00F340B2" w:rsidRPr="00FA62B9" w:rsidRDefault="00202F43" w:rsidP="001E16D9">
      <w:r w:rsidRPr="00FA62B9">
        <w:lastRenderedPageBreak/>
        <w:t>5 września 2024 r., czwartek</w:t>
      </w:r>
    </w:p>
    <w:p w14:paraId="133BAFF2" w14:textId="2978E326" w:rsidR="00BC68FE" w:rsidRPr="00FA62B9" w:rsidRDefault="00BC68FE" w:rsidP="00BC68FE">
      <w:r w:rsidRPr="00FA62B9">
        <w:t xml:space="preserve">Dyżurni: </w:t>
      </w:r>
      <w:r w:rsidR="00673236" w:rsidRPr="00FA62B9">
        <w:t>Piotr Zakrzewski i Lucjan Świder</w:t>
      </w:r>
    </w:p>
    <w:p w14:paraId="086EF803" w14:textId="05EAADF3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804" w14:textId="77777777" w:rsidR="00F340B2" w:rsidRPr="00FA62B9" w:rsidRDefault="00F340B2" w:rsidP="001E16D9"/>
    <w:p w14:paraId="086EF805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806" w14:textId="77777777" w:rsidR="00F340B2" w:rsidRPr="00FA62B9" w:rsidRDefault="00F340B2" w:rsidP="001E16D9"/>
    <w:p w14:paraId="086EF807" w14:textId="484CF1E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+18°C), kontrola systemu wodociągowego (zawory, węże, pompy). System sprawny, bez wycieków.</w:t>
      </w:r>
    </w:p>
    <w:p w14:paraId="086EF808" w14:textId="77777777" w:rsidR="00F340B2" w:rsidRPr="00FA62B9" w:rsidRDefault="00F340B2" w:rsidP="001E16D9"/>
    <w:p w14:paraId="086EF80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80A" w14:textId="77777777" w:rsidR="00F340B2" w:rsidRPr="00FA62B9" w:rsidRDefault="00F340B2" w:rsidP="001E16D9"/>
    <w:p w14:paraId="086EF80B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80C" w14:textId="77777777" w:rsidR="00F340B2" w:rsidRPr="00FA62B9" w:rsidRDefault="00F340B2" w:rsidP="001E16D9"/>
    <w:p w14:paraId="086EF80D" w14:textId="6FE5EBA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80E" w14:textId="77777777" w:rsidR="00F340B2" w:rsidRPr="00FA62B9" w:rsidRDefault="00F340B2" w:rsidP="001E16D9"/>
    <w:p w14:paraId="086EF80F" w14:textId="77777777" w:rsidR="00F340B2" w:rsidRPr="00FA62B9" w:rsidRDefault="00202F43" w:rsidP="001E16D9">
      <w:r w:rsidRPr="00FA62B9">
        <w:rPr>
          <w:i/>
          <w:iCs/>
        </w:rPr>
        <w:t>Warunki meteorologiczne: temperatura min 12°C, max 24°C, średnia 18°C; brak opadów.</w:t>
      </w:r>
    </w:p>
    <w:p w14:paraId="086EF810" w14:textId="77777777" w:rsidR="00F340B2" w:rsidRPr="00FA62B9" w:rsidRDefault="00F340B2" w:rsidP="001E16D9"/>
    <w:p w14:paraId="086EF811" w14:textId="77777777" w:rsidR="00F340B2" w:rsidRPr="00FA62B9" w:rsidRDefault="00202F43" w:rsidP="001E16D9">
      <w:r w:rsidRPr="00FA62B9">
        <w:t>Bez zdarzeń nadzwyczajnych, dyżur zakończony bez uwag.</w:t>
      </w:r>
    </w:p>
    <w:p w14:paraId="086EF812" w14:textId="77777777" w:rsidR="00F340B2" w:rsidRPr="00FA62B9" w:rsidRDefault="00F340B2" w:rsidP="001E16D9"/>
    <w:p w14:paraId="086EF813" w14:textId="098881F2" w:rsidR="00F340B2" w:rsidRPr="00FA62B9" w:rsidRDefault="00B9574E" w:rsidP="001E16D9">
      <w:r w:rsidRPr="00FA62B9">
        <w:rPr>
          <w:i/>
          <w:iCs/>
        </w:rPr>
        <w:t xml:space="preserve">Dyżurny: </w:t>
      </w:r>
      <w:r w:rsidR="00741910" w:rsidRPr="00FA62B9">
        <w:t>Piotr Zakrzewski</w:t>
      </w:r>
    </w:p>
    <w:p w14:paraId="086EF81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05.09.2024</w:t>
      </w:r>
    </w:p>
    <w:p w14:paraId="086EF815" w14:textId="199F02F7" w:rsidR="00F340B2" w:rsidRPr="00FA62B9" w:rsidRDefault="00202F43" w:rsidP="001E16D9">
      <w:r w:rsidRPr="00FA62B9">
        <w:t>___</w:t>
      </w:r>
    </w:p>
    <w:p w14:paraId="04935932" w14:textId="77777777" w:rsidR="00552A69" w:rsidRPr="00FA62B9" w:rsidRDefault="00552A69">
      <w:r w:rsidRPr="00FA62B9">
        <w:br w:type="page"/>
      </w:r>
    </w:p>
    <w:p w14:paraId="086EF816" w14:textId="4799562A" w:rsidR="00F340B2" w:rsidRPr="00FA62B9" w:rsidRDefault="00202F43" w:rsidP="001E16D9">
      <w:r w:rsidRPr="00FA62B9">
        <w:lastRenderedPageBreak/>
        <w:t>6 września 2024 r., piątek</w:t>
      </w:r>
    </w:p>
    <w:p w14:paraId="68A02706" w14:textId="78FDA7E1" w:rsidR="00A95FF7" w:rsidRPr="00FA62B9" w:rsidRDefault="00A95FF7" w:rsidP="00A95FF7">
      <w:r w:rsidRPr="00FA62B9">
        <w:t xml:space="preserve">Dyżurni oddający: </w:t>
      </w:r>
      <w:r w:rsidR="00673236" w:rsidRPr="00FA62B9">
        <w:t xml:space="preserve">Paweł Kojs </w:t>
      </w:r>
      <w:r w:rsidRPr="00FA62B9">
        <w:t xml:space="preserve">i Lucjan Świder </w:t>
      </w:r>
    </w:p>
    <w:p w14:paraId="6305FAE7" w14:textId="726E4A35" w:rsidR="00A95FF7" w:rsidRPr="00FA62B9" w:rsidRDefault="00A95FF7" w:rsidP="000608C5">
      <w:r w:rsidRPr="00FA62B9">
        <w:t xml:space="preserve">Dyżurni przyjmujący: Paweł </w:t>
      </w:r>
      <w:proofErr w:type="spellStart"/>
      <w:r w:rsidRPr="00FA62B9">
        <w:t>Kojs</w:t>
      </w:r>
      <w:proofErr w:type="spellEnd"/>
      <w:r w:rsidRPr="00FA62B9">
        <w:t xml:space="preserve"> i </w:t>
      </w:r>
      <w:del w:id="134" w:author="Reviewer" w:date="2025-11-14T08:56:00Z">
        <w:r w:rsidRPr="00FA62B9" w:rsidDel="000608C5">
          <w:delText>Arkadiusz Nowak</w:delText>
        </w:r>
      </w:del>
      <w:ins w:id="135" w:author="Reviewer" w:date="2025-11-14T08:56:00Z">
        <w:r w:rsidR="000608C5">
          <w:t>Lucjan Świder</w:t>
        </w:r>
      </w:ins>
    </w:p>
    <w:p w14:paraId="086EF817" w14:textId="3F97E3CE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818" w14:textId="77777777" w:rsidR="00F340B2" w:rsidRPr="00FA62B9" w:rsidRDefault="00F340B2" w:rsidP="001E16D9"/>
    <w:p w14:paraId="086EF819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81A" w14:textId="77777777" w:rsidR="00F340B2" w:rsidRPr="00FA62B9" w:rsidRDefault="00F340B2" w:rsidP="001E16D9"/>
    <w:p w14:paraId="086EF81B" w14:textId="5706A05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+18.5°C), kontrola systemu wodociągowego (zawory, węże, pompy). System sprawny, bez wycieków.</w:t>
      </w:r>
    </w:p>
    <w:p w14:paraId="086EF81C" w14:textId="77777777" w:rsidR="00F340B2" w:rsidRPr="00FA62B9" w:rsidRDefault="00F340B2" w:rsidP="001E16D9"/>
    <w:p w14:paraId="086EF81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81E" w14:textId="77777777" w:rsidR="00F340B2" w:rsidRPr="00FA62B9" w:rsidRDefault="00F340B2" w:rsidP="001E16D9"/>
    <w:p w14:paraId="086EF81F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820" w14:textId="77777777" w:rsidR="00F340B2" w:rsidRPr="00FA62B9" w:rsidRDefault="00F340B2" w:rsidP="001E16D9"/>
    <w:p w14:paraId="086EF821" w14:textId="22112E7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822" w14:textId="77777777" w:rsidR="00F340B2" w:rsidRPr="00FA62B9" w:rsidRDefault="00F340B2" w:rsidP="001E16D9"/>
    <w:p w14:paraId="086EF823" w14:textId="500D4FF8" w:rsidR="00F340B2" w:rsidRPr="00FA62B9" w:rsidRDefault="00202F43" w:rsidP="001E16D9">
      <w:r w:rsidRPr="00FA62B9">
        <w:t>Czynności tygodniowe: Koszenie terenów zielonych. Kontrola systemu nawadniania. Monitoring stanu pastwisk. Obserwacja łań i cieląt.</w:t>
      </w:r>
    </w:p>
    <w:p w14:paraId="086EF824" w14:textId="77777777" w:rsidR="00F340B2" w:rsidRPr="00FA62B9" w:rsidRDefault="00F340B2" w:rsidP="001E16D9"/>
    <w:p w14:paraId="086EF825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F826" w14:textId="77777777" w:rsidR="00F340B2" w:rsidRPr="00FA62B9" w:rsidRDefault="00F340B2" w:rsidP="001E16D9"/>
    <w:p w14:paraId="086EF827" w14:textId="77777777" w:rsidR="00F340B2" w:rsidRPr="00FA62B9" w:rsidRDefault="00202F43" w:rsidP="001E16D9">
      <w:r w:rsidRPr="00FA62B9">
        <w:rPr>
          <w:i/>
          <w:iCs/>
        </w:rPr>
        <w:t>Warunki meteorologiczne: temperatura min 13°C, max 24°C, średnia 18.5°C; brak opadów.</w:t>
      </w:r>
    </w:p>
    <w:p w14:paraId="086EF828" w14:textId="77777777" w:rsidR="00F340B2" w:rsidRPr="00FA62B9" w:rsidRDefault="00F340B2" w:rsidP="001E16D9"/>
    <w:p w14:paraId="086EF829" w14:textId="77777777" w:rsidR="00F340B2" w:rsidRPr="00FA62B9" w:rsidRDefault="00202F43" w:rsidP="001E16D9">
      <w:r w:rsidRPr="00FA62B9">
        <w:t>Bez zdarzeń nadzwyczajnych, dyżur zakończony bez uwag.</w:t>
      </w:r>
    </w:p>
    <w:p w14:paraId="086EF82A" w14:textId="77777777" w:rsidR="00F340B2" w:rsidRPr="00FA62B9" w:rsidRDefault="00F340B2" w:rsidP="001E16D9"/>
    <w:p w14:paraId="086EF82B" w14:textId="04416F43" w:rsidR="00F340B2" w:rsidRPr="00FA62B9" w:rsidRDefault="00B9574E" w:rsidP="001E16D9">
      <w:r w:rsidRPr="00FA62B9">
        <w:rPr>
          <w:i/>
          <w:iCs/>
        </w:rPr>
        <w:t xml:space="preserve">Dyżurny: Paweł </w:t>
      </w:r>
      <w:commentRangeStart w:id="136"/>
      <w:proofErr w:type="spellStart"/>
      <w:r w:rsidRPr="00FA62B9">
        <w:rPr>
          <w:i/>
          <w:iCs/>
        </w:rPr>
        <w:t>Kojs</w:t>
      </w:r>
      <w:commentRangeEnd w:id="136"/>
      <w:proofErr w:type="spellEnd"/>
      <w:r w:rsidR="002B77D0">
        <w:rPr>
          <w:rStyle w:val="Odwoaniedokomentarza"/>
        </w:rPr>
        <w:commentReference w:id="136"/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0C8BE212" wp14:editId="6D6C7D04">
            <wp:extent cx="1095375" cy="565454"/>
            <wp:effectExtent l="0" t="0" r="0" b="6350"/>
            <wp:docPr id="877410911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82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06.09.2024</w:t>
      </w:r>
    </w:p>
    <w:p w14:paraId="086EF82D" w14:textId="4A2ECF54" w:rsidR="00F340B2" w:rsidRPr="00FA62B9" w:rsidRDefault="00202F43" w:rsidP="001E16D9">
      <w:r w:rsidRPr="00FA62B9">
        <w:t>___</w:t>
      </w:r>
    </w:p>
    <w:p w14:paraId="35BFEEED" w14:textId="77777777" w:rsidR="00552A69" w:rsidRPr="00FA62B9" w:rsidRDefault="00552A69">
      <w:r w:rsidRPr="00FA62B9">
        <w:br w:type="page"/>
      </w:r>
    </w:p>
    <w:p w14:paraId="086EF82E" w14:textId="6E41C3F5" w:rsidR="00F340B2" w:rsidRPr="00FA62B9" w:rsidRDefault="00202F43" w:rsidP="001E16D9">
      <w:r w:rsidRPr="00FA62B9">
        <w:lastRenderedPageBreak/>
        <w:t>7 września 2024 r., sobota</w:t>
      </w:r>
    </w:p>
    <w:p w14:paraId="5753A586" w14:textId="7CA760D3" w:rsidR="00BC68FE" w:rsidRPr="00FA62B9" w:rsidRDefault="00BC68FE" w:rsidP="000608C5">
      <w:r w:rsidRPr="00FA62B9">
        <w:t xml:space="preserve">Dyżurni: Paweł </w:t>
      </w:r>
      <w:proofErr w:type="spellStart"/>
      <w:r w:rsidRPr="00FA62B9">
        <w:t>Kojs</w:t>
      </w:r>
      <w:proofErr w:type="spellEnd"/>
      <w:r w:rsidRPr="00FA62B9">
        <w:t xml:space="preserve"> i </w:t>
      </w:r>
      <w:del w:id="137" w:author="Reviewer" w:date="2025-11-14T08:56:00Z">
        <w:r w:rsidRPr="00FA62B9" w:rsidDel="000608C5">
          <w:delText>Arkadiusz Nowak</w:delText>
        </w:r>
      </w:del>
      <w:ins w:id="138" w:author="Reviewer" w:date="2025-11-14T08:56:00Z">
        <w:r w:rsidR="000608C5">
          <w:t>Lucjan Świder</w:t>
        </w:r>
      </w:ins>
    </w:p>
    <w:p w14:paraId="086EF82F" w14:textId="632B68CC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830" w14:textId="77777777" w:rsidR="00F340B2" w:rsidRPr="00FA62B9" w:rsidRDefault="00F340B2" w:rsidP="001E16D9"/>
    <w:p w14:paraId="086EF831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832" w14:textId="77777777" w:rsidR="00F340B2" w:rsidRPr="00FA62B9" w:rsidRDefault="00F340B2" w:rsidP="001E16D9"/>
    <w:p w14:paraId="086EF833" w14:textId="6AE2E981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+18°C), kontrola systemu wodociągowego (zawory, węże, pompy). System sprawny, bez wycieków.</w:t>
      </w:r>
    </w:p>
    <w:p w14:paraId="086EF834" w14:textId="77777777" w:rsidR="00F340B2" w:rsidRPr="00FA62B9" w:rsidRDefault="00F340B2" w:rsidP="001E16D9"/>
    <w:p w14:paraId="086EF83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836" w14:textId="77777777" w:rsidR="00F340B2" w:rsidRPr="00FA62B9" w:rsidRDefault="00F340B2" w:rsidP="001E16D9"/>
    <w:p w14:paraId="086EF837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838" w14:textId="77777777" w:rsidR="00F340B2" w:rsidRPr="00FA62B9" w:rsidRDefault="00F340B2" w:rsidP="001E16D9"/>
    <w:p w14:paraId="086EF839" w14:textId="4A114B1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83A" w14:textId="77777777" w:rsidR="00F340B2" w:rsidRPr="00FA62B9" w:rsidRDefault="00F340B2" w:rsidP="001E16D9"/>
    <w:p w14:paraId="086EF83B" w14:textId="77777777" w:rsidR="00F340B2" w:rsidRPr="00FA62B9" w:rsidRDefault="00202F43" w:rsidP="001E16D9">
      <w:r w:rsidRPr="00FA62B9">
        <w:rPr>
          <w:i/>
          <w:iCs/>
        </w:rPr>
        <w:t>Warunki meteorologiczne: temperatura min 13°C, max 23°C, średnia 18°C; brak opadów.</w:t>
      </w:r>
    </w:p>
    <w:p w14:paraId="086EF83C" w14:textId="77777777" w:rsidR="00F340B2" w:rsidRPr="00FA62B9" w:rsidRDefault="00F340B2" w:rsidP="001E16D9"/>
    <w:p w14:paraId="086EF83D" w14:textId="77777777" w:rsidR="00F340B2" w:rsidRPr="00FA62B9" w:rsidRDefault="00202F43" w:rsidP="001E16D9">
      <w:r w:rsidRPr="00FA62B9">
        <w:t>Bez zdarzeń nadzwyczajnych, dyżur zakończony bez uwag.</w:t>
      </w:r>
    </w:p>
    <w:p w14:paraId="086EF83E" w14:textId="77777777" w:rsidR="00F340B2" w:rsidRPr="00FA62B9" w:rsidRDefault="00F340B2" w:rsidP="001E16D9"/>
    <w:p w14:paraId="086EF83F" w14:textId="00D4B45E" w:rsidR="00F340B2" w:rsidRPr="00FA62B9" w:rsidRDefault="00B9574E" w:rsidP="001E16D9">
      <w:r w:rsidRPr="00FA62B9">
        <w:rPr>
          <w:i/>
          <w:iCs/>
        </w:rPr>
        <w:t xml:space="preserve">Dyżurny: Paweł </w:t>
      </w:r>
      <w:commentRangeStart w:id="139"/>
      <w:proofErr w:type="spellStart"/>
      <w:r w:rsidRPr="00FA62B9">
        <w:rPr>
          <w:i/>
          <w:iCs/>
        </w:rPr>
        <w:t>Kojs</w:t>
      </w:r>
      <w:commentRangeEnd w:id="139"/>
      <w:proofErr w:type="spellEnd"/>
      <w:r w:rsidR="002B77D0">
        <w:rPr>
          <w:rStyle w:val="Odwoaniedokomentarza"/>
        </w:rPr>
        <w:commentReference w:id="139"/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65E07BD3" wp14:editId="6FFB49E1">
            <wp:extent cx="1095375" cy="565454"/>
            <wp:effectExtent l="0" t="0" r="0" b="6350"/>
            <wp:docPr id="418864736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84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07.09.2024</w:t>
      </w:r>
    </w:p>
    <w:p w14:paraId="086EF841" w14:textId="69B7E381" w:rsidR="00F340B2" w:rsidRPr="00FA62B9" w:rsidRDefault="00202F43" w:rsidP="001E16D9">
      <w:r w:rsidRPr="00FA62B9">
        <w:t>___</w:t>
      </w:r>
    </w:p>
    <w:p w14:paraId="21D5F16A" w14:textId="77777777" w:rsidR="00552A69" w:rsidRPr="00FA62B9" w:rsidRDefault="00552A69">
      <w:r w:rsidRPr="00FA62B9">
        <w:br w:type="page"/>
      </w:r>
    </w:p>
    <w:p w14:paraId="086EF842" w14:textId="6C2705F9" w:rsidR="00F340B2" w:rsidRPr="00FA62B9" w:rsidRDefault="00202F43" w:rsidP="001E16D9">
      <w:r w:rsidRPr="00FA62B9">
        <w:lastRenderedPageBreak/>
        <w:t>8 września 2024 r., niedziela</w:t>
      </w:r>
    </w:p>
    <w:p w14:paraId="556D9C48" w14:textId="7BF3DA58" w:rsidR="00BC68FE" w:rsidRPr="00FA62B9" w:rsidRDefault="00BC68FE" w:rsidP="000608C5">
      <w:r w:rsidRPr="00FA62B9">
        <w:t xml:space="preserve">Dyżurni: Paweł </w:t>
      </w:r>
      <w:proofErr w:type="spellStart"/>
      <w:r w:rsidRPr="00FA62B9">
        <w:t>Kojs</w:t>
      </w:r>
      <w:proofErr w:type="spellEnd"/>
      <w:r w:rsidRPr="00FA62B9">
        <w:t xml:space="preserve"> i </w:t>
      </w:r>
      <w:del w:id="140" w:author="Reviewer" w:date="2025-11-14T08:57:00Z">
        <w:r w:rsidRPr="00FA62B9" w:rsidDel="000608C5">
          <w:delText>Arkadiusz Nowak</w:delText>
        </w:r>
      </w:del>
      <w:ins w:id="141" w:author="Reviewer" w:date="2025-11-14T08:57:00Z">
        <w:r w:rsidR="000608C5">
          <w:t>Lucjan Świder</w:t>
        </w:r>
      </w:ins>
    </w:p>
    <w:p w14:paraId="086EF843" w14:textId="6E92ED7B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844" w14:textId="77777777" w:rsidR="00F340B2" w:rsidRPr="00FA62B9" w:rsidRDefault="00F340B2" w:rsidP="001E16D9"/>
    <w:p w14:paraId="086EF845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846" w14:textId="77777777" w:rsidR="00F340B2" w:rsidRPr="00FA62B9" w:rsidRDefault="00F340B2" w:rsidP="001E16D9"/>
    <w:p w14:paraId="086EF847" w14:textId="0A13418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+17.5°C), kontrola systemu wodociągowego (zawory, węże, pompy). System sprawny, bez wycieków.</w:t>
      </w:r>
    </w:p>
    <w:p w14:paraId="086EF848" w14:textId="77777777" w:rsidR="00F340B2" w:rsidRPr="00FA62B9" w:rsidRDefault="00F340B2" w:rsidP="001E16D9"/>
    <w:p w14:paraId="086EF84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84A" w14:textId="77777777" w:rsidR="00F340B2" w:rsidRPr="00FA62B9" w:rsidRDefault="00F340B2" w:rsidP="001E16D9"/>
    <w:p w14:paraId="086EF84B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84C" w14:textId="77777777" w:rsidR="00F340B2" w:rsidRPr="00FA62B9" w:rsidRDefault="00F340B2" w:rsidP="001E16D9"/>
    <w:p w14:paraId="086EF84D" w14:textId="55BAC92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84E" w14:textId="77777777" w:rsidR="00F340B2" w:rsidRPr="00FA62B9" w:rsidRDefault="00F340B2" w:rsidP="001E16D9"/>
    <w:p w14:paraId="086EF84F" w14:textId="77777777" w:rsidR="00F340B2" w:rsidRPr="00FA62B9" w:rsidRDefault="00202F43" w:rsidP="001E16D9">
      <w:r w:rsidRPr="00FA62B9">
        <w:rPr>
          <w:i/>
          <w:iCs/>
        </w:rPr>
        <w:t>Warunki meteorologiczne: temperatura min 13°C, max 22°C, średnia 17.5°C; brak opadów.</w:t>
      </w:r>
    </w:p>
    <w:p w14:paraId="086EF850" w14:textId="77777777" w:rsidR="00F340B2" w:rsidRPr="00FA62B9" w:rsidRDefault="00F340B2" w:rsidP="001E16D9"/>
    <w:p w14:paraId="086EF851" w14:textId="77777777" w:rsidR="00F340B2" w:rsidRPr="00FA62B9" w:rsidRDefault="00202F43" w:rsidP="001E16D9">
      <w:r w:rsidRPr="00FA62B9">
        <w:t>Bez zdarzeń nadzwyczajnych, dyżur zakończony bez uwag.</w:t>
      </w:r>
    </w:p>
    <w:p w14:paraId="086EF852" w14:textId="77777777" w:rsidR="00F340B2" w:rsidRPr="00FA62B9" w:rsidRDefault="00F340B2" w:rsidP="001E16D9"/>
    <w:p w14:paraId="086EF853" w14:textId="4E9FADF2" w:rsidR="00F340B2" w:rsidRPr="00FA62B9" w:rsidRDefault="00B9574E" w:rsidP="001E16D9">
      <w:r w:rsidRPr="00FA62B9">
        <w:rPr>
          <w:i/>
          <w:iCs/>
        </w:rPr>
        <w:t xml:space="preserve">Dyżurny: Paweł </w:t>
      </w:r>
      <w:commentRangeStart w:id="142"/>
      <w:proofErr w:type="spellStart"/>
      <w:r w:rsidRPr="00FA62B9">
        <w:rPr>
          <w:i/>
          <w:iCs/>
        </w:rPr>
        <w:t>Kojs</w:t>
      </w:r>
      <w:commentRangeEnd w:id="142"/>
      <w:proofErr w:type="spellEnd"/>
      <w:r w:rsidR="002B77D0">
        <w:rPr>
          <w:rStyle w:val="Odwoaniedokomentarza"/>
        </w:rPr>
        <w:commentReference w:id="142"/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9403C8" w:rsidRPr="00FA62B9">
        <w:rPr>
          <w:noProof/>
        </w:rPr>
        <w:drawing>
          <wp:inline distT="0" distB="0" distL="0" distR="0" wp14:anchorId="17609323" wp14:editId="6EF95BBC">
            <wp:extent cx="1095375" cy="565454"/>
            <wp:effectExtent l="0" t="0" r="0" b="6350"/>
            <wp:docPr id="455114540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85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08.09.2024</w:t>
      </w:r>
    </w:p>
    <w:p w14:paraId="086EF855" w14:textId="76110B2C" w:rsidR="00F340B2" w:rsidRPr="00FA62B9" w:rsidRDefault="00202F43" w:rsidP="001E16D9">
      <w:r w:rsidRPr="00FA62B9">
        <w:t>___</w:t>
      </w:r>
    </w:p>
    <w:p w14:paraId="07321CDC" w14:textId="77777777" w:rsidR="00552A69" w:rsidRPr="00FA62B9" w:rsidRDefault="00552A69">
      <w:r w:rsidRPr="00FA62B9">
        <w:br w:type="page"/>
      </w:r>
    </w:p>
    <w:p w14:paraId="086EF856" w14:textId="43A110DD" w:rsidR="00F340B2" w:rsidRPr="00FA62B9" w:rsidRDefault="00202F43" w:rsidP="001E16D9">
      <w:r w:rsidRPr="00FA62B9">
        <w:lastRenderedPageBreak/>
        <w:t>9 września 2024 r., poniedziałek</w:t>
      </w:r>
    </w:p>
    <w:p w14:paraId="09186963" w14:textId="11FA369A" w:rsidR="00A95FF7" w:rsidRPr="00FA62B9" w:rsidRDefault="00A95FF7" w:rsidP="000608C5">
      <w:r w:rsidRPr="00FA62B9">
        <w:t xml:space="preserve">Dyżurni oddający: Paweł </w:t>
      </w:r>
      <w:proofErr w:type="spellStart"/>
      <w:r w:rsidRPr="00FA62B9">
        <w:t>Kojs</w:t>
      </w:r>
      <w:proofErr w:type="spellEnd"/>
      <w:r w:rsidRPr="00FA62B9">
        <w:t xml:space="preserve"> i </w:t>
      </w:r>
      <w:del w:id="143" w:author="Reviewer" w:date="2025-11-14T08:57:00Z">
        <w:r w:rsidRPr="00FA62B9" w:rsidDel="000608C5">
          <w:delText>Arkadiusz Nowak</w:delText>
        </w:r>
      </w:del>
      <w:ins w:id="144" w:author="Reviewer" w:date="2025-11-14T08:57:00Z">
        <w:r w:rsidR="000608C5">
          <w:t>Lucjan Świder</w:t>
        </w:r>
      </w:ins>
    </w:p>
    <w:p w14:paraId="088FA707" w14:textId="77777777" w:rsidR="00A95FF7" w:rsidRPr="00FA62B9" w:rsidRDefault="00A95FF7" w:rsidP="00A95FF7">
      <w:r w:rsidRPr="00FA62B9">
        <w:t xml:space="preserve">Dyżurni przyjmujący: Anna Kosoń i Lucjan Świder </w:t>
      </w:r>
    </w:p>
    <w:p w14:paraId="086EF857" w14:textId="1FEFA824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F858" w14:textId="77777777" w:rsidR="00F340B2" w:rsidRPr="00FA62B9" w:rsidRDefault="00F340B2" w:rsidP="001E16D9"/>
    <w:p w14:paraId="086EF859" w14:textId="77777777" w:rsidR="00F340B2" w:rsidRPr="00FA62B9" w:rsidRDefault="00202F43" w:rsidP="001E16D9">
      <w:r w:rsidRPr="00FA62B9">
        <w:t>Liczenie zwierząt: ~600 jeleniowatych + ~50 owiec w kwaterach. Wszystkie zwierzęta w dobrym stanie zdrowia.</w:t>
      </w:r>
    </w:p>
    <w:p w14:paraId="086EF85A" w14:textId="77777777" w:rsidR="00F340B2" w:rsidRPr="00FA62B9" w:rsidRDefault="00F340B2" w:rsidP="001E16D9"/>
    <w:p w14:paraId="086EF85B" w14:textId="4E00DFBC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85C" w14:textId="77777777" w:rsidR="00F340B2" w:rsidRPr="00FA62B9" w:rsidRDefault="00F340B2" w:rsidP="001E16D9"/>
    <w:p w14:paraId="086EF85D" w14:textId="38691915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85E" w14:textId="77777777" w:rsidR="00F340B2" w:rsidRPr="00FA62B9" w:rsidRDefault="00F340B2" w:rsidP="001E16D9"/>
    <w:p w14:paraId="086EF85F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860" w14:textId="77777777" w:rsidR="00F340B2" w:rsidRPr="00FA62B9" w:rsidRDefault="00F340B2" w:rsidP="001E16D9"/>
    <w:p w14:paraId="086EF861" w14:textId="6602343F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+17.5°C), kontrola systemu wodociągowego (zawory, węże, pompy). System sprawny, bez wycieków.</w:t>
      </w:r>
    </w:p>
    <w:p w14:paraId="086EF862" w14:textId="77777777" w:rsidR="00F340B2" w:rsidRPr="00FA62B9" w:rsidRDefault="00F340B2" w:rsidP="001E16D9"/>
    <w:p w14:paraId="086EF86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864" w14:textId="77777777" w:rsidR="00F340B2" w:rsidRPr="00FA62B9" w:rsidRDefault="00F340B2" w:rsidP="001E16D9"/>
    <w:p w14:paraId="086EF865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866" w14:textId="77777777" w:rsidR="00F340B2" w:rsidRPr="00FA62B9" w:rsidRDefault="00F340B2" w:rsidP="001E16D9"/>
    <w:p w14:paraId="086EF867" w14:textId="4D82800F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868" w14:textId="77777777" w:rsidR="00F340B2" w:rsidRPr="00FA62B9" w:rsidRDefault="00F340B2" w:rsidP="001E16D9"/>
    <w:p w14:paraId="086EF869" w14:textId="77777777" w:rsidR="00F340B2" w:rsidRPr="00FA62B9" w:rsidRDefault="00202F43" w:rsidP="001E16D9">
      <w:r w:rsidRPr="00FA62B9">
        <w:rPr>
          <w:i/>
          <w:iCs/>
        </w:rPr>
        <w:t>Warunki meteorologiczne: temperatura min 13°C, max 22°C, średnia 17.5°C; brak opadów.</w:t>
      </w:r>
    </w:p>
    <w:p w14:paraId="086EF86A" w14:textId="77777777" w:rsidR="00F340B2" w:rsidRPr="00FA62B9" w:rsidRDefault="00F340B2" w:rsidP="001E16D9"/>
    <w:p w14:paraId="086EF86B" w14:textId="77777777" w:rsidR="00F340B2" w:rsidRPr="00FA62B9" w:rsidRDefault="00202F43" w:rsidP="001E16D9">
      <w:r w:rsidRPr="00FA62B9">
        <w:t>Bez zdarzeń nadzwyczajnych, dyżur zakończony bez uwag.</w:t>
      </w:r>
    </w:p>
    <w:p w14:paraId="086EF86C" w14:textId="77777777" w:rsidR="00F340B2" w:rsidRPr="00FA62B9" w:rsidRDefault="00F340B2" w:rsidP="001E16D9"/>
    <w:p w14:paraId="086EF86D" w14:textId="06E68E6D" w:rsidR="00F340B2" w:rsidRPr="00FA62B9" w:rsidRDefault="00B9574E" w:rsidP="001E16D9">
      <w:r w:rsidRPr="00FA62B9">
        <w:rPr>
          <w:i/>
          <w:iCs/>
        </w:rPr>
        <w:t xml:space="preserve">Dyżurny: Anna </w:t>
      </w:r>
      <w:commentRangeStart w:id="145"/>
      <w:r w:rsidRPr="00FA62B9">
        <w:rPr>
          <w:i/>
          <w:iCs/>
        </w:rPr>
        <w:t>Kosoń</w:t>
      </w:r>
      <w:commentRangeEnd w:id="145"/>
      <w:r w:rsidR="002B77D0">
        <w:rPr>
          <w:rStyle w:val="Odwoaniedokomentarza"/>
        </w:rPr>
        <w:commentReference w:id="145"/>
      </w:r>
    </w:p>
    <w:p w14:paraId="086EF86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09.09.2024</w:t>
      </w:r>
    </w:p>
    <w:p w14:paraId="086EF86F" w14:textId="55270C18" w:rsidR="00F340B2" w:rsidRPr="00FA62B9" w:rsidRDefault="00202F43" w:rsidP="001E16D9">
      <w:r w:rsidRPr="00FA62B9">
        <w:t>___</w:t>
      </w:r>
    </w:p>
    <w:p w14:paraId="49924751" w14:textId="77777777" w:rsidR="00552A69" w:rsidRPr="00FA62B9" w:rsidRDefault="00552A69">
      <w:r w:rsidRPr="00FA62B9">
        <w:br w:type="page"/>
      </w:r>
    </w:p>
    <w:p w14:paraId="086EF870" w14:textId="013174E7" w:rsidR="00F340B2" w:rsidRPr="00FA62B9" w:rsidRDefault="00202F43" w:rsidP="001E16D9">
      <w:r w:rsidRPr="00FA62B9">
        <w:lastRenderedPageBreak/>
        <w:t>10 września 2024 r., wtorek</w:t>
      </w:r>
    </w:p>
    <w:p w14:paraId="7B48B3E0" w14:textId="77777777" w:rsidR="00BC68FE" w:rsidRPr="00FA62B9" w:rsidRDefault="00BC68FE" w:rsidP="00BC68FE">
      <w:r w:rsidRPr="00FA62B9">
        <w:t xml:space="preserve">Dyżurni: Anna Kosoń i Lucjan Świder </w:t>
      </w:r>
    </w:p>
    <w:p w14:paraId="086EF871" w14:textId="56524D54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872" w14:textId="77777777" w:rsidR="00F340B2" w:rsidRPr="00FA62B9" w:rsidRDefault="00F340B2" w:rsidP="001E16D9"/>
    <w:p w14:paraId="086EF873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874" w14:textId="77777777" w:rsidR="00F340B2" w:rsidRPr="00FA62B9" w:rsidRDefault="00F340B2" w:rsidP="001E16D9"/>
    <w:p w14:paraId="086EF875" w14:textId="46173ED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+17°C), kontrola systemu wodociągowego (zawory, węże, pompy). System sprawny, bez wycieków.</w:t>
      </w:r>
    </w:p>
    <w:p w14:paraId="086EF876" w14:textId="77777777" w:rsidR="00F340B2" w:rsidRPr="00FA62B9" w:rsidRDefault="00F340B2" w:rsidP="001E16D9"/>
    <w:p w14:paraId="086EF877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878" w14:textId="77777777" w:rsidR="00F340B2" w:rsidRPr="00FA62B9" w:rsidRDefault="00F340B2" w:rsidP="001E16D9"/>
    <w:p w14:paraId="086EF879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87A" w14:textId="77777777" w:rsidR="00F340B2" w:rsidRPr="00FA62B9" w:rsidRDefault="00F340B2" w:rsidP="001E16D9"/>
    <w:p w14:paraId="086EF87B" w14:textId="6231F2B1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87C" w14:textId="77777777" w:rsidR="00F340B2" w:rsidRPr="00FA62B9" w:rsidRDefault="00F340B2" w:rsidP="001E16D9"/>
    <w:p w14:paraId="086EF87D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13°C, max 21°C, średnia 17°C; opady deszczu 11.0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87E" w14:textId="77777777" w:rsidR="00F340B2" w:rsidRPr="00FA62B9" w:rsidRDefault="00F340B2" w:rsidP="001E16D9"/>
    <w:p w14:paraId="086EF87F" w14:textId="77777777" w:rsidR="00F340B2" w:rsidRPr="00FA62B9" w:rsidRDefault="00202F43" w:rsidP="001E16D9">
      <w:r w:rsidRPr="00FA62B9">
        <w:t>Bez zdarzeń nadzwyczajnych, dyżur zakończony bez uwag.</w:t>
      </w:r>
    </w:p>
    <w:p w14:paraId="086EF880" w14:textId="77777777" w:rsidR="00F340B2" w:rsidRPr="00FA62B9" w:rsidRDefault="00F340B2" w:rsidP="001E16D9"/>
    <w:p w14:paraId="086EF881" w14:textId="5607DB98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88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10.09.2024</w:t>
      </w:r>
    </w:p>
    <w:p w14:paraId="086EF883" w14:textId="01024721" w:rsidR="00F340B2" w:rsidRPr="00FA62B9" w:rsidRDefault="00202F43" w:rsidP="001E16D9">
      <w:r w:rsidRPr="00FA62B9">
        <w:t>___</w:t>
      </w:r>
    </w:p>
    <w:p w14:paraId="61AD8504" w14:textId="77777777" w:rsidR="00552A69" w:rsidRPr="00FA62B9" w:rsidRDefault="00552A69">
      <w:r w:rsidRPr="00FA62B9">
        <w:br w:type="page"/>
      </w:r>
    </w:p>
    <w:p w14:paraId="086EF884" w14:textId="464E37BE" w:rsidR="00F340B2" w:rsidRPr="00FA62B9" w:rsidRDefault="00202F43" w:rsidP="001E16D9">
      <w:r w:rsidRPr="00FA62B9">
        <w:lastRenderedPageBreak/>
        <w:t>11 września 2024 r., środa</w:t>
      </w:r>
    </w:p>
    <w:p w14:paraId="6B05A98B" w14:textId="77777777" w:rsidR="00BC68FE" w:rsidRPr="00FA62B9" w:rsidRDefault="00BC68FE" w:rsidP="00BC68FE">
      <w:r w:rsidRPr="00FA62B9">
        <w:t xml:space="preserve">Dyżurni: Anna Kosoń i Lucjan Świder </w:t>
      </w:r>
    </w:p>
    <w:p w14:paraId="086EF885" w14:textId="382765F2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886" w14:textId="77777777" w:rsidR="00F340B2" w:rsidRPr="00FA62B9" w:rsidRDefault="00F340B2" w:rsidP="001E16D9"/>
    <w:p w14:paraId="086EF887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888" w14:textId="77777777" w:rsidR="00F340B2" w:rsidRPr="00FA62B9" w:rsidRDefault="00F340B2" w:rsidP="001E16D9"/>
    <w:p w14:paraId="086EF889" w14:textId="1867B24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+16°C), kontrola systemu wodociągowego (zawory, węże, pompy). System sprawny, bez wycieków.</w:t>
      </w:r>
    </w:p>
    <w:p w14:paraId="086EF88A" w14:textId="77777777" w:rsidR="00F340B2" w:rsidRPr="00FA62B9" w:rsidRDefault="00F340B2" w:rsidP="001E16D9"/>
    <w:p w14:paraId="086EF88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88C" w14:textId="77777777" w:rsidR="00F340B2" w:rsidRPr="00FA62B9" w:rsidRDefault="00F340B2" w:rsidP="001E16D9"/>
    <w:p w14:paraId="086EF88D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88E" w14:textId="77777777" w:rsidR="00F340B2" w:rsidRPr="00FA62B9" w:rsidRDefault="00F340B2" w:rsidP="001E16D9"/>
    <w:p w14:paraId="086EF88F" w14:textId="574D5B14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890" w14:textId="77777777" w:rsidR="00F340B2" w:rsidRPr="00FA62B9" w:rsidRDefault="00F340B2" w:rsidP="001E16D9"/>
    <w:p w14:paraId="086EF891" w14:textId="77777777" w:rsidR="00F340B2" w:rsidRPr="00FA62B9" w:rsidRDefault="00202F43" w:rsidP="001E16D9">
      <w:r w:rsidRPr="00FA62B9">
        <w:rPr>
          <w:i/>
          <w:iCs/>
        </w:rPr>
        <w:t>Warunki meteorologiczne: temperatura min 12°C, max 20°C, średnia 16°C; brak opadów.</w:t>
      </w:r>
    </w:p>
    <w:p w14:paraId="086EF892" w14:textId="77777777" w:rsidR="00F340B2" w:rsidRPr="00FA62B9" w:rsidRDefault="00F340B2" w:rsidP="001E16D9"/>
    <w:p w14:paraId="086EF893" w14:textId="77777777" w:rsidR="00F340B2" w:rsidRPr="00FA62B9" w:rsidRDefault="00202F43" w:rsidP="001E16D9">
      <w:r w:rsidRPr="00FA62B9">
        <w:t>Bez zdarzeń nadzwyczajnych, dyżur zakończony bez uwag.</w:t>
      </w:r>
    </w:p>
    <w:p w14:paraId="086EF894" w14:textId="77777777" w:rsidR="00F340B2" w:rsidRPr="00FA62B9" w:rsidRDefault="00F340B2" w:rsidP="001E16D9"/>
    <w:p w14:paraId="086EF895" w14:textId="4F6F7FAD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89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11.09.2024</w:t>
      </w:r>
    </w:p>
    <w:p w14:paraId="086EF897" w14:textId="27FAB894" w:rsidR="00F340B2" w:rsidRPr="00FA62B9" w:rsidRDefault="00202F43" w:rsidP="001E16D9">
      <w:r w:rsidRPr="00FA62B9">
        <w:t>___</w:t>
      </w:r>
    </w:p>
    <w:p w14:paraId="5F63754E" w14:textId="77777777" w:rsidR="00552A69" w:rsidRPr="00FA62B9" w:rsidRDefault="00552A69">
      <w:r w:rsidRPr="00FA62B9">
        <w:br w:type="page"/>
      </w:r>
    </w:p>
    <w:p w14:paraId="086EF898" w14:textId="03DF7C2C" w:rsidR="00F340B2" w:rsidRPr="00FA62B9" w:rsidRDefault="00202F43" w:rsidP="001E16D9">
      <w:r w:rsidRPr="00FA62B9">
        <w:lastRenderedPageBreak/>
        <w:t>12 września 2024 r., czwartek</w:t>
      </w:r>
    </w:p>
    <w:p w14:paraId="45A5166E" w14:textId="77777777" w:rsidR="00BC68FE" w:rsidRPr="00FA62B9" w:rsidRDefault="00BC68FE" w:rsidP="00BC68FE">
      <w:r w:rsidRPr="00FA62B9">
        <w:t xml:space="preserve">Dyżurni: Anna Kosoń i Lucjan Świder </w:t>
      </w:r>
    </w:p>
    <w:p w14:paraId="086EF899" w14:textId="4B3C5166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89A" w14:textId="77777777" w:rsidR="00F340B2" w:rsidRPr="00FA62B9" w:rsidRDefault="00F340B2" w:rsidP="001E16D9"/>
    <w:p w14:paraId="086EF89B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89C" w14:textId="77777777" w:rsidR="00F340B2" w:rsidRPr="00FA62B9" w:rsidRDefault="00F340B2" w:rsidP="001E16D9"/>
    <w:p w14:paraId="086EF89D" w14:textId="7E061C51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+15.5°C), kontrola systemu wodociągowego (zawory, węże, pompy). System sprawny, bez wycieków.</w:t>
      </w:r>
    </w:p>
    <w:p w14:paraId="086EF89E" w14:textId="77777777" w:rsidR="00F340B2" w:rsidRPr="00FA62B9" w:rsidRDefault="00F340B2" w:rsidP="001E16D9"/>
    <w:p w14:paraId="086EF89F" w14:textId="70DBCC37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 xml:space="preserve">Wykonanie drobnych napraw, usuniecie podkopów lisów i borsuków. </w:t>
      </w:r>
    </w:p>
    <w:p w14:paraId="086EF8A0" w14:textId="77777777" w:rsidR="00F340B2" w:rsidRPr="00FA62B9" w:rsidRDefault="00F340B2" w:rsidP="001E16D9"/>
    <w:p w14:paraId="086EF8A1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8A2" w14:textId="77777777" w:rsidR="00F340B2" w:rsidRPr="00FA62B9" w:rsidRDefault="00F340B2" w:rsidP="001E16D9"/>
    <w:p w14:paraId="086EF8A3" w14:textId="56812AA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8A4" w14:textId="77777777" w:rsidR="00F340B2" w:rsidRPr="00FA62B9" w:rsidRDefault="00F340B2" w:rsidP="001E16D9"/>
    <w:p w14:paraId="086EF8A5" w14:textId="77777777" w:rsidR="00F340B2" w:rsidRPr="00FA62B9" w:rsidRDefault="00202F43" w:rsidP="001E16D9">
      <w:r w:rsidRPr="00FA62B9">
        <w:rPr>
          <w:i/>
          <w:iCs/>
        </w:rPr>
        <w:t>Warunki meteorologiczne: temperatura min 12°C, max 19°C, średnia 15.5°C; brak opadów.</w:t>
      </w:r>
    </w:p>
    <w:p w14:paraId="086EF8A6" w14:textId="77777777" w:rsidR="00F340B2" w:rsidRPr="00FA62B9" w:rsidRDefault="00F340B2" w:rsidP="001E16D9"/>
    <w:p w14:paraId="086EF8A7" w14:textId="77777777" w:rsidR="00F340B2" w:rsidRPr="00FA62B9" w:rsidRDefault="00202F43" w:rsidP="001E16D9">
      <w:r w:rsidRPr="00FA62B9">
        <w:t>Bez zdarzeń nadzwyczajnych, dyżur zakończony bez uwag.</w:t>
      </w:r>
    </w:p>
    <w:p w14:paraId="086EF8A8" w14:textId="77777777" w:rsidR="00F340B2" w:rsidRPr="00FA62B9" w:rsidRDefault="00F340B2" w:rsidP="001E16D9"/>
    <w:p w14:paraId="086EF8A9" w14:textId="5887CB4C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8A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12.09.2024</w:t>
      </w:r>
    </w:p>
    <w:p w14:paraId="086EF8AB" w14:textId="47B37434" w:rsidR="00F340B2" w:rsidRPr="00FA62B9" w:rsidRDefault="00202F43" w:rsidP="001E16D9">
      <w:r w:rsidRPr="00FA62B9">
        <w:t>___</w:t>
      </w:r>
    </w:p>
    <w:p w14:paraId="36B7BA96" w14:textId="77777777" w:rsidR="00552A69" w:rsidRPr="00FA62B9" w:rsidRDefault="00552A69">
      <w:r w:rsidRPr="00FA62B9">
        <w:br w:type="page"/>
      </w:r>
    </w:p>
    <w:p w14:paraId="086EF8AC" w14:textId="1FB48964" w:rsidR="00F340B2" w:rsidRPr="00FA62B9" w:rsidRDefault="00202F43" w:rsidP="001E16D9">
      <w:r w:rsidRPr="00FA62B9">
        <w:lastRenderedPageBreak/>
        <w:t>13 września 2024 r., piątek</w:t>
      </w:r>
    </w:p>
    <w:p w14:paraId="076AAD7D" w14:textId="77777777" w:rsidR="00A95FF7" w:rsidRPr="00FA62B9" w:rsidRDefault="00A95FF7" w:rsidP="00A95FF7">
      <w:r w:rsidRPr="00FA62B9">
        <w:t xml:space="preserve">Dyżurni oddający: Anna Kosoń i Lucjan Świder </w:t>
      </w:r>
    </w:p>
    <w:p w14:paraId="228E3ED2" w14:textId="77777777" w:rsidR="00A95FF7" w:rsidRPr="00FA62B9" w:rsidRDefault="00A95FF7" w:rsidP="00A95FF7">
      <w:r w:rsidRPr="00FA62B9">
        <w:t>Dyżurni przyjmujący: Paweł Kojs i Arkadiusz Nowak</w:t>
      </w:r>
    </w:p>
    <w:p w14:paraId="086EF8AD" w14:textId="2DFD4EF0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8AE" w14:textId="77777777" w:rsidR="00F340B2" w:rsidRPr="00FA62B9" w:rsidRDefault="00F340B2" w:rsidP="001E16D9"/>
    <w:p w14:paraId="086EF8AF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8B0" w14:textId="77777777" w:rsidR="00F340B2" w:rsidRPr="00FA62B9" w:rsidRDefault="00F340B2" w:rsidP="001E16D9"/>
    <w:p w14:paraId="086EF8B1" w14:textId="097793A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+15°C), kontrola systemu wodociągowego (zawory, węże, pompy). System sprawny, bez wycieków.</w:t>
      </w:r>
    </w:p>
    <w:p w14:paraId="086EF8B2" w14:textId="77777777" w:rsidR="00F340B2" w:rsidRPr="00FA62B9" w:rsidRDefault="00F340B2" w:rsidP="001E16D9"/>
    <w:p w14:paraId="086EF8B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8B4" w14:textId="77777777" w:rsidR="00F340B2" w:rsidRPr="00FA62B9" w:rsidRDefault="00F340B2" w:rsidP="001E16D9"/>
    <w:p w14:paraId="086EF8B5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8B6" w14:textId="77777777" w:rsidR="00F340B2" w:rsidRPr="00FA62B9" w:rsidRDefault="00F340B2" w:rsidP="001E16D9"/>
    <w:p w14:paraId="086EF8B7" w14:textId="3632540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8B8" w14:textId="77777777" w:rsidR="00F340B2" w:rsidRPr="00FA62B9" w:rsidRDefault="00F340B2" w:rsidP="001E16D9"/>
    <w:p w14:paraId="086EF8B9" w14:textId="48A5430B" w:rsidR="00F340B2" w:rsidRPr="00FA62B9" w:rsidRDefault="00202F43" w:rsidP="001E16D9">
      <w:r w:rsidRPr="00FA62B9">
        <w:t xml:space="preserve">Czynności tygodniowe: Koszenie terenów zielonych. Kontrola systemu nawadniania. Monitoring stanu pastwisk. Obserwacja </w:t>
      </w:r>
      <w:r w:rsidR="00E44599" w:rsidRPr="00FA62B9">
        <w:t>łań i cieląt</w:t>
      </w:r>
      <w:r w:rsidRPr="00FA62B9">
        <w:t>.</w:t>
      </w:r>
    </w:p>
    <w:p w14:paraId="086EF8BA" w14:textId="77777777" w:rsidR="00F340B2" w:rsidRPr="00FA62B9" w:rsidRDefault="00F340B2" w:rsidP="001E16D9"/>
    <w:p w14:paraId="086EF8BB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F8BC" w14:textId="77777777" w:rsidR="00F340B2" w:rsidRPr="00FA62B9" w:rsidRDefault="00F340B2" w:rsidP="001E16D9"/>
    <w:p w14:paraId="086EF8BD" w14:textId="77777777" w:rsidR="00F340B2" w:rsidRPr="00FA62B9" w:rsidRDefault="00202F43" w:rsidP="001E16D9">
      <w:r w:rsidRPr="00FA62B9">
        <w:rPr>
          <w:i/>
          <w:iCs/>
        </w:rPr>
        <w:t>Warunki meteorologiczne: temperatura min 12°C, max 18°C, średnia 15°C; brak opadów.</w:t>
      </w:r>
    </w:p>
    <w:p w14:paraId="086EF8BE" w14:textId="77777777" w:rsidR="00F340B2" w:rsidRPr="00FA62B9" w:rsidRDefault="00F340B2" w:rsidP="001E16D9"/>
    <w:p w14:paraId="086EF8BF" w14:textId="77777777" w:rsidR="00F340B2" w:rsidRPr="00FA62B9" w:rsidRDefault="00202F43" w:rsidP="001E16D9">
      <w:r w:rsidRPr="00FA62B9">
        <w:t>Bez zdarzeń nadzwyczajnych, dyżur zakończony bez uwag.</w:t>
      </w:r>
    </w:p>
    <w:p w14:paraId="086EF8C0" w14:textId="77777777" w:rsidR="00F340B2" w:rsidRPr="00FA62B9" w:rsidRDefault="00F340B2" w:rsidP="001E16D9"/>
    <w:p w14:paraId="368EF57D" w14:textId="52D43B81" w:rsidR="00E44599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E44599" w:rsidRPr="00FA62B9">
        <w:t xml:space="preserve"> </w:t>
      </w:r>
      <w:r w:rsidR="00E44599" w:rsidRPr="00FA62B9">
        <w:rPr>
          <w:noProof/>
        </w:rPr>
        <w:drawing>
          <wp:inline distT="0" distB="0" distL="0" distR="0" wp14:anchorId="4711B2BF" wp14:editId="0D031B23">
            <wp:extent cx="1095375" cy="565454"/>
            <wp:effectExtent l="0" t="0" r="0" b="6350"/>
            <wp:docPr id="1452978511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32FBA472" wp14:editId="7AE0886B">
            <wp:extent cx="1943100" cy="469618"/>
            <wp:effectExtent l="0" t="0" r="0" b="6985"/>
            <wp:docPr id="33" name="Obraz 33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8C2" w14:textId="6BE11FD4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13.09.2024</w:t>
      </w:r>
    </w:p>
    <w:p w14:paraId="086EF8C3" w14:textId="2A01CBA3" w:rsidR="00F340B2" w:rsidRPr="00FA62B9" w:rsidRDefault="00202F43" w:rsidP="001E16D9">
      <w:r w:rsidRPr="00FA62B9">
        <w:t>___</w:t>
      </w:r>
    </w:p>
    <w:p w14:paraId="7627BB28" w14:textId="77777777" w:rsidR="00552A69" w:rsidRPr="00FA62B9" w:rsidRDefault="00552A69">
      <w:r w:rsidRPr="00FA62B9">
        <w:br w:type="page"/>
      </w:r>
    </w:p>
    <w:p w14:paraId="086EF8C4" w14:textId="79EC635D" w:rsidR="00F340B2" w:rsidRPr="00FA62B9" w:rsidRDefault="00202F43" w:rsidP="001E16D9">
      <w:r w:rsidRPr="00FA62B9">
        <w:lastRenderedPageBreak/>
        <w:t>14 września 2024 r., sobota</w:t>
      </w:r>
    </w:p>
    <w:p w14:paraId="0FAA2743" w14:textId="77777777" w:rsidR="00BC68FE" w:rsidRPr="00FA62B9" w:rsidRDefault="00BC68FE" w:rsidP="00BC68FE">
      <w:r w:rsidRPr="00FA62B9">
        <w:t>Dyżurni: Paweł Kojs i Arkadiusz Nowak</w:t>
      </w:r>
    </w:p>
    <w:p w14:paraId="086EF8C5" w14:textId="094B401C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8C6" w14:textId="77777777" w:rsidR="00F340B2" w:rsidRPr="00FA62B9" w:rsidRDefault="00F340B2" w:rsidP="001E16D9"/>
    <w:p w14:paraId="086EF8C7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8C8" w14:textId="77777777" w:rsidR="00F340B2" w:rsidRPr="00FA62B9" w:rsidRDefault="00F340B2" w:rsidP="001E16D9"/>
    <w:p w14:paraId="086EF8C9" w14:textId="7245973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+14°C), kontrola systemu wodociągowego (zawory, węże, pompy). System sprawny, bez wycieków.</w:t>
      </w:r>
    </w:p>
    <w:p w14:paraId="086EF8CA" w14:textId="77777777" w:rsidR="00F340B2" w:rsidRPr="00FA62B9" w:rsidRDefault="00F340B2" w:rsidP="001E16D9"/>
    <w:p w14:paraId="086EF8C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8CC" w14:textId="77777777" w:rsidR="00F340B2" w:rsidRPr="00FA62B9" w:rsidRDefault="00F340B2" w:rsidP="001E16D9"/>
    <w:p w14:paraId="086EF8CD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8CE" w14:textId="77777777" w:rsidR="00F340B2" w:rsidRPr="00FA62B9" w:rsidRDefault="00F340B2" w:rsidP="001E16D9"/>
    <w:p w14:paraId="086EF8CF" w14:textId="515535B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8D0" w14:textId="77777777" w:rsidR="00F340B2" w:rsidRPr="00FA62B9" w:rsidRDefault="00F340B2" w:rsidP="001E16D9"/>
    <w:p w14:paraId="086EF8D1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11°C, max 17°C, średnia 14°C;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8D2" w14:textId="77777777" w:rsidR="00F340B2" w:rsidRPr="00FA62B9" w:rsidRDefault="00F340B2" w:rsidP="001E16D9"/>
    <w:p w14:paraId="086EF8D3" w14:textId="77777777" w:rsidR="00F340B2" w:rsidRPr="00FA62B9" w:rsidRDefault="00202F43" w:rsidP="001E16D9">
      <w:r w:rsidRPr="00FA62B9">
        <w:t>Bez zdarzeń nadzwyczajnych, dyżur zakończony bez uwag.</w:t>
      </w:r>
    </w:p>
    <w:p w14:paraId="086EF8D4" w14:textId="77777777" w:rsidR="00F340B2" w:rsidRPr="00FA62B9" w:rsidRDefault="00F340B2" w:rsidP="001E16D9"/>
    <w:p w14:paraId="086EF8D5" w14:textId="6BE67DD5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E44599" w:rsidRPr="00FA62B9">
        <w:rPr>
          <w:noProof/>
        </w:rPr>
        <w:drawing>
          <wp:inline distT="0" distB="0" distL="0" distR="0" wp14:anchorId="04233EF7" wp14:editId="57334A78">
            <wp:extent cx="1095375" cy="565454"/>
            <wp:effectExtent l="0" t="0" r="0" b="6350"/>
            <wp:docPr id="1362535010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04765842" wp14:editId="4B248377">
            <wp:extent cx="1943100" cy="469618"/>
            <wp:effectExtent l="0" t="0" r="0" b="6985"/>
            <wp:docPr id="32" name="Obraz 32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8D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14.09.2024</w:t>
      </w:r>
    </w:p>
    <w:p w14:paraId="086EF8D7" w14:textId="08816F83" w:rsidR="00F340B2" w:rsidRPr="00FA62B9" w:rsidRDefault="00202F43" w:rsidP="001E16D9">
      <w:r w:rsidRPr="00FA62B9">
        <w:t>___</w:t>
      </w:r>
    </w:p>
    <w:p w14:paraId="16111B85" w14:textId="77777777" w:rsidR="00552A69" w:rsidRPr="00FA62B9" w:rsidRDefault="00552A69">
      <w:r w:rsidRPr="00FA62B9">
        <w:br w:type="page"/>
      </w:r>
    </w:p>
    <w:p w14:paraId="086EF8D8" w14:textId="447DCB11" w:rsidR="00F340B2" w:rsidRPr="00FA62B9" w:rsidRDefault="00202F43" w:rsidP="001E16D9">
      <w:r w:rsidRPr="00FA62B9">
        <w:lastRenderedPageBreak/>
        <w:t>15 września 2024 r., niedziela</w:t>
      </w:r>
    </w:p>
    <w:p w14:paraId="1658AE55" w14:textId="77777777" w:rsidR="00BC68FE" w:rsidRPr="00FA62B9" w:rsidRDefault="00BC68FE" w:rsidP="00BC68FE">
      <w:r w:rsidRPr="00FA62B9">
        <w:t>Dyżurni: Paweł Kojs i Arkadiusz Nowak</w:t>
      </w:r>
    </w:p>
    <w:p w14:paraId="086EF8D9" w14:textId="0C9F02DA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8DA" w14:textId="77777777" w:rsidR="00F340B2" w:rsidRPr="00FA62B9" w:rsidRDefault="00F340B2" w:rsidP="001E16D9"/>
    <w:p w14:paraId="086EF8DB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8DC" w14:textId="77777777" w:rsidR="00F340B2" w:rsidRPr="00FA62B9" w:rsidRDefault="00F340B2" w:rsidP="001E16D9"/>
    <w:p w14:paraId="086EF8DD" w14:textId="50874BB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+13.5°C), kontrola systemu wodociągowego (zawory, węże, pompy). System sprawny, bez wycieków.</w:t>
      </w:r>
    </w:p>
    <w:p w14:paraId="086EF8DE" w14:textId="77777777" w:rsidR="00F340B2" w:rsidRPr="00FA62B9" w:rsidRDefault="00F340B2" w:rsidP="001E16D9"/>
    <w:p w14:paraId="086EF8D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8E0" w14:textId="77777777" w:rsidR="00F340B2" w:rsidRPr="00FA62B9" w:rsidRDefault="00F340B2" w:rsidP="001E16D9"/>
    <w:p w14:paraId="086EF8E1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8E2" w14:textId="77777777" w:rsidR="00F340B2" w:rsidRPr="00FA62B9" w:rsidRDefault="00F340B2" w:rsidP="001E16D9"/>
    <w:p w14:paraId="086EF8E3" w14:textId="6BB787B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8E4" w14:textId="77777777" w:rsidR="00F340B2" w:rsidRPr="00FA62B9" w:rsidRDefault="00F340B2" w:rsidP="001E16D9"/>
    <w:p w14:paraId="086EF8E5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10°C, max 17°C, średnia 13.5°C;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8E6" w14:textId="77777777" w:rsidR="00F340B2" w:rsidRPr="00FA62B9" w:rsidRDefault="00F340B2" w:rsidP="001E16D9"/>
    <w:p w14:paraId="086EF8E7" w14:textId="77777777" w:rsidR="00F340B2" w:rsidRPr="00FA62B9" w:rsidRDefault="00202F43" w:rsidP="001E16D9">
      <w:r w:rsidRPr="00FA62B9">
        <w:t>Bez zdarzeń nadzwyczajnych, dyżur zakończony bez uwag.</w:t>
      </w:r>
    </w:p>
    <w:p w14:paraId="086EF8E8" w14:textId="77777777" w:rsidR="00F340B2" w:rsidRPr="00FA62B9" w:rsidRDefault="00F340B2" w:rsidP="001E16D9"/>
    <w:p w14:paraId="086EF8E9" w14:textId="1A5CDE2F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E44599" w:rsidRPr="00FA62B9">
        <w:rPr>
          <w:noProof/>
        </w:rPr>
        <w:drawing>
          <wp:inline distT="0" distB="0" distL="0" distR="0" wp14:anchorId="06FFA88E" wp14:editId="18F2145F">
            <wp:extent cx="1095375" cy="565454"/>
            <wp:effectExtent l="0" t="0" r="0" b="6350"/>
            <wp:docPr id="571871310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77C4758E" wp14:editId="46DEC98A">
            <wp:extent cx="1943100" cy="469618"/>
            <wp:effectExtent l="0" t="0" r="0" b="6985"/>
            <wp:docPr id="31" name="Obraz 31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8E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15.09.2024</w:t>
      </w:r>
    </w:p>
    <w:p w14:paraId="086EF8EB" w14:textId="00AFEC60" w:rsidR="00F340B2" w:rsidRPr="00FA62B9" w:rsidRDefault="00202F43" w:rsidP="001E16D9">
      <w:r w:rsidRPr="00FA62B9">
        <w:t>___</w:t>
      </w:r>
    </w:p>
    <w:p w14:paraId="6806A4E1" w14:textId="77777777" w:rsidR="00552A69" w:rsidRPr="00FA62B9" w:rsidRDefault="00552A69">
      <w:r w:rsidRPr="00FA62B9">
        <w:br w:type="page"/>
      </w:r>
    </w:p>
    <w:p w14:paraId="086EF8EC" w14:textId="094994BB" w:rsidR="00F340B2" w:rsidRPr="00FA62B9" w:rsidRDefault="00202F43" w:rsidP="001E16D9">
      <w:r w:rsidRPr="00FA62B9">
        <w:lastRenderedPageBreak/>
        <w:t>16 września 2024 r., poniedziałek</w:t>
      </w:r>
    </w:p>
    <w:p w14:paraId="62395D65" w14:textId="77777777" w:rsidR="00A95FF7" w:rsidRPr="00FA62B9" w:rsidRDefault="00A95FF7" w:rsidP="00A95FF7">
      <w:r w:rsidRPr="00FA62B9">
        <w:t>Dyżurni oddający: Paweł Kojs i Arkadiusz Nowak</w:t>
      </w:r>
    </w:p>
    <w:p w14:paraId="4DC0D6FD" w14:textId="22DA49BF" w:rsidR="00A95FF7" w:rsidRPr="00FA62B9" w:rsidRDefault="00A95FF7" w:rsidP="000608C5">
      <w:r w:rsidRPr="00FA62B9">
        <w:t xml:space="preserve">Dyżurni przyjmujący: Anna Kosoń i </w:t>
      </w:r>
      <w:del w:id="146" w:author="Reviewer" w:date="2025-11-14T08:57:00Z">
        <w:r w:rsidRPr="00FA62B9" w:rsidDel="000608C5">
          <w:delText>Lucjan Świder</w:delText>
        </w:r>
      </w:del>
      <w:ins w:id="147" w:author="Reviewer" w:date="2025-11-14T08:57:00Z">
        <w:r w:rsidR="000608C5">
          <w:t>Arkadiusz Nowak</w:t>
        </w:r>
      </w:ins>
      <w:r w:rsidRPr="00FA62B9">
        <w:t xml:space="preserve"> </w:t>
      </w:r>
    </w:p>
    <w:p w14:paraId="086EF8ED" w14:textId="4F7E4DA6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F8EE" w14:textId="77777777" w:rsidR="00F340B2" w:rsidRPr="00FA62B9" w:rsidRDefault="00F340B2" w:rsidP="001E16D9"/>
    <w:p w14:paraId="086EF8EF" w14:textId="77777777" w:rsidR="00F340B2" w:rsidRPr="00FA62B9" w:rsidRDefault="00202F43" w:rsidP="001E16D9">
      <w:r w:rsidRPr="00FA62B9">
        <w:t>Liczenie zwierząt: ~600 jeleniowatych + ~50 owiec w kwaterach. Wszystkie zwierzęta w dobrym stanie zdrowia.</w:t>
      </w:r>
    </w:p>
    <w:p w14:paraId="086EF8F0" w14:textId="77777777" w:rsidR="00F340B2" w:rsidRPr="00FA62B9" w:rsidRDefault="00F340B2" w:rsidP="001E16D9"/>
    <w:p w14:paraId="086EF8F1" w14:textId="52FEA318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8F2" w14:textId="77777777" w:rsidR="00F340B2" w:rsidRPr="00FA62B9" w:rsidRDefault="00F340B2" w:rsidP="001E16D9"/>
    <w:p w14:paraId="086EF8F3" w14:textId="0138F80D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8F4" w14:textId="77777777" w:rsidR="00F340B2" w:rsidRPr="00FA62B9" w:rsidRDefault="00F340B2" w:rsidP="001E16D9"/>
    <w:p w14:paraId="086EF8F5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8F6" w14:textId="77777777" w:rsidR="00F340B2" w:rsidRPr="00FA62B9" w:rsidRDefault="00F340B2" w:rsidP="001E16D9"/>
    <w:p w14:paraId="086EF8F7" w14:textId="6F61E22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+13°C), kontrola systemu wodociągowego (zawory, węże, pompy). System sprawny, bez wycieków.</w:t>
      </w:r>
    </w:p>
    <w:p w14:paraId="086EF8F8" w14:textId="77777777" w:rsidR="00F340B2" w:rsidRPr="00FA62B9" w:rsidRDefault="00F340B2" w:rsidP="001E16D9"/>
    <w:p w14:paraId="086EF8F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8FA" w14:textId="77777777" w:rsidR="00F340B2" w:rsidRPr="00FA62B9" w:rsidRDefault="00F340B2" w:rsidP="001E16D9"/>
    <w:p w14:paraId="086EF8FB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8FC" w14:textId="77777777" w:rsidR="00F340B2" w:rsidRPr="00FA62B9" w:rsidRDefault="00F340B2" w:rsidP="001E16D9"/>
    <w:p w14:paraId="086EF8FD" w14:textId="22EFBEE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8FE" w14:textId="77777777" w:rsidR="00F340B2" w:rsidRPr="00FA62B9" w:rsidRDefault="00F340B2" w:rsidP="001E16D9"/>
    <w:p w14:paraId="086EF8FF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10°C, max 16°C, średnia 13°C;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900" w14:textId="77777777" w:rsidR="00F340B2" w:rsidRPr="00FA62B9" w:rsidRDefault="00F340B2" w:rsidP="001E16D9"/>
    <w:p w14:paraId="086EF901" w14:textId="77777777" w:rsidR="00F340B2" w:rsidRPr="00FA62B9" w:rsidRDefault="00202F43" w:rsidP="001E16D9">
      <w:r w:rsidRPr="00FA62B9">
        <w:t>Bez zdarzeń nadzwyczajnych, dyżur zakończony bez uwag.</w:t>
      </w:r>
    </w:p>
    <w:p w14:paraId="086EF902" w14:textId="77777777" w:rsidR="00F340B2" w:rsidRPr="00FA62B9" w:rsidRDefault="00F340B2" w:rsidP="001E16D9"/>
    <w:p w14:paraId="086EF903" w14:textId="2F39CF88" w:rsidR="00F340B2" w:rsidRPr="00FA62B9" w:rsidRDefault="00B9574E" w:rsidP="001E16D9">
      <w:r w:rsidRPr="00FA62B9">
        <w:rPr>
          <w:i/>
          <w:iCs/>
        </w:rPr>
        <w:t>Dyżurny: Anna Kosoń</w:t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57DB6C4C" wp14:editId="17D67BEC">
            <wp:extent cx="1943100" cy="469618"/>
            <wp:effectExtent l="0" t="0" r="0" b="6985"/>
            <wp:docPr id="30" name="Obraz 30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90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16.09.2024</w:t>
      </w:r>
    </w:p>
    <w:p w14:paraId="086EF905" w14:textId="7944F7DF" w:rsidR="00F340B2" w:rsidRPr="00FA62B9" w:rsidRDefault="00202F43" w:rsidP="001E16D9">
      <w:r w:rsidRPr="00FA62B9">
        <w:t>___</w:t>
      </w:r>
    </w:p>
    <w:p w14:paraId="5A08B4F2" w14:textId="77777777" w:rsidR="00552A69" w:rsidRPr="00FA62B9" w:rsidRDefault="00552A69">
      <w:r w:rsidRPr="00FA62B9">
        <w:br w:type="page"/>
      </w:r>
    </w:p>
    <w:p w14:paraId="086EF906" w14:textId="7410DD95" w:rsidR="00F340B2" w:rsidRPr="00FA62B9" w:rsidRDefault="00202F43" w:rsidP="001E16D9">
      <w:r w:rsidRPr="00FA62B9">
        <w:lastRenderedPageBreak/>
        <w:t>17 września 2024 r., wtorek</w:t>
      </w:r>
    </w:p>
    <w:p w14:paraId="49D4CB11" w14:textId="6B04435A" w:rsidR="00BC68FE" w:rsidRPr="00FA62B9" w:rsidRDefault="00BC68FE" w:rsidP="000608C5">
      <w:r w:rsidRPr="00FA62B9">
        <w:t xml:space="preserve">Dyżurni: Anna Kosoń i </w:t>
      </w:r>
      <w:del w:id="148" w:author="Reviewer" w:date="2025-11-14T08:57:00Z">
        <w:r w:rsidRPr="00FA62B9" w:rsidDel="000608C5">
          <w:delText>Lucjan Świder</w:delText>
        </w:r>
      </w:del>
      <w:ins w:id="149" w:author="Reviewer" w:date="2025-11-14T08:57:00Z">
        <w:r w:rsidR="000608C5">
          <w:t>A</w:t>
        </w:r>
      </w:ins>
      <w:ins w:id="150" w:author="Reviewer" w:date="2025-11-14T08:58:00Z">
        <w:r w:rsidR="000608C5">
          <w:t>rkadiusz Nowak</w:t>
        </w:r>
      </w:ins>
      <w:r w:rsidRPr="00FA62B9">
        <w:t xml:space="preserve"> </w:t>
      </w:r>
    </w:p>
    <w:p w14:paraId="086EF907" w14:textId="2639FA98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908" w14:textId="77777777" w:rsidR="00F340B2" w:rsidRPr="00FA62B9" w:rsidRDefault="00F340B2" w:rsidP="001E16D9"/>
    <w:p w14:paraId="086EF909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90A" w14:textId="77777777" w:rsidR="00F340B2" w:rsidRPr="00FA62B9" w:rsidRDefault="00F340B2" w:rsidP="001E16D9"/>
    <w:p w14:paraId="086EF90B" w14:textId="35C064C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+12.5°C), kontrola systemu wodociągowego (zawory, węże, pompy). System sprawny, bez wycieków.</w:t>
      </w:r>
    </w:p>
    <w:p w14:paraId="086EF90C" w14:textId="77777777" w:rsidR="00F340B2" w:rsidRPr="00FA62B9" w:rsidRDefault="00F340B2" w:rsidP="001E16D9"/>
    <w:p w14:paraId="086EF90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90E" w14:textId="77777777" w:rsidR="00F340B2" w:rsidRPr="00FA62B9" w:rsidRDefault="00F340B2" w:rsidP="001E16D9"/>
    <w:p w14:paraId="086EF90F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910" w14:textId="77777777" w:rsidR="00F340B2" w:rsidRPr="00FA62B9" w:rsidRDefault="00F340B2" w:rsidP="001E16D9"/>
    <w:p w14:paraId="086EF911" w14:textId="4D7C455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912" w14:textId="77777777" w:rsidR="00F340B2" w:rsidRPr="00FA62B9" w:rsidRDefault="00F340B2" w:rsidP="001E16D9"/>
    <w:p w14:paraId="086EF913" w14:textId="77777777" w:rsidR="00F340B2" w:rsidRPr="00FA62B9" w:rsidRDefault="00202F43" w:rsidP="001E16D9">
      <w:r w:rsidRPr="00FA62B9">
        <w:rPr>
          <w:i/>
          <w:iCs/>
        </w:rPr>
        <w:t>Warunki meteorologiczne: temperatura min 9°C, max 16°C, średnia 12.5°C; brak opadów.</w:t>
      </w:r>
    </w:p>
    <w:p w14:paraId="086EF914" w14:textId="77777777" w:rsidR="00F340B2" w:rsidRPr="00FA62B9" w:rsidRDefault="00F340B2" w:rsidP="001E16D9"/>
    <w:p w14:paraId="086EF915" w14:textId="77777777" w:rsidR="00F340B2" w:rsidRPr="00FA62B9" w:rsidRDefault="00202F43" w:rsidP="001E16D9">
      <w:r w:rsidRPr="00FA62B9">
        <w:t>Bez zdarzeń nadzwyczajnych, dyżur zakończony bez uwag.</w:t>
      </w:r>
    </w:p>
    <w:p w14:paraId="086EF916" w14:textId="77777777" w:rsidR="00F340B2" w:rsidRPr="00FA62B9" w:rsidRDefault="00F340B2" w:rsidP="001E16D9"/>
    <w:p w14:paraId="086EF917" w14:textId="65E62A68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918" w14:textId="353B0D5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17.09.2024</w:t>
      </w:r>
      <w:ins w:id="151" w:author="Reviewer" w:date="2025-11-14T08:58:00Z">
        <w:r w:rsidR="000608C5" w:rsidRPr="000B5157">
          <w:rPr>
            <w:i/>
            <w:iCs/>
            <w:noProof/>
            <w:sz w:val="20"/>
            <w:szCs w:val="20"/>
          </w:rPr>
          <w:drawing>
            <wp:inline distT="0" distB="0" distL="0" distR="0" wp14:anchorId="357BA151" wp14:editId="62E86AAE">
              <wp:extent cx="1943100" cy="469618"/>
              <wp:effectExtent l="0" t="0" r="0" b="6985"/>
              <wp:docPr id="959263974" name="Obraz 959263974" descr="C:\Users\User\Desktop\podpis AN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esktop\podpis AN.jpg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6192" cy="4848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86EF919" w14:textId="773232CD" w:rsidR="00F340B2" w:rsidRPr="00FA62B9" w:rsidRDefault="00202F43" w:rsidP="001E16D9">
      <w:r w:rsidRPr="00FA62B9">
        <w:t>___</w:t>
      </w:r>
    </w:p>
    <w:p w14:paraId="3355B4C4" w14:textId="77777777" w:rsidR="00552A69" w:rsidRPr="00FA62B9" w:rsidRDefault="00552A69">
      <w:r w:rsidRPr="00FA62B9">
        <w:br w:type="page"/>
      </w:r>
    </w:p>
    <w:p w14:paraId="086EF91A" w14:textId="65D680FE" w:rsidR="00F340B2" w:rsidRPr="00FA62B9" w:rsidRDefault="00202F43" w:rsidP="001E16D9">
      <w:r w:rsidRPr="00FA62B9">
        <w:lastRenderedPageBreak/>
        <w:t>18 września 2024 r., środa</w:t>
      </w:r>
    </w:p>
    <w:p w14:paraId="3F62C022" w14:textId="77583C7C" w:rsidR="00BC68FE" w:rsidRPr="00FA62B9" w:rsidRDefault="00BC68FE" w:rsidP="000608C5">
      <w:r w:rsidRPr="00FA62B9">
        <w:t>Dyżurni: Anna Kosoń</w:t>
      </w:r>
      <w:r w:rsidR="006F5C84" w:rsidRPr="00FA62B9">
        <w:t xml:space="preserve">, Paweł </w:t>
      </w:r>
      <w:proofErr w:type="spellStart"/>
      <w:r w:rsidR="006F5C84" w:rsidRPr="00FA62B9">
        <w:t>Kojs</w:t>
      </w:r>
      <w:proofErr w:type="spellEnd"/>
      <w:r w:rsidRPr="00FA62B9">
        <w:t xml:space="preserve"> i </w:t>
      </w:r>
      <w:del w:id="152" w:author="Reviewer" w:date="2025-11-14T08:58:00Z">
        <w:r w:rsidRPr="00FA62B9" w:rsidDel="000608C5">
          <w:delText>Lucjan Świder</w:delText>
        </w:r>
      </w:del>
      <w:ins w:id="153" w:author="Reviewer" w:date="2025-11-14T08:58:00Z">
        <w:r w:rsidR="000608C5">
          <w:t>Arkadiusz Nowak</w:t>
        </w:r>
      </w:ins>
      <w:r w:rsidRPr="00FA62B9">
        <w:t xml:space="preserve"> </w:t>
      </w:r>
    </w:p>
    <w:p w14:paraId="086EF91B" w14:textId="154D5018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91C" w14:textId="77777777" w:rsidR="00F340B2" w:rsidRPr="00FA62B9" w:rsidRDefault="00F340B2" w:rsidP="001E16D9"/>
    <w:p w14:paraId="086EF91D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91E" w14:textId="77777777" w:rsidR="00F340B2" w:rsidRPr="00FA62B9" w:rsidRDefault="00F340B2" w:rsidP="001E16D9"/>
    <w:p w14:paraId="086EF91F" w14:textId="121211F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+12°C), kontrola systemu wodociągowego (zawory, węże, pompy). System sprawny, bez wycieków.</w:t>
      </w:r>
    </w:p>
    <w:p w14:paraId="086EF920" w14:textId="77777777" w:rsidR="00F340B2" w:rsidRPr="00FA62B9" w:rsidRDefault="00F340B2" w:rsidP="001E16D9"/>
    <w:p w14:paraId="086EF921" w14:textId="40B795ED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922" w14:textId="77777777" w:rsidR="00F340B2" w:rsidRPr="00FA62B9" w:rsidRDefault="00F340B2" w:rsidP="001E16D9"/>
    <w:p w14:paraId="086EF923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924" w14:textId="77777777" w:rsidR="00F340B2" w:rsidRPr="00FA62B9" w:rsidRDefault="00F340B2" w:rsidP="001E16D9"/>
    <w:p w14:paraId="086EF925" w14:textId="43DB5E0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926" w14:textId="77777777" w:rsidR="00F340B2" w:rsidRPr="00FA62B9" w:rsidRDefault="00F340B2" w:rsidP="001E16D9"/>
    <w:p w14:paraId="086EF927" w14:textId="77777777" w:rsidR="00F340B2" w:rsidRPr="00FA62B9" w:rsidRDefault="00202F43" w:rsidP="001E16D9">
      <w:r w:rsidRPr="00FA62B9">
        <w:rPr>
          <w:i/>
          <w:iCs/>
        </w:rPr>
        <w:t>Warunki meteorologiczne: temperatura min 8°C, max 16°C, średnia 12°C; brak opadów.</w:t>
      </w:r>
    </w:p>
    <w:p w14:paraId="086EF928" w14:textId="77777777" w:rsidR="00F340B2" w:rsidRPr="00FA62B9" w:rsidRDefault="00F340B2" w:rsidP="001E16D9"/>
    <w:p w14:paraId="086EF929" w14:textId="77777777" w:rsidR="00F340B2" w:rsidRPr="00FA62B9" w:rsidRDefault="00202F43" w:rsidP="001E16D9">
      <w:r w:rsidRPr="00FA62B9">
        <w:t>Bez zdarzeń nadzwyczajnych, dyżur zakończony bez uwag.</w:t>
      </w:r>
    </w:p>
    <w:p w14:paraId="086EF92A" w14:textId="77777777" w:rsidR="00F340B2" w:rsidRPr="00FA62B9" w:rsidRDefault="00F340B2" w:rsidP="001E16D9"/>
    <w:p w14:paraId="086EF92B" w14:textId="5BD3E7EB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92C" w14:textId="09516F4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18.09.2024</w:t>
      </w:r>
      <w:ins w:id="154" w:author="Reviewer" w:date="2025-11-14T08:58:00Z">
        <w:r w:rsidR="000608C5" w:rsidRPr="000B5157">
          <w:rPr>
            <w:i/>
            <w:iCs/>
            <w:noProof/>
            <w:sz w:val="20"/>
            <w:szCs w:val="20"/>
          </w:rPr>
          <w:drawing>
            <wp:inline distT="0" distB="0" distL="0" distR="0" wp14:anchorId="1426B702" wp14:editId="2C4794C1">
              <wp:extent cx="1943100" cy="469618"/>
              <wp:effectExtent l="0" t="0" r="0" b="6985"/>
              <wp:docPr id="959263975" name="Obraz 959263975" descr="C:\Users\User\Desktop\podpis AN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esktop\podpis AN.jpg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6192" cy="4848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86EF92D" w14:textId="04E213ED" w:rsidR="00F340B2" w:rsidRPr="00FA62B9" w:rsidRDefault="00202F43" w:rsidP="001E16D9">
      <w:r w:rsidRPr="00FA62B9">
        <w:t>___</w:t>
      </w:r>
    </w:p>
    <w:p w14:paraId="1A9FA7FC" w14:textId="77777777" w:rsidR="00552A69" w:rsidRPr="00FA62B9" w:rsidRDefault="00552A69">
      <w:r w:rsidRPr="00FA62B9">
        <w:br w:type="page"/>
      </w:r>
    </w:p>
    <w:p w14:paraId="086EF92E" w14:textId="1ADDA41E" w:rsidR="00F340B2" w:rsidRPr="00FA62B9" w:rsidRDefault="00202F43" w:rsidP="001E16D9">
      <w:r w:rsidRPr="00FA62B9">
        <w:lastRenderedPageBreak/>
        <w:t>19 września 2024 r., czwartek</w:t>
      </w:r>
    </w:p>
    <w:p w14:paraId="08A25E65" w14:textId="34D868DF" w:rsidR="00BC68FE" w:rsidRPr="00FA62B9" w:rsidRDefault="00BC68FE" w:rsidP="000608C5">
      <w:r w:rsidRPr="00FA62B9">
        <w:t xml:space="preserve">Dyżurni: Anna Kosoń i </w:t>
      </w:r>
      <w:del w:id="155" w:author="Reviewer" w:date="2025-11-14T08:58:00Z">
        <w:r w:rsidRPr="00FA62B9" w:rsidDel="000608C5">
          <w:delText>Lucjan Świder</w:delText>
        </w:r>
      </w:del>
      <w:ins w:id="156" w:author="Reviewer" w:date="2025-11-14T08:58:00Z">
        <w:r w:rsidR="000608C5">
          <w:t>Arkadiusz Nowak</w:t>
        </w:r>
      </w:ins>
      <w:r w:rsidRPr="00FA62B9">
        <w:t xml:space="preserve"> </w:t>
      </w:r>
    </w:p>
    <w:p w14:paraId="086EF92F" w14:textId="5BA52DE5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930" w14:textId="77777777" w:rsidR="00F340B2" w:rsidRPr="00FA62B9" w:rsidRDefault="00F340B2" w:rsidP="001E16D9"/>
    <w:p w14:paraId="086EF931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932" w14:textId="77777777" w:rsidR="00F340B2" w:rsidRPr="00FA62B9" w:rsidRDefault="00F340B2" w:rsidP="001E16D9"/>
    <w:p w14:paraId="086EF933" w14:textId="2B655E6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+12°C), kontrola systemu wodociągowego (zawory, węże, pompy). System sprawny, bez wycieków.</w:t>
      </w:r>
    </w:p>
    <w:p w14:paraId="086EF934" w14:textId="77777777" w:rsidR="00F340B2" w:rsidRPr="00FA62B9" w:rsidRDefault="00F340B2" w:rsidP="001E16D9"/>
    <w:p w14:paraId="086EF93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936" w14:textId="77777777" w:rsidR="00F340B2" w:rsidRPr="00FA62B9" w:rsidRDefault="00F340B2" w:rsidP="001E16D9"/>
    <w:p w14:paraId="086EF937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938" w14:textId="77777777" w:rsidR="00F340B2" w:rsidRPr="00FA62B9" w:rsidRDefault="00F340B2" w:rsidP="001E16D9"/>
    <w:p w14:paraId="086EF939" w14:textId="64CB02B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93A" w14:textId="77777777" w:rsidR="00F340B2" w:rsidRPr="00FA62B9" w:rsidRDefault="00F340B2" w:rsidP="001E16D9"/>
    <w:p w14:paraId="086EF93B" w14:textId="77777777" w:rsidR="00F340B2" w:rsidRPr="00FA62B9" w:rsidRDefault="00202F43" w:rsidP="001E16D9">
      <w:r w:rsidRPr="00FA62B9">
        <w:rPr>
          <w:i/>
          <w:iCs/>
        </w:rPr>
        <w:t>Warunki meteorologiczne: temperatura min 8°C, max 16°C, średnia 12°C; brak opadów.</w:t>
      </w:r>
    </w:p>
    <w:p w14:paraId="086EF93C" w14:textId="77777777" w:rsidR="00F340B2" w:rsidRPr="00FA62B9" w:rsidRDefault="00F340B2" w:rsidP="001E16D9"/>
    <w:p w14:paraId="086EF93D" w14:textId="77777777" w:rsidR="00F340B2" w:rsidRPr="00FA62B9" w:rsidRDefault="00202F43" w:rsidP="001E16D9">
      <w:r w:rsidRPr="00FA62B9">
        <w:t>Bez zdarzeń nadzwyczajnych, dyżur zakończony bez uwag.</w:t>
      </w:r>
    </w:p>
    <w:p w14:paraId="086EF93E" w14:textId="77777777" w:rsidR="00F340B2" w:rsidRPr="00FA62B9" w:rsidRDefault="00F340B2" w:rsidP="001E16D9"/>
    <w:p w14:paraId="086EF93F" w14:textId="70232910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940" w14:textId="51227F76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19.09.2024</w:t>
      </w:r>
      <w:ins w:id="157" w:author="Reviewer" w:date="2025-11-14T08:58:00Z">
        <w:r w:rsidR="000608C5" w:rsidRPr="000B5157">
          <w:rPr>
            <w:i/>
            <w:iCs/>
            <w:noProof/>
            <w:sz w:val="20"/>
            <w:szCs w:val="20"/>
          </w:rPr>
          <w:drawing>
            <wp:inline distT="0" distB="0" distL="0" distR="0" wp14:anchorId="3380B96B" wp14:editId="6C5618C2">
              <wp:extent cx="1943100" cy="469618"/>
              <wp:effectExtent l="0" t="0" r="0" b="6985"/>
              <wp:docPr id="959263976" name="Obraz 959263976" descr="C:\Users\User\Desktop\podpis AN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esktop\podpis AN.jpg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6192" cy="4848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86EF941" w14:textId="4C28FE22" w:rsidR="00F340B2" w:rsidRPr="00FA62B9" w:rsidRDefault="00202F43" w:rsidP="001E16D9">
      <w:r w:rsidRPr="00FA62B9">
        <w:t>___</w:t>
      </w:r>
    </w:p>
    <w:p w14:paraId="5C6C66EA" w14:textId="77777777" w:rsidR="00552A69" w:rsidRPr="00FA62B9" w:rsidRDefault="00552A69">
      <w:r w:rsidRPr="00FA62B9">
        <w:br w:type="page"/>
      </w:r>
    </w:p>
    <w:p w14:paraId="086EF942" w14:textId="1B992404" w:rsidR="00F340B2" w:rsidRPr="00FA62B9" w:rsidRDefault="00202F43" w:rsidP="001E16D9">
      <w:r w:rsidRPr="00FA62B9">
        <w:lastRenderedPageBreak/>
        <w:t>20 września 2024 r., piątek</w:t>
      </w:r>
    </w:p>
    <w:p w14:paraId="24787988" w14:textId="57E70008" w:rsidR="00833CC4" w:rsidRPr="00FA62B9" w:rsidRDefault="00833CC4" w:rsidP="000608C5">
      <w:r w:rsidRPr="00FA62B9">
        <w:t xml:space="preserve">Dyżurni oddający: Anna Kosoń i </w:t>
      </w:r>
      <w:del w:id="158" w:author="Reviewer" w:date="2025-11-14T08:58:00Z">
        <w:r w:rsidRPr="00FA62B9" w:rsidDel="000608C5">
          <w:delText>Lucjan Świder</w:delText>
        </w:r>
      </w:del>
      <w:ins w:id="159" w:author="Reviewer" w:date="2025-11-14T08:58:00Z">
        <w:r w:rsidR="000608C5">
          <w:t>Arkadiusz Nowak</w:t>
        </w:r>
      </w:ins>
      <w:r w:rsidRPr="00FA62B9">
        <w:t xml:space="preserve"> </w:t>
      </w:r>
    </w:p>
    <w:p w14:paraId="3CDB1D4A" w14:textId="77A35141" w:rsidR="00833CC4" w:rsidRPr="00FA62B9" w:rsidRDefault="00833CC4" w:rsidP="00833CC4">
      <w:r w:rsidRPr="00FA62B9">
        <w:t xml:space="preserve">Dyżurni przyjmujący: Paweł Kojs </w:t>
      </w:r>
      <w:r w:rsidR="0042442A" w:rsidRPr="00FA62B9">
        <w:t>i Maciej Jabłoński</w:t>
      </w:r>
    </w:p>
    <w:p w14:paraId="086EF943" w14:textId="790B2F94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944" w14:textId="77777777" w:rsidR="00F340B2" w:rsidRPr="00FA62B9" w:rsidRDefault="00F340B2" w:rsidP="001E16D9"/>
    <w:p w14:paraId="086EF945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946" w14:textId="77777777" w:rsidR="00F340B2" w:rsidRPr="00FA62B9" w:rsidRDefault="00F340B2" w:rsidP="001E16D9"/>
    <w:p w14:paraId="086EF947" w14:textId="4920A06F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+12°C), kontrola systemu wodociągowego (zawory, węże, pompy). System sprawny, bez wycieków.</w:t>
      </w:r>
    </w:p>
    <w:p w14:paraId="086EF948" w14:textId="77777777" w:rsidR="00F340B2" w:rsidRPr="00FA62B9" w:rsidRDefault="00F340B2" w:rsidP="001E16D9"/>
    <w:p w14:paraId="086EF949" w14:textId="2AB6824B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 xml:space="preserve">Wykonanie drobnych napraw, usuniecie podkopów lisów i borsuków. </w:t>
      </w:r>
    </w:p>
    <w:p w14:paraId="086EF94A" w14:textId="77777777" w:rsidR="00F340B2" w:rsidRPr="00FA62B9" w:rsidRDefault="00F340B2" w:rsidP="001E16D9"/>
    <w:p w14:paraId="086EF94B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94C" w14:textId="77777777" w:rsidR="00F340B2" w:rsidRPr="00FA62B9" w:rsidRDefault="00F340B2" w:rsidP="001E16D9"/>
    <w:p w14:paraId="086EF94D" w14:textId="21CA5774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94E" w14:textId="77777777" w:rsidR="00F340B2" w:rsidRPr="00FA62B9" w:rsidRDefault="00F340B2" w:rsidP="001E16D9"/>
    <w:p w14:paraId="086EF94F" w14:textId="1EA92B3F" w:rsidR="00F340B2" w:rsidRPr="00FA62B9" w:rsidRDefault="00202F43" w:rsidP="001E16D9">
      <w:r w:rsidRPr="00FA62B9">
        <w:t xml:space="preserve">Czynności tygodniowe: Koszenie terenów zielonych. Kontrola systemu nawadniania. Monitoring stanu pastwisk. Obserwacja </w:t>
      </w:r>
      <w:r w:rsidR="00E44599" w:rsidRPr="00FA62B9">
        <w:t>łań i cieląt</w:t>
      </w:r>
      <w:r w:rsidRPr="00FA62B9">
        <w:t>.</w:t>
      </w:r>
    </w:p>
    <w:p w14:paraId="086EF950" w14:textId="77777777" w:rsidR="00F340B2" w:rsidRPr="00FA62B9" w:rsidRDefault="00F340B2" w:rsidP="001E16D9"/>
    <w:p w14:paraId="086EF951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F952" w14:textId="77777777" w:rsidR="00F340B2" w:rsidRPr="00FA62B9" w:rsidRDefault="00F340B2" w:rsidP="001E16D9"/>
    <w:p w14:paraId="086EF953" w14:textId="77777777" w:rsidR="00F340B2" w:rsidRPr="00FA62B9" w:rsidRDefault="00202F43" w:rsidP="001E16D9">
      <w:r w:rsidRPr="00FA62B9">
        <w:rPr>
          <w:i/>
          <w:iCs/>
        </w:rPr>
        <w:t>Warunki meteorologiczne: temperatura min 8°C, max 16°C, średnia 12°C; brak opadów.</w:t>
      </w:r>
    </w:p>
    <w:p w14:paraId="086EF954" w14:textId="77777777" w:rsidR="00F340B2" w:rsidRPr="00FA62B9" w:rsidRDefault="00F340B2" w:rsidP="001E16D9"/>
    <w:p w14:paraId="086EF955" w14:textId="77777777" w:rsidR="00F340B2" w:rsidRPr="00FA62B9" w:rsidRDefault="00202F43" w:rsidP="001E16D9">
      <w:r w:rsidRPr="00FA62B9">
        <w:t>Bez zdarzeń nadzwyczajnych, dyżur zakończony bez uwag.</w:t>
      </w:r>
    </w:p>
    <w:p w14:paraId="086EF956" w14:textId="77777777" w:rsidR="00F340B2" w:rsidRPr="00FA62B9" w:rsidRDefault="00F340B2" w:rsidP="001E16D9"/>
    <w:p w14:paraId="086EF957" w14:textId="3E00B0FB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E44599" w:rsidRPr="00FA62B9">
        <w:rPr>
          <w:noProof/>
        </w:rPr>
        <w:drawing>
          <wp:inline distT="0" distB="0" distL="0" distR="0" wp14:anchorId="71A40CD1" wp14:editId="3D8C94F4">
            <wp:extent cx="1095375" cy="565454"/>
            <wp:effectExtent l="0" t="0" r="0" b="6350"/>
            <wp:docPr id="582569664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ins w:id="160" w:author="Reviewer" w:date="2025-11-14T08:58:00Z">
        <w:r w:rsidR="000608C5" w:rsidRPr="000B5157">
          <w:rPr>
            <w:i/>
            <w:iCs/>
            <w:noProof/>
            <w:sz w:val="20"/>
            <w:szCs w:val="20"/>
          </w:rPr>
          <w:drawing>
            <wp:inline distT="0" distB="0" distL="0" distR="0" wp14:anchorId="3B92533E" wp14:editId="779044FE">
              <wp:extent cx="1943100" cy="469618"/>
              <wp:effectExtent l="0" t="0" r="0" b="6985"/>
              <wp:docPr id="959263977" name="Obraz 959263977" descr="C:\Users\User\Desktop\podpis AN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esktop\podpis AN.jpg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6192" cy="4848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86EF958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20.09.2024</w:t>
      </w:r>
    </w:p>
    <w:p w14:paraId="086EF959" w14:textId="31C26E67" w:rsidR="00F340B2" w:rsidRPr="00FA62B9" w:rsidRDefault="00202F43" w:rsidP="001E16D9">
      <w:r w:rsidRPr="00FA62B9">
        <w:t>___</w:t>
      </w:r>
    </w:p>
    <w:p w14:paraId="4C9E58C7" w14:textId="77777777" w:rsidR="00552A69" w:rsidRPr="00FA62B9" w:rsidRDefault="00552A69">
      <w:r w:rsidRPr="00FA62B9">
        <w:br w:type="page"/>
      </w:r>
    </w:p>
    <w:p w14:paraId="086EF95A" w14:textId="52E8CFC9" w:rsidR="00F340B2" w:rsidRPr="00FA62B9" w:rsidRDefault="00202F43" w:rsidP="001E16D9">
      <w:r w:rsidRPr="00FA62B9">
        <w:lastRenderedPageBreak/>
        <w:t>21 września 2024 r., sobota</w:t>
      </w:r>
    </w:p>
    <w:p w14:paraId="0FA6523E" w14:textId="67C61B49" w:rsidR="00E96567" w:rsidRPr="00FA62B9" w:rsidRDefault="00E96567" w:rsidP="00E96567">
      <w:r w:rsidRPr="00FA62B9">
        <w:t xml:space="preserve">Dyżurni: Paweł Kojs </w:t>
      </w:r>
      <w:r w:rsidR="00457317" w:rsidRPr="00FA62B9">
        <w:t>i Maciej Jabłoński</w:t>
      </w:r>
    </w:p>
    <w:p w14:paraId="086EF95B" w14:textId="0BC63FFC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95C" w14:textId="77777777" w:rsidR="00F340B2" w:rsidRPr="00FA62B9" w:rsidRDefault="00F340B2" w:rsidP="001E16D9"/>
    <w:p w14:paraId="086EF95D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95E" w14:textId="77777777" w:rsidR="00F340B2" w:rsidRPr="00FA62B9" w:rsidRDefault="00F340B2" w:rsidP="001E16D9"/>
    <w:p w14:paraId="086EF95F" w14:textId="38F6E60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+12°C), kontrola systemu wodociągowego (zawory, węże, pompy). System sprawny, bez wycieków.</w:t>
      </w:r>
    </w:p>
    <w:p w14:paraId="086EF960" w14:textId="77777777" w:rsidR="00F340B2" w:rsidRPr="00FA62B9" w:rsidRDefault="00F340B2" w:rsidP="001E16D9"/>
    <w:p w14:paraId="086EF961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962" w14:textId="77777777" w:rsidR="00F340B2" w:rsidRPr="00FA62B9" w:rsidRDefault="00F340B2" w:rsidP="001E16D9"/>
    <w:p w14:paraId="086EF963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964" w14:textId="77777777" w:rsidR="00F340B2" w:rsidRPr="00FA62B9" w:rsidRDefault="00F340B2" w:rsidP="001E16D9"/>
    <w:p w14:paraId="086EF965" w14:textId="4171563D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966" w14:textId="77777777" w:rsidR="00F340B2" w:rsidRPr="00FA62B9" w:rsidRDefault="00F340B2" w:rsidP="001E16D9"/>
    <w:p w14:paraId="086EF967" w14:textId="77777777" w:rsidR="00F340B2" w:rsidRPr="00FA62B9" w:rsidRDefault="00202F43" w:rsidP="001E16D9">
      <w:r w:rsidRPr="00FA62B9">
        <w:rPr>
          <w:i/>
          <w:iCs/>
        </w:rPr>
        <w:t>Warunki meteorologiczne: temperatura min 7°C, max 17°C, średnia 12°C; brak opadów.</w:t>
      </w:r>
    </w:p>
    <w:p w14:paraId="086EF968" w14:textId="77777777" w:rsidR="00F340B2" w:rsidRPr="00FA62B9" w:rsidRDefault="00F340B2" w:rsidP="001E16D9"/>
    <w:p w14:paraId="086EF969" w14:textId="77777777" w:rsidR="00F340B2" w:rsidRPr="00FA62B9" w:rsidRDefault="00202F43" w:rsidP="001E16D9">
      <w:r w:rsidRPr="00FA62B9">
        <w:t>Bez zdarzeń nadzwyczajnych, dyżur zakończony bez uwag.</w:t>
      </w:r>
    </w:p>
    <w:p w14:paraId="086EF96A" w14:textId="77777777" w:rsidR="00F340B2" w:rsidRPr="00FA62B9" w:rsidRDefault="00F340B2" w:rsidP="001E16D9"/>
    <w:p w14:paraId="086EF96B" w14:textId="0B1238F7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E44599" w:rsidRPr="00FA62B9">
        <w:rPr>
          <w:noProof/>
        </w:rPr>
        <w:drawing>
          <wp:inline distT="0" distB="0" distL="0" distR="0" wp14:anchorId="3DF56DAD" wp14:editId="0B7D4FBB">
            <wp:extent cx="1095375" cy="565454"/>
            <wp:effectExtent l="0" t="0" r="0" b="6350"/>
            <wp:docPr id="621380609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96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21.09.2024</w:t>
      </w:r>
    </w:p>
    <w:p w14:paraId="086EF96D" w14:textId="4CFF32E1" w:rsidR="00F340B2" w:rsidRPr="00FA62B9" w:rsidRDefault="00202F43" w:rsidP="001E16D9">
      <w:r w:rsidRPr="00FA62B9">
        <w:t>___</w:t>
      </w:r>
    </w:p>
    <w:p w14:paraId="060F41E8" w14:textId="77777777" w:rsidR="00552A69" w:rsidRPr="00FA62B9" w:rsidRDefault="00552A69">
      <w:r w:rsidRPr="00FA62B9">
        <w:br w:type="page"/>
      </w:r>
    </w:p>
    <w:p w14:paraId="086EF96E" w14:textId="4BD9D383" w:rsidR="00F340B2" w:rsidRPr="00FA62B9" w:rsidRDefault="00202F43" w:rsidP="001E16D9">
      <w:r w:rsidRPr="00FA62B9">
        <w:lastRenderedPageBreak/>
        <w:t>22 września 2024 r., niedziela</w:t>
      </w:r>
    </w:p>
    <w:p w14:paraId="33094C31" w14:textId="1DBF5064" w:rsidR="00E96567" w:rsidRPr="00FA62B9" w:rsidRDefault="00E96567" w:rsidP="00E96567">
      <w:r w:rsidRPr="00FA62B9">
        <w:t xml:space="preserve">Dyżurni: Paweł Kojs i </w:t>
      </w:r>
      <w:r w:rsidR="00457317" w:rsidRPr="00FA62B9">
        <w:t>Maciej Jabłoński</w:t>
      </w:r>
    </w:p>
    <w:p w14:paraId="086EF96F" w14:textId="13F5A3D9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970" w14:textId="77777777" w:rsidR="00F340B2" w:rsidRPr="00FA62B9" w:rsidRDefault="00F340B2" w:rsidP="001E16D9"/>
    <w:p w14:paraId="086EF971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972" w14:textId="77777777" w:rsidR="00F340B2" w:rsidRPr="00FA62B9" w:rsidRDefault="00F340B2" w:rsidP="001E16D9"/>
    <w:p w14:paraId="086EF973" w14:textId="03DEAF2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+12°C), kontrola systemu wodociągowego (zawory, węże, pompy). System sprawny, bez wycieków.</w:t>
      </w:r>
    </w:p>
    <w:p w14:paraId="086EF974" w14:textId="77777777" w:rsidR="00F340B2" w:rsidRPr="00FA62B9" w:rsidRDefault="00F340B2" w:rsidP="001E16D9"/>
    <w:p w14:paraId="086EF97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976" w14:textId="77777777" w:rsidR="00F340B2" w:rsidRPr="00FA62B9" w:rsidRDefault="00F340B2" w:rsidP="001E16D9"/>
    <w:p w14:paraId="086EF977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978" w14:textId="77777777" w:rsidR="00F340B2" w:rsidRPr="00FA62B9" w:rsidRDefault="00F340B2" w:rsidP="001E16D9"/>
    <w:p w14:paraId="086EF979" w14:textId="704F459D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97A" w14:textId="77777777" w:rsidR="00F340B2" w:rsidRPr="00FA62B9" w:rsidRDefault="00F340B2" w:rsidP="001E16D9"/>
    <w:p w14:paraId="086EF97B" w14:textId="77777777" w:rsidR="00F340B2" w:rsidRPr="00FA62B9" w:rsidRDefault="00202F43" w:rsidP="001E16D9">
      <w:r w:rsidRPr="00FA62B9">
        <w:rPr>
          <w:i/>
          <w:iCs/>
        </w:rPr>
        <w:t>Warunki meteorologiczne: temperatura min 7°C, max 17°C, średnia 12°C; brak opadów.</w:t>
      </w:r>
    </w:p>
    <w:p w14:paraId="086EF97C" w14:textId="77777777" w:rsidR="00F340B2" w:rsidRPr="00FA62B9" w:rsidRDefault="00F340B2" w:rsidP="001E16D9"/>
    <w:p w14:paraId="086EF97D" w14:textId="77777777" w:rsidR="00F340B2" w:rsidRPr="00FA62B9" w:rsidRDefault="00202F43" w:rsidP="001E16D9">
      <w:r w:rsidRPr="00FA62B9">
        <w:t>Bez zdarzeń nadzwyczajnych, dyżur zakończony bez uwag.</w:t>
      </w:r>
    </w:p>
    <w:p w14:paraId="086EF97E" w14:textId="77777777" w:rsidR="00F340B2" w:rsidRPr="00FA62B9" w:rsidRDefault="00F340B2" w:rsidP="001E16D9"/>
    <w:p w14:paraId="086EF97F" w14:textId="754FB6DB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E44599" w:rsidRPr="00FA62B9">
        <w:rPr>
          <w:noProof/>
        </w:rPr>
        <w:drawing>
          <wp:inline distT="0" distB="0" distL="0" distR="0" wp14:anchorId="12BF4BE0" wp14:editId="4FCE7C22">
            <wp:extent cx="1095375" cy="565454"/>
            <wp:effectExtent l="0" t="0" r="0" b="6350"/>
            <wp:docPr id="178481767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98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22.09.2024</w:t>
      </w:r>
    </w:p>
    <w:p w14:paraId="086EF981" w14:textId="0303090B" w:rsidR="00F340B2" w:rsidRPr="00FA62B9" w:rsidRDefault="00202F43" w:rsidP="001E16D9">
      <w:r w:rsidRPr="00FA62B9">
        <w:t>___</w:t>
      </w:r>
    </w:p>
    <w:p w14:paraId="0C3F9A2F" w14:textId="77777777" w:rsidR="00552A69" w:rsidRPr="00FA62B9" w:rsidRDefault="00552A69">
      <w:r w:rsidRPr="00FA62B9">
        <w:br w:type="page"/>
      </w:r>
    </w:p>
    <w:p w14:paraId="086EF982" w14:textId="02E780F8" w:rsidR="00F340B2" w:rsidRPr="00FA62B9" w:rsidRDefault="00202F43" w:rsidP="001E16D9">
      <w:r w:rsidRPr="00FA62B9">
        <w:lastRenderedPageBreak/>
        <w:t>23 września 2024 r., poniedziałek</w:t>
      </w:r>
    </w:p>
    <w:p w14:paraId="5C936BBC" w14:textId="4D6ED0BE" w:rsidR="00A95FF7" w:rsidRPr="00FA62B9" w:rsidRDefault="00A95FF7" w:rsidP="00A95FF7">
      <w:r w:rsidRPr="00FA62B9">
        <w:t xml:space="preserve">Dyżurni oddający: Paweł Kojs i </w:t>
      </w:r>
      <w:r w:rsidR="0042442A" w:rsidRPr="00FA62B9">
        <w:t>Anna Kosoń</w:t>
      </w:r>
    </w:p>
    <w:p w14:paraId="1E990309" w14:textId="77777777" w:rsidR="00A95FF7" w:rsidRPr="00FA62B9" w:rsidRDefault="00A95FF7" w:rsidP="00A95FF7">
      <w:r w:rsidRPr="00FA62B9">
        <w:t xml:space="preserve">Dyżurni przyjmujący: Anna Kosoń i Lucjan Świder </w:t>
      </w:r>
    </w:p>
    <w:p w14:paraId="086EF983" w14:textId="6FF01984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F984" w14:textId="77777777" w:rsidR="00F340B2" w:rsidRPr="00FA62B9" w:rsidRDefault="00F340B2" w:rsidP="001E16D9"/>
    <w:p w14:paraId="086EF985" w14:textId="77777777" w:rsidR="00F340B2" w:rsidRPr="00FA62B9" w:rsidRDefault="00202F43" w:rsidP="001E16D9">
      <w:r w:rsidRPr="00FA62B9">
        <w:t>Liczenie zwierząt: ~600 jeleniowatych + ~50 owiec w kwaterach. Wszystkie zwierzęta w dobrym stanie zdrowia.</w:t>
      </w:r>
    </w:p>
    <w:p w14:paraId="086EF986" w14:textId="77777777" w:rsidR="00F340B2" w:rsidRPr="00FA62B9" w:rsidRDefault="00F340B2" w:rsidP="001E16D9"/>
    <w:p w14:paraId="086EF987" w14:textId="28748BCB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988" w14:textId="77777777" w:rsidR="00F340B2" w:rsidRPr="00FA62B9" w:rsidRDefault="00F340B2" w:rsidP="001E16D9"/>
    <w:p w14:paraId="086EF989" w14:textId="565FB4F6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98A" w14:textId="77777777" w:rsidR="00F340B2" w:rsidRPr="00FA62B9" w:rsidRDefault="00F340B2" w:rsidP="001E16D9"/>
    <w:p w14:paraId="086EF98B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98C" w14:textId="77777777" w:rsidR="00F340B2" w:rsidRPr="00FA62B9" w:rsidRDefault="00F340B2" w:rsidP="001E16D9"/>
    <w:p w14:paraId="086EF98D" w14:textId="4F72B05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+12.5°C), kontrola systemu wodociągowego (zawory, węże, pompy). System sprawny, bez wycieków.</w:t>
      </w:r>
    </w:p>
    <w:p w14:paraId="086EF98E" w14:textId="77777777" w:rsidR="00F340B2" w:rsidRPr="00FA62B9" w:rsidRDefault="00F340B2" w:rsidP="001E16D9"/>
    <w:p w14:paraId="086EF98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990" w14:textId="77777777" w:rsidR="00F340B2" w:rsidRPr="00FA62B9" w:rsidRDefault="00F340B2" w:rsidP="001E16D9"/>
    <w:p w14:paraId="086EF991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992" w14:textId="77777777" w:rsidR="00F340B2" w:rsidRPr="00FA62B9" w:rsidRDefault="00F340B2" w:rsidP="001E16D9"/>
    <w:p w14:paraId="086EF993" w14:textId="129EAD6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994" w14:textId="77777777" w:rsidR="00F340B2" w:rsidRPr="00FA62B9" w:rsidRDefault="00F340B2" w:rsidP="001E16D9"/>
    <w:p w14:paraId="086EF995" w14:textId="77777777" w:rsidR="00F340B2" w:rsidRPr="00FA62B9" w:rsidRDefault="00202F43" w:rsidP="001E16D9">
      <w:r w:rsidRPr="00FA62B9">
        <w:rPr>
          <w:i/>
          <w:iCs/>
        </w:rPr>
        <w:t>Warunki meteorologiczne: temperatura min 7°C, max 18°C, średnia 12.5°C; brak opadów.</w:t>
      </w:r>
    </w:p>
    <w:p w14:paraId="086EF996" w14:textId="77777777" w:rsidR="00F340B2" w:rsidRPr="00FA62B9" w:rsidRDefault="00F340B2" w:rsidP="001E16D9"/>
    <w:p w14:paraId="086EF997" w14:textId="77777777" w:rsidR="00F340B2" w:rsidRPr="00FA62B9" w:rsidRDefault="00202F43" w:rsidP="001E16D9">
      <w:r w:rsidRPr="00FA62B9">
        <w:t>Bez zdarzeń nadzwyczajnych, dyżur zakończony bez uwag.</w:t>
      </w:r>
    </w:p>
    <w:p w14:paraId="086EF998" w14:textId="77777777" w:rsidR="00F340B2" w:rsidRPr="00FA62B9" w:rsidRDefault="00F340B2" w:rsidP="001E16D9"/>
    <w:p w14:paraId="086EF999" w14:textId="267EA897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99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23.09.2024</w:t>
      </w:r>
    </w:p>
    <w:p w14:paraId="086EF99B" w14:textId="4AA73D1F" w:rsidR="00F340B2" w:rsidRPr="00FA62B9" w:rsidRDefault="00202F43" w:rsidP="001E16D9">
      <w:r w:rsidRPr="00FA62B9">
        <w:t>___</w:t>
      </w:r>
    </w:p>
    <w:p w14:paraId="5A5D0949" w14:textId="77777777" w:rsidR="00552A69" w:rsidRPr="00FA62B9" w:rsidRDefault="00552A69">
      <w:r w:rsidRPr="00FA62B9">
        <w:br w:type="page"/>
      </w:r>
    </w:p>
    <w:p w14:paraId="086EF99C" w14:textId="4A1EC930" w:rsidR="00F340B2" w:rsidRPr="00FA62B9" w:rsidRDefault="00202F43" w:rsidP="001E16D9">
      <w:r w:rsidRPr="00FA62B9">
        <w:lastRenderedPageBreak/>
        <w:t>24 września 2024 r., wtorek</w:t>
      </w:r>
    </w:p>
    <w:p w14:paraId="351CD94C" w14:textId="77777777" w:rsidR="00255496" w:rsidRPr="00FA62B9" w:rsidRDefault="00255496" w:rsidP="00255496">
      <w:r w:rsidRPr="00FA62B9">
        <w:t xml:space="preserve">Dyżurni: Anna Kosoń i Lucjan Świder </w:t>
      </w:r>
    </w:p>
    <w:p w14:paraId="086EF99D" w14:textId="22D22C5E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99E" w14:textId="77777777" w:rsidR="00F340B2" w:rsidRPr="00FA62B9" w:rsidRDefault="00F340B2" w:rsidP="001E16D9"/>
    <w:p w14:paraId="086EF99F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9A0" w14:textId="77777777" w:rsidR="00F340B2" w:rsidRPr="00FA62B9" w:rsidRDefault="00F340B2" w:rsidP="001E16D9"/>
    <w:p w14:paraId="086EF9A1" w14:textId="5151F47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+13°C), kontrola systemu wodociągowego (zawory, węże, pompy). System sprawny, bez wycieków.</w:t>
      </w:r>
    </w:p>
    <w:p w14:paraId="086EF9A2" w14:textId="77777777" w:rsidR="00F340B2" w:rsidRPr="00FA62B9" w:rsidRDefault="00F340B2" w:rsidP="001E16D9"/>
    <w:p w14:paraId="086EF9A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9A4" w14:textId="77777777" w:rsidR="00F340B2" w:rsidRPr="00FA62B9" w:rsidRDefault="00F340B2" w:rsidP="001E16D9"/>
    <w:p w14:paraId="086EF9A5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9A6" w14:textId="77777777" w:rsidR="00F340B2" w:rsidRPr="00FA62B9" w:rsidRDefault="00F340B2" w:rsidP="001E16D9"/>
    <w:p w14:paraId="086EF9A7" w14:textId="6BC4877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9A8" w14:textId="77777777" w:rsidR="00F340B2" w:rsidRPr="00FA62B9" w:rsidRDefault="00F340B2" w:rsidP="001E16D9"/>
    <w:p w14:paraId="086EF9A9" w14:textId="77777777" w:rsidR="00F340B2" w:rsidRPr="00FA62B9" w:rsidRDefault="00202F43" w:rsidP="001E16D9">
      <w:r w:rsidRPr="00FA62B9">
        <w:rPr>
          <w:i/>
          <w:iCs/>
        </w:rPr>
        <w:t>Warunki meteorologiczne: temperatura min 7°C, max 19°C, średnia 13°C; brak opadów.</w:t>
      </w:r>
    </w:p>
    <w:p w14:paraId="086EF9AA" w14:textId="77777777" w:rsidR="00F340B2" w:rsidRPr="00FA62B9" w:rsidRDefault="00F340B2" w:rsidP="001E16D9"/>
    <w:p w14:paraId="086EF9AB" w14:textId="77777777" w:rsidR="00F340B2" w:rsidRPr="00FA62B9" w:rsidRDefault="00202F43" w:rsidP="001E16D9">
      <w:r w:rsidRPr="00FA62B9">
        <w:t>Bez zdarzeń nadzwyczajnych, dyżur zakończony bez uwag.</w:t>
      </w:r>
    </w:p>
    <w:p w14:paraId="086EF9AC" w14:textId="77777777" w:rsidR="00F340B2" w:rsidRPr="00FA62B9" w:rsidRDefault="00F340B2" w:rsidP="001E16D9"/>
    <w:p w14:paraId="086EF9AD" w14:textId="0CE09FA3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9A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24.09.2024</w:t>
      </w:r>
    </w:p>
    <w:p w14:paraId="086EF9AF" w14:textId="0EA4FDA5" w:rsidR="00F340B2" w:rsidRPr="00FA62B9" w:rsidRDefault="00202F43" w:rsidP="001E16D9">
      <w:r w:rsidRPr="00FA62B9">
        <w:t>___</w:t>
      </w:r>
    </w:p>
    <w:p w14:paraId="588DDE80" w14:textId="77777777" w:rsidR="00552A69" w:rsidRPr="00FA62B9" w:rsidRDefault="00552A69">
      <w:r w:rsidRPr="00FA62B9">
        <w:br w:type="page"/>
      </w:r>
    </w:p>
    <w:p w14:paraId="086EF9B0" w14:textId="57573D73" w:rsidR="00F340B2" w:rsidRPr="00FA62B9" w:rsidRDefault="00202F43" w:rsidP="001E16D9">
      <w:r w:rsidRPr="00FA62B9">
        <w:lastRenderedPageBreak/>
        <w:t>25 września 2024 r., środa</w:t>
      </w:r>
    </w:p>
    <w:p w14:paraId="71F281AA" w14:textId="41A31481" w:rsidR="00255496" w:rsidRPr="00FA62B9" w:rsidRDefault="00255496" w:rsidP="00255496">
      <w:r w:rsidRPr="00FA62B9">
        <w:t>Dyżurni: Anna Kosoń</w:t>
      </w:r>
      <w:r w:rsidR="00413CB1" w:rsidRPr="00FA62B9">
        <w:t>, Paweł K</w:t>
      </w:r>
      <w:r w:rsidR="006F5C84" w:rsidRPr="00FA62B9">
        <w:t>o</w:t>
      </w:r>
      <w:r w:rsidR="00413CB1" w:rsidRPr="00FA62B9">
        <w:t>js</w:t>
      </w:r>
      <w:r w:rsidRPr="00FA62B9">
        <w:t xml:space="preserve"> i Lucjan Świder </w:t>
      </w:r>
    </w:p>
    <w:p w14:paraId="086EF9B1" w14:textId="4555A45B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9B2" w14:textId="77777777" w:rsidR="00F340B2" w:rsidRPr="00FA62B9" w:rsidRDefault="00F340B2" w:rsidP="001E16D9"/>
    <w:p w14:paraId="086EF9B3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9B4" w14:textId="77777777" w:rsidR="00F340B2" w:rsidRPr="00FA62B9" w:rsidRDefault="00F340B2" w:rsidP="001E16D9"/>
    <w:p w14:paraId="086EF9B5" w14:textId="156AB35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+13.5°C), kontrola systemu wodociągowego (zawory, węże, pompy). System sprawny, bez wycieków.</w:t>
      </w:r>
    </w:p>
    <w:p w14:paraId="086EF9B6" w14:textId="77777777" w:rsidR="00F340B2" w:rsidRPr="00FA62B9" w:rsidRDefault="00F340B2" w:rsidP="001E16D9"/>
    <w:p w14:paraId="086EF9B7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9B8" w14:textId="77777777" w:rsidR="00F340B2" w:rsidRPr="00FA62B9" w:rsidRDefault="00F340B2" w:rsidP="001E16D9"/>
    <w:p w14:paraId="086EF9B9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9BA" w14:textId="77777777" w:rsidR="00F340B2" w:rsidRPr="00FA62B9" w:rsidRDefault="00F340B2" w:rsidP="001E16D9"/>
    <w:p w14:paraId="086EF9BB" w14:textId="1AFE746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9BC" w14:textId="77777777" w:rsidR="00F340B2" w:rsidRPr="00FA62B9" w:rsidRDefault="00F340B2" w:rsidP="001E16D9"/>
    <w:p w14:paraId="086EF9BD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7°C, max 20°C, średnia 13.5°C;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9BE" w14:textId="77777777" w:rsidR="00F340B2" w:rsidRPr="00FA62B9" w:rsidRDefault="00F340B2" w:rsidP="001E16D9"/>
    <w:p w14:paraId="086EF9BF" w14:textId="77777777" w:rsidR="00F340B2" w:rsidRPr="00FA62B9" w:rsidRDefault="00202F43" w:rsidP="001E16D9">
      <w:r w:rsidRPr="00FA62B9">
        <w:t>Bez zdarzeń nadzwyczajnych, dyżur zakończony bez uwag.</w:t>
      </w:r>
    </w:p>
    <w:p w14:paraId="086EF9C0" w14:textId="77777777" w:rsidR="00F340B2" w:rsidRPr="00FA62B9" w:rsidRDefault="00F340B2" w:rsidP="001E16D9"/>
    <w:p w14:paraId="086EF9C1" w14:textId="6AA36D31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9C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25.09.2024</w:t>
      </w:r>
    </w:p>
    <w:p w14:paraId="086EF9C3" w14:textId="2B5324A6" w:rsidR="00F340B2" w:rsidRPr="00FA62B9" w:rsidRDefault="00202F43" w:rsidP="001E16D9">
      <w:r w:rsidRPr="00FA62B9">
        <w:t>___</w:t>
      </w:r>
    </w:p>
    <w:p w14:paraId="1FD6B304" w14:textId="77777777" w:rsidR="00552A69" w:rsidRPr="00FA62B9" w:rsidRDefault="00552A69">
      <w:r w:rsidRPr="00FA62B9">
        <w:br w:type="page"/>
      </w:r>
    </w:p>
    <w:p w14:paraId="086EF9C4" w14:textId="28EBAEE4" w:rsidR="00F340B2" w:rsidRPr="00FA62B9" w:rsidRDefault="00202F43" w:rsidP="001E16D9">
      <w:r w:rsidRPr="00FA62B9">
        <w:lastRenderedPageBreak/>
        <w:t>26 września 2024 r., czwartek</w:t>
      </w:r>
    </w:p>
    <w:p w14:paraId="6AC0AFFA" w14:textId="77777777" w:rsidR="00255496" w:rsidRPr="00FA62B9" w:rsidRDefault="00255496" w:rsidP="00255496">
      <w:r w:rsidRPr="00FA62B9">
        <w:t xml:space="preserve">Dyżurni: Anna Kosoń i Lucjan Świder </w:t>
      </w:r>
    </w:p>
    <w:p w14:paraId="086EF9C5" w14:textId="66BC2DEB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9C6" w14:textId="77777777" w:rsidR="00F340B2" w:rsidRPr="00FA62B9" w:rsidRDefault="00F340B2" w:rsidP="001E16D9"/>
    <w:p w14:paraId="086EF9C7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9C8" w14:textId="77777777" w:rsidR="00F340B2" w:rsidRPr="00FA62B9" w:rsidRDefault="00F340B2" w:rsidP="001E16D9"/>
    <w:p w14:paraId="086EF9C9" w14:textId="08DB80EF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+14°C), kontrola systemu wodociągowego (zawory, węże, pompy). System sprawny, bez wycieków.</w:t>
      </w:r>
    </w:p>
    <w:p w14:paraId="086EF9CA" w14:textId="77777777" w:rsidR="00F340B2" w:rsidRPr="00FA62B9" w:rsidRDefault="00F340B2" w:rsidP="001E16D9"/>
    <w:p w14:paraId="086EF9C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9CC" w14:textId="77777777" w:rsidR="00F340B2" w:rsidRPr="00FA62B9" w:rsidRDefault="00F340B2" w:rsidP="001E16D9"/>
    <w:p w14:paraId="086EF9CD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9CE" w14:textId="77777777" w:rsidR="00F340B2" w:rsidRPr="00FA62B9" w:rsidRDefault="00F340B2" w:rsidP="001E16D9"/>
    <w:p w14:paraId="086EF9CF" w14:textId="57268B3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9D0" w14:textId="77777777" w:rsidR="00F340B2" w:rsidRPr="00FA62B9" w:rsidRDefault="00F340B2" w:rsidP="001E16D9"/>
    <w:p w14:paraId="086EF9D1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8°C, max 20°C, średnia 14°C;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9D2" w14:textId="77777777" w:rsidR="00F340B2" w:rsidRPr="00FA62B9" w:rsidRDefault="00F340B2" w:rsidP="001E16D9"/>
    <w:p w14:paraId="086EF9D3" w14:textId="77777777" w:rsidR="00F340B2" w:rsidRPr="00FA62B9" w:rsidRDefault="00202F43" w:rsidP="001E16D9">
      <w:r w:rsidRPr="00FA62B9">
        <w:t>Bez zdarzeń nadzwyczajnych, dyżur zakończony bez uwag.</w:t>
      </w:r>
    </w:p>
    <w:p w14:paraId="086EF9D4" w14:textId="77777777" w:rsidR="00F340B2" w:rsidRPr="00FA62B9" w:rsidRDefault="00F340B2" w:rsidP="001E16D9"/>
    <w:p w14:paraId="086EF9D5" w14:textId="2FB1C155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9D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26.09.2024</w:t>
      </w:r>
    </w:p>
    <w:p w14:paraId="086EF9D7" w14:textId="6B32FD9E" w:rsidR="00F340B2" w:rsidRPr="00FA62B9" w:rsidRDefault="00202F43" w:rsidP="001E16D9">
      <w:r w:rsidRPr="00FA62B9">
        <w:t>___</w:t>
      </w:r>
    </w:p>
    <w:p w14:paraId="7BEBEABE" w14:textId="77777777" w:rsidR="00552A69" w:rsidRPr="00FA62B9" w:rsidRDefault="00552A69">
      <w:r w:rsidRPr="00FA62B9">
        <w:br w:type="page"/>
      </w:r>
    </w:p>
    <w:p w14:paraId="086EF9D8" w14:textId="3572E62D" w:rsidR="00F340B2" w:rsidRPr="00FA62B9" w:rsidRDefault="00202F43" w:rsidP="001E16D9">
      <w:r w:rsidRPr="00FA62B9">
        <w:lastRenderedPageBreak/>
        <w:t>27 września 2024 r., piątek</w:t>
      </w:r>
    </w:p>
    <w:p w14:paraId="11213A0E" w14:textId="77777777" w:rsidR="00833CC4" w:rsidRPr="00FA62B9" w:rsidRDefault="00833CC4" w:rsidP="00833CC4">
      <w:r w:rsidRPr="00FA62B9">
        <w:t xml:space="preserve">Dyżurni oddający: Anna Kosoń i Lucjan Świder </w:t>
      </w:r>
    </w:p>
    <w:p w14:paraId="42BCE096" w14:textId="71CE80A4" w:rsidR="00833CC4" w:rsidRPr="00FA62B9" w:rsidRDefault="00833CC4" w:rsidP="00833CC4">
      <w:r w:rsidRPr="00FA62B9">
        <w:t xml:space="preserve">Dyżurni przyjmujący: Paweł Kojs i </w:t>
      </w:r>
      <w:r w:rsidR="00F93F8D" w:rsidRPr="00FA62B9">
        <w:t>Piotr Zakrzewski</w:t>
      </w:r>
    </w:p>
    <w:p w14:paraId="086EF9D9" w14:textId="490C2B1D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9DA" w14:textId="77777777" w:rsidR="00F340B2" w:rsidRPr="00FA62B9" w:rsidRDefault="00F340B2" w:rsidP="001E16D9"/>
    <w:p w14:paraId="086EF9DB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9DC" w14:textId="77777777" w:rsidR="00F340B2" w:rsidRPr="00FA62B9" w:rsidRDefault="00F340B2" w:rsidP="001E16D9"/>
    <w:p w14:paraId="086EF9DD" w14:textId="311C502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+14.5°C), kontrola systemu wodociągowego (zawory, węże, pompy). System sprawny, bez wycieków.</w:t>
      </w:r>
    </w:p>
    <w:p w14:paraId="086EF9DE" w14:textId="77777777" w:rsidR="00F340B2" w:rsidRPr="00FA62B9" w:rsidRDefault="00F340B2" w:rsidP="001E16D9"/>
    <w:p w14:paraId="086EF9D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9E0" w14:textId="77777777" w:rsidR="00F340B2" w:rsidRPr="00FA62B9" w:rsidRDefault="00F340B2" w:rsidP="001E16D9"/>
    <w:p w14:paraId="086EF9E1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9E2" w14:textId="77777777" w:rsidR="00F340B2" w:rsidRPr="00FA62B9" w:rsidRDefault="00F340B2" w:rsidP="001E16D9"/>
    <w:p w14:paraId="086EF9E3" w14:textId="32C164A4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9E4" w14:textId="77777777" w:rsidR="00F340B2" w:rsidRPr="00FA62B9" w:rsidRDefault="00F340B2" w:rsidP="001E16D9"/>
    <w:p w14:paraId="086EF9E5" w14:textId="48EFCE5F" w:rsidR="00F340B2" w:rsidRPr="00FA62B9" w:rsidRDefault="00202F43" w:rsidP="001E16D9">
      <w:r w:rsidRPr="00FA62B9">
        <w:t xml:space="preserve">Czynności tygodniowe: Koszenie terenów zielonych. Kontrola systemu nawadniania. Monitoring stanu pastwisk. Obserwacja </w:t>
      </w:r>
      <w:r w:rsidR="00E44599" w:rsidRPr="00FA62B9">
        <w:t>łań i cieląt</w:t>
      </w:r>
      <w:r w:rsidRPr="00FA62B9">
        <w:t>.</w:t>
      </w:r>
    </w:p>
    <w:p w14:paraId="086EF9E6" w14:textId="77777777" w:rsidR="00F340B2" w:rsidRPr="00FA62B9" w:rsidRDefault="00F340B2" w:rsidP="001E16D9"/>
    <w:p w14:paraId="086EF9E7" w14:textId="77777777" w:rsidR="00F340B2" w:rsidRPr="00FA62B9" w:rsidRDefault="00202F43" w:rsidP="001E16D9">
      <w:r w:rsidRPr="00FA62B9">
        <w:t>Przekazanie obowiązków: Pastwiska w dobrym stanie, wszystkie naprawy wykonane, system wodociągowy sprawny, bez incydentów. Dokumenty podpisane.</w:t>
      </w:r>
    </w:p>
    <w:p w14:paraId="086EF9E8" w14:textId="77777777" w:rsidR="00F340B2" w:rsidRPr="00FA62B9" w:rsidRDefault="00F340B2" w:rsidP="001E16D9"/>
    <w:p w14:paraId="086EF9E9" w14:textId="77777777" w:rsidR="00F340B2" w:rsidRPr="00FA62B9" w:rsidRDefault="00202F43" w:rsidP="001E16D9">
      <w:r w:rsidRPr="00FA62B9">
        <w:rPr>
          <w:i/>
          <w:iCs/>
        </w:rPr>
        <w:t>Warunki meteorologiczne: temperatura min 8°C, max 21°C, średnia 14.5°C; brak opadów.</w:t>
      </w:r>
    </w:p>
    <w:p w14:paraId="086EF9EA" w14:textId="77777777" w:rsidR="00F340B2" w:rsidRPr="00FA62B9" w:rsidRDefault="00F340B2" w:rsidP="001E16D9"/>
    <w:p w14:paraId="086EF9EB" w14:textId="77777777" w:rsidR="00F340B2" w:rsidRPr="00FA62B9" w:rsidRDefault="00202F43" w:rsidP="001E16D9">
      <w:r w:rsidRPr="00FA62B9">
        <w:t>Bez zdarzeń nadzwyczajnych, dyżur zakończony bez uwag.</w:t>
      </w:r>
    </w:p>
    <w:p w14:paraId="086EF9EC" w14:textId="77777777" w:rsidR="00F340B2" w:rsidRPr="00FA62B9" w:rsidRDefault="00F340B2" w:rsidP="001E16D9"/>
    <w:p w14:paraId="086EF9ED" w14:textId="1E3897A7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E44599" w:rsidRPr="00FA62B9">
        <w:rPr>
          <w:noProof/>
        </w:rPr>
        <w:drawing>
          <wp:inline distT="0" distB="0" distL="0" distR="0" wp14:anchorId="678CE782" wp14:editId="239A4876">
            <wp:extent cx="1095375" cy="565454"/>
            <wp:effectExtent l="0" t="0" r="0" b="6350"/>
            <wp:docPr id="427547698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9E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27.09.2024</w:t>
      </w:r>
    </w:p>
    <w:p w14:paraId="086EF9EF" w14:textId="3E352821" w:rsidR="00F340B2" w:rsidRPr="00FA62B9" w:rsidRDefault="00202F43" w:rsidP="001E16D9">
      <w:r w:rsidRPr="00FA62B9">
        <w:t>___</w:t>
      </w:r>
    </w:p>
    <w:p w14:paraId="2FF967BB" w14:textId="77777777" w:rsidR="00552A69" w:rsidRPr="00FA62B9" w:rsidRDefault="00552A69">
      <w:r w:rsidRPr="00FA62B9">
        <w:br w:type="page"/>
      </w:r>
    </w:p>
    <w:p w14:paraId="086EF9F0" w14:textId="6DC887F2" w:rsidR="00F340B2" w:rsidRPr="00FA62B9" w:rsidRDefault="00202F43" w:rsidP="001E16D9">
      <w:r w:rsidRPr="00FA62B9">
        <w:lastRenderedPageBreak/>
        <w:t>28 września 2024 r., sobota</w:t>
      </w:r>
    </w:p>
    <w:p w14:paraId="0B799C35" w14:textId="48CCB011" w:rsidR="00E96567" w:rsidRPr="00FA62B9" w:rsidRDefault="00E96567" w:rsidP="00E96567">
      <w:r w:rsidRPr="00FA62B9">
        <w:t xml:space="preserve">Dyżurni: Paweł Kojs i </w:t>
      </w:r>
      <w:r w:rsidR="00F93F8D" w:rsidRPr="00FA62B9">
        <w:t>Piotr Zakrzewski</w:t>
      </w:r>
    </w:p>
    <w:p w14:paraId="086EF9F1" w14:textId="69B6FA2C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9F2" w14:textId="77777777" w:rsidR="00F340B2" w:rsidRPr="00FA62B9" w:rsidRDefault="00F340B2" w:rsidP="001E16D9"/>
    <w:p w14:paraId="086EF9F3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9F4" w14:textId="77777777" w:rsidR="00F340B2" w:rsidRPr="00FA62B9" w:rsidRDefault="00F340B2" w:rsidP="001E16D9"/>
    <w:p w14:paraId="086EF9F5" w14:textId="6B75384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+15.5°C), kontrola systemu wodociągowego (zawory, węże, pompy). System sprawny, bez wycieków.</w:t>
      </w:r>
    </w:p>
    <w:p w14:paraId="086EF9F6" w14:textId="77777777" w:rsidR="00F340B2" w:rsidRPr="00FA62B9" w:rsidRDefault="00F340B2" w:rsidP="001E16D9"/>
    <w:p w14:paraId="086EF9F7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9F8" w14:textId="77777777" w:rsidR="00F340B2" w:rsidRPr="00FA62B9" w:rsidRDefault="00F340B2" w:rsidP="001E16D9"/>
    <w:p w14:paraId="086EF9F9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9FA" w14:textId="77777777" w:rsidR="00F340B2" w:rsidRPr="00FA62B9" w:rsidRDefault="00F340B2" w:rsidP="001E16D9"/>
    <w:p w14:paraId="086EF9FB" w14:textId="3FA3992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9FC" w14:textId="77777777" w:rsidR="00F340B2" w:rsidRPr="00FA62B9" w:rsidRDefault="00F340B2" w:rsidP="001E16D9"/>
    <w:p w14:paraId="086EF9FD" w14:textId="77777777" w:rsidR="00F340B2" w:rsidRPr="00FA62B9" w:rsidRDefault="00202F43" w:rsidP="001E16D9">
      <w:r w:rsidRPr="00FA62B9">
        <w:rPr>
          <w:i/>
          <w:iCs/>
        </w:rPr>
        <w:t>Warunki meteorologiczne: temperatura min 9°C, max 22°C, średnia 15.5°C; brak opadów.</w:t>
      </w:r>
    </w:p>
    <w:p w14:paraId="086EF9FE" w14:textId="77777777" w:rsidR="00F340B2" w:rsidRPr="00FA62B9" w:rsidRDefault="00F340B2" w:rsidP="001E16D9"/>
    <w:p w14:paraId="086EF9FF" w14:textId="77777777" w:rsidR="00F340B2" w:rsidRPr="00FA62B9" w:rsidRDefault="00202F43" w:rsidP="001E16D9">
      <w:r w:rsidRPr="00FA62B9">
        <w:t>Bez zdarzeń nadzwyczajnych, dyżur zakończony bez uwag.</w:t>
      </w:r>
    </w:p>
    <w:p w14:paraId="086EFA00" w14:textId="77777777" w:rsidR="00F340B2" w:rsidRPr="00FA62B9" w:rsidRDefault="00F340B2" w:rsidP="001E16D9"/>
    <w:p w14:paraId="086EFA01" w14:textId="18514957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65BFAF65" wp14:editId="05B8B36D">
            <wp:extent cx="1095375" cy="565454"/>
            <wp:effectExtent l="0" t="0" r="0" b="6350"/>
            <wp:docPr id="1586143114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A0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28.09.2024</w:t>
      </w:r>
    </w:p>
    <w:p w14:paraId="086EFA03" w14:textId="593CF9A2" w:rsidR="00F340B2" w:rsidRPr="00FA62B9" w:rsidRDefault="00202F43" w:rsidP="001E16D9">
      <w:r w:rsidRPr="00FA62B9">
        <w:t>___</w:t>
      </w:r>
    </w:p>
    <w:p w14:paraId="2DC6CD71" w14:textId="77777777" w:rsidR="00552A69" w:rsidRPr="00FA62B9" w:rsidRDefault="00552A69">
      <w:r w:rsidRPr="00FA62B9">
        <w:br w:type="page"/>
      </w:r>
    </w:p>
    <w:p w14:paraId="086EFA04" w14:textId="255FC94F" w:rsidR="00F340B2" w:rsidRPr="00FA62B9" w:rsidRDefault="00202F43" w:rsidP="001E16D9">
      <w:r w:rsidRPr="00FA62B9">
        <w:lastRenderedPageBreak/>
        <w:t>29 września 2024 r., niedziela</w:t>
      </w:r>
    </w:p>
    <w:p w14:paraId="6CCB468D" w14:textId="4D789FC2" w:rsidR="00E96567" w:rsidRPr="00FA62B9" w:rsidRDefault="00E96567" w:rsidP="00E96567">
      <w:r w:rsidRPr="00FA62B9">
        <w:t xml:space="preserve">Dyżurni: Paweł Kojs i </w:t>
      </w:r>
      <w:r w:rsidR="00F93F8D" w:rsidRPr="00FA62B9">
        <w:t>Piotr Zakrzewski</w:t>
      </w:r>
    </w:p>
    <w:p w14:paraId="086EFA05" w14:textId="763B0DE7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6:00).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A06" w14:textId="77777777" w:rsidR="00F340B2" w:rsidRPr="00FA62B9" w:rsidRDefault="00F340B2" w:rsidP="001E16D9"/>
    <w:p w14:paraId="086EFA07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A08" w14:textId="77777777" w:rsidR="00F340B2" w:rsidRPr="00FA62B9" w:rsidRDefault="00F340B2" w:rsidP="001E16D9"/>
    <w:p w14:paraId="086EFA09" w14:textId="379B70B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+15.5°C), kontrola systemu wodociągowego (zawory, węże, pompy). System sprawny, bez wycieków.</w:t>
      </w:r>
    </w:p>
    <w:p w14:paraId="086EFA0A" w14:textId="77777777" w:rsidR="00F340B2" w:rsidRPr="00FA62B9" w:rsidRDefault="00F340B2" w:rsidP="001E16D9"/>
    <w:p w14:paraId="086EFA0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A0C" w14:textId="77777777" w:rsidR="00F340B2" w:rsidRPr="00FA62B9" w:rsidRDefault="00F340B2" w:rsidP="001E16D9"/>
    <w:p w14:paraId="086EFA0D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A0E" w14:textId="77777777" w:rsidR="00F340B2" w:rsidRPr="00FA62B9" w:rsidRDefault="00F340B2" w:rsidP="001E16D9"/>
    <w:p w14:paraId="086EFA0F" w14:textId="343225F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A10" w14:textId="77777777" w:rsidR="00F340B2" w:rsidRPr="00FA62B9" w:rsidRDefault="00F340B2" w:rsidP="001E16D9"/>
    <w:p w14:paraId="086EFA11" w14:textId="77777777" w:rsidR="00F340B2" w:rsidRPr="00FA62B9" w:rsidRDefault="00202F43" w:rsidP="001E16D9">
      <w:r w:rsidRPr="00FA62B9">
        <w:rPr>
          <w:i/>
          <w:iCs/>
        </w:rPr>
        <w:t>Warunki meteorologiczne: temperatura min 9°C, max 22°C, średnia 15.5°C; brak opadów.</w:t>
      </w:r>
    </w:p>
    <w:p w14:paraId="086EFA12" w14:textId="77777777" w:rsidR="00F340B2" w:rsidRPr="00FA62B9" w:rsidRDefault="00F340B2" w:rsidP="001E16D9"/>
    <w:p w14:paraId="086EFA13" w14:textId="77777777" w:rsidR="00F340B2" w:rsidRPr="00FA62B9" w:rsidRDefault="00202F43" w:rsidP="001E16D9">
      <w:r w:rsidRPr="00FA62B9">
        <w:t>Bez zdarzeń nadzwyczajnych, dyżur zakończony bez uwag.</w:t>
      </w:r>
    </w:p>
    <w:p w14:paraId="086EFA14" w14:textId="77777777" w:rsidR="00F340B2" w:rsidRPr="00FA62B9" w:rsidRDefault="00F340B2" w:rsidP="001E16D9"/>
    <w:p w14:paraId="086EFA15" w14:textId="1341A25C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2E7ABB44" wp14:editId="356EE17E">
            <wp:extent cx="1095375" cy="565454"/>
            <wp:effectExtent l="0" t="0" r="0" b="6350"/>
            <wp:docPr id="53426713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A1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29.09.2024</w:t>
      </w:r>
    </w:p>
    <w:p w14:paraId="086EFA17" w14:textId="52197595" w:rsidR="00F340B2" w:rsidRPr="00FA62B9" w:rsidRDefault="00202F43" w:rsidP="001E16D9">
      <w:r w:rsidRPr="00FA62B9">
        <w:t>___</w:t>
      </w:r>
    </w:p>
    <w:p w14:paraId="0726DBC6" w14:textId="77777777" w:rsidR="00552A69" w:rsidRPr="00FA62B9" w:rsidRDefault="00552A69">
      <w:r w:rsidRPr="00FA62B9">
        <w:br w:type="page"/>
      </w:r>
    </w:p>
    <w:p w14:paraId="086EFA18" w14:textId="37C2E0E3" w:rsidR="00F340B2" w:rsidRPr="00FA62B9" w:rsidRDefault="00202F43" w:rsidP="001E16D9">
      <w:r w:rsidRPr="00FA62B9">
        <w:lastRenderedPageBreak/>
        <w:t>30 września 2024 r., poniedziałek</w:t>
      </w:r>
    </w:p>
    <w:p w14:paraId="7AC6DA87" w14:textId="333D1611" w:rsidR="00A95FF7" w:rsidRPr="00FA62B9" w:rsidRDefault="00A95FF7" w:rsidP="00A95FF7">
      <w:r w:rsidRPr="00FA62B9">
        <w:t xml:space="preserve">Dyżurni oddający: Paweł Kojs i </w:t>
      </w:r>
      <w:r w:rsidR="00F93F8D" w:rsidRPr="00FA62B9">
        <w:t>Piotr Zakrzewski</w:t>
      </w:r>
    </w:p>
    <w:p w14:paraId="39BA6A8C" w14:textId="77777777" w:rsidR="00A95FF7" w:rsidRPr="00FA62B9" w:rsidRDefault="00A95FF7" w:rsidP="00A95FF7">
      <w:r w:rsidRPr="00FA62B9">
        <w:t xml:space="preserve">Dyżurni przyjmujący: Anna Kosoń i Lucjan Świder </w:t>
      </w:r>
    </w:p>
    <w:p w14:paraId="086EFA19" w14:textId="69EF19DB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nie dotyczy (sezon pastwiskowy), paliwo uzupełnione.</w:t>
      </w:r>
    </w:p>
    <w:p w14:paraId="086EFA1A" w14:textId="77777777" w:rsidR="00F340B2" w:rsidRPr="00FA62B9" w:rsidRDefault="00F340B2" w:rsidP="001E16D9"/>
    <w:p w14:paraId="086EFA1B" w14:textId="77777777" w:rsidR="00F340B2" w:rsidRPr="00FA62B9" w:rsidRDefault="00202F43" w:rsidP="001E16D9">
      <w:r w:rsidRPr="00FA62B9">
        <w:t>Liczenie zwierząt: ~600 jeleniowatych + ~50 owiec w kwaterach. Wszystkie zwierzęta w dobrym stanie zdrowia.</w:t>
      </w:r>
    </w:p>
    <w:p w14:paraId="086EFA1C" w14:textId="77777777" w:rsidR="00F340B2" w:rsidRPr="00FA62B9" w:rsidRDefault="00F340B2" w:rsidP="001E16D9"/>
    <w:p w14:paraId="086EFA1D" w14:textId="65906A53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A1E" w14:textId="77777777" w:rsidR="00F340B2" w:rsidRPr="00FA62B9" w:rsidRDefault="00F340B2" w:rsidP="001E16D9"/>
    <w:p w14:paraId="086EFA1F" w14:textId="28B780D4" w:rsidR="00F340B2" w:rsidRPr="00FA62B9" w:rsidRDefault="00374930" w:rsidP="001E16D9">
      <w:r w:rsidRPr="00FA62B9">
        <w:t xml:space="preserve">Obserwacja stada: </w:t>
      </w:r>
      <w:r w:rsidR="00202F43" w:rsidRPr="00FA62B9">
        <w:t>(godz</w:t>
      </w:r>
      <w:proofErr w:type="gramStart"/>
      <w:r w:rsidR="00202F43" w:rsidRPr="00FA62B9">
        <w:t>. 20:00). UWAGA</w:t>
      </w:r>
      <w:proofErr w:type="gramEnd"/>
      <w:r w:rsidR="00202F43" w:rsidRPr="00FA62B9">
        <w:t>: Okres rykowiska - zachowanie szczególnej ostrożności przy obserwacji stad. Byki agresywne i niebezpieczne. Stado spokojne, bez oznak chorób czy urazów.</w:t>
      </w:r>
    </w:p>
    <w:p w14:paraId="086EFA20" w14:textId="77777777" w:rsidR="00F340B2" w:rsidRPr="00FA62B9" w:rsidRDefault="00F340B2" w:rsidP="001E16D9"/>
    <w:p w14:paraId="086EFA21" w14:textId="77777777" w:rsidR="00F340B2" w:rsidRPr="00FA62B9" w:rsidRDefault="00202F43" w:rsidP="001E16D9">
      <w:r w:rsidRPr="00FA62B9">
        <w:t>Karmienie: Stado na pastwisku. Zwierzęta samodzielnie żerują. Lizawki mineralne dostępne we wszystkich kwaterach. Kontrola dostępu do wody pitnej. Stado spokojne.</w:t>
      </w:r>
    </w:p>
    <w:p w14:paraId="086EFA22" w14:textId="77777777" w:rsidR="00F340B2" w:rsidRPr="00FA62B9" w:rsidRDefault="00F340B2" w:rsidP="001E16D9"/>
    <w:p w14:paraId="086EFA23" w14:textId="115200E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+16.5°C), kontrola systemu wodociągowego (zawory, węże, pompy). System sprawny, bez wycieków.</w:t>
      </w:r>
    </w:p>
    <w:p w14:paraId="086EFA24" w14:textId="77777777" w:rsidR="00F340B2" w:rsidRPr="00FA62B9" w:rsidRDefault="00F340B2" w:rsidP="001E16D9"/>
    <w:p w14:paraId="086EFA25" w14:textId="2F61DB97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A26" w14:textId="77777777" w:rsidR="00F340B2" w:rsidRPr="00FA62B9" w:rsidRDefault="00F340B2" w:rsidP="001E16D9"/>
    <w:p w14:paraId="086EFA27" w14:textId="77777777" w:rsidR="00F340B2" w:rsidRPr="00FA62B9" w:rsidRDefault="00202F43" w:rsidP="001E16D9">
      <w:r w:rsidRPr="00FA62B9">
        <w:t>Prace porządkowe: Konserwacja pojazdów, uzupełnienie paliwa. Koszenie i utrzymanie pastwisk. Kontrola systemu nawadniania. Czyszczenie i zabezpieczanie sprzętu.</w:t>
      </w:r>
    </w:p>
    <w:p w14:paraId="086EFA28" w14:textId="77777777" w:rsidR="00F340B2" w:rsidRPr="00FA62B9" w:rsidRDefault="00F340B2" w:rsidP="001E16D9"/>
    <w:p w14:paraId="086EFA29" w14:textId="075DBC6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A2A" w14:textId="77777777" w:rsidR="00F340B2" w:rsidRPr="00FA62B9" w:rsidRDefault="00F340B2" w:rsidP="001E16D9"/>
    <w:p w14:paraId="086EFA2B" w14:textId="77777777" w:rsidR="00F340B2" w:rsidRPr="00FA62B9" w:rsidRDefault="00202F43" w:rsidP="001E16D9">
      <w:r w:rsidRPr="00FA62B9">
        <w:rPr>
          <w:i/>
          <w:iCs/>
        </w:rPr>
        <w:t>Warunki meteorologiczne: temperatura min 10°C, max 23°C, średnia 16.5°C; brak opadów.</w:t>
      </w:r>
    </w:p>
    <w:p w14:paraId="086EFA2C" w14:textId="77777777" w:rsidR="00F340B2" w:rsidRPr="00FA62B9" w:rsidRDefault="00F340B2" w:rsidP="001E16D9"/>
    <w:p w14:paraId="086EFA2D" w14:textId="77777777" w:rsidR="00F340B2" w:rsidRPr="00FA62B9" w:rsidRDefault="00202F43" w:rsidP="001E16D9">
      <w:r w:rsidRPr="00FA62B9">
        <w:t>Bez zdarzeń nadzwyczajnych, dyżur zakończony bez uwag.</w:t>
      </w:r>
    </w:p>
    <w:p w14:paraId="086EFA2E" w14:textId="77777777" w:rsidR="00F340B2" w:rsidRPr="00FA62B9" w:rsidRDefault="00F340B2" w:rsidP="001E16D9"/>
    <w:p w14:paraId="086EFA2F" w14:textId="35C0AB99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A3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30.09.2024</w:t>
      </w:r>
    </w:p>
    <w:p w14:paraId="086EFA31" w14:textId="4BF26883" w:rsidR="00F340B2" w:rsidRPr="00FA62B9" w:rsidRDefault="00202F43" w:rsidP="001E16D9">
      <w:r w:rsidRPr="00FA62B9">
        <w:t>___</w:t>
      </w:r>
    </w:p>
    <w:p w14:paraId="7575125E" w14:textId="77777777" w:rsidR="000851DD" w:rsidRPr="00FA62B9" w:rsidRDefault="000851DD">
      <w:pPr>
        <w:rPr>
          <w:sz w:val="32"/>
          <w:szCs w:val="32"/>
        </w:rPr>
      </w:pPr>
      <w:r w:rsidRPr="00FA62B9">
        <w:rPr>
          <w:sz w:val="32"/>
          <w:szCs w:val="32"/>
        </w:rPr>
        <w:br w:type="page"/>
      </w:r>
    </w:p>
    <w:p w14:paraId="086EFA32" w14:textId="748A3736" w:rsidR="00F340B2" w:rsidRPr="00FA62B9" w:rsidRDefault="00202F43" w:rsidP="001E16D9">
      <w:r w:rsidRPr="00FA62B9">
        <w:rPr>
          <w:sz w:val="32"/>
          <w:szCs w:val="32"/>
        </w:rPr>
        <w:lastRenderedPageBreak/>
        <w:t>PAŹDZIERNIK</w:t>
      </w:r>
    </w:p>
    <w:p w14:paraId="086EFA33" w14:textId="05DC8C96" w:rsidR="00F340B2" w:rsidRPr="00FA62B9" w:rsidRDefault="00202F43" w:rsidP="001E16D9">
      <w:r w:rsidRPr="00FA62B9">
        <w:t>1 października 2024 r., wtorek</w:t>
      </w:r>
    </w:p>
    <w:p w14:paraId="6F02F2EA" w14:textId="4F654861" w:rsidR="00C1227B" w:rsidRPr="00FA62B9" w:rsidRDefault="00C1227B" w:rsidP="00C1227B">
      <w:r w:rsidRPr="00FA62B9">
        <w:t xml:space="preserve">Dyżurni: Anna Kosoń i </w:t>
      </w:r>
      <w:r w:rsidR="00796007" w:rsidRPr="00FA62B9">
        <w:t>Maciej Jabłoński</w:t>
      </w:r>
      <w:r w:rsidRPr="00FA62B9">
        <w:t xml:space="preserve"> </w:t>
      </w:r>
    </w:p>
    <w:p w14:paraId="086EFA34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A35" w14:textId="77777777" w:rsidR="00F340B2" w:rsidRPr="00FA62B9" w:rsidRDefault="00F340B2" w:rsidP="001E16D9"/>
    <w:p w14:paraId="086EFA36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A37" w14:textId="77777777" w:rsidR="00F340B2" w:rsidRPr="00FA62B9" w:rsidRDefault="00F340B2" w:rsidP="001E16D9"/>
    <w:p w14:paraId="086EFA38" w14:textId="4524CBB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+11.5°C), kontrola systemu wodociągowego (zawory, węże, pompy). System sprawny, bez wycieków.</w:t>
      </w:r>
    </w:p>
    <w:p w14:paraId="086EFA39" w14:textId="77777777" w:rsidR="00F340B2" w:rsidRPr="00FA62B9" w:rsidRDefault="00F340B2" w:rsidP="001E16D9"/>
    <w:p w14:paraId="086EFA3A" w14:textId="4B106FB5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 xml:space="preserve">Wykonanie drobnych napraw, usuniecie podkopów lisów i borsuków. </w:t>
      </w:r>
    </w:p>
    <w:p w14:paraId="086EFA3B" w14:textId="77777777" w:rsidR="00F340B2" w:rsidRPr="00FA62B9" w:rsidRDefault="00F340B2" w:rsidP="001E16D9"/>
    <w:p w14:paraId="086EFA3C" w14:textId="2CBFAB9E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A3D" w14:textId="77777777" w:rsidR="00F340B2" w:rsidRPr="00FA62B9" w:rsidRDefault="00F340B2" w:rsidP="001E16D9"/>
    <w:p w14:paraId="086EFA3E" w14:textId="57CB839A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A3F" w14:textId="77777777" w:rsidR="00F340B2" w:rsidRPr="00FA62B9" w:rsidRDefault="00F340B2" w:rsidP="001E16D9"/>
    <w:p w14:paraId="086EFA40" w14:textId="77777777" w:rsidR="00F340B2" w:rsidRPr="00FA62B9" w:rsidRDefault="00202F43" w:rsidP="001E16D9">
      <w:r w:rsidRPr="00FA62B9">
        <w:rPr>
          <w:i/>
          <w:iCs/>
        </w:rPr>
        <w:t>Warunki meteorologiczne: temperatura min 6°C, max 17°C, średnia 11.5°C; brak opadów.</w:t>
      </w:r>
    </w:p>
    <w:p w14:paraId="086EFA41" w14:textId="77777777" w:rsidR="00F340B2" w:rsidRPr="00FA62B9" w:rsidRDefault="00F340B2" w:rsidP="001E16D9"/>
    <w:p w14:paraId="086EFA42" w14:textId="77777777" w:rsidR="00F340B2" w:rsidRPr="00FA62B9" w:rsidRDefault="00202F43" w:rsidP="001E16D9">
      <w:r w:rsidRPr="00FA62B9">
        <w:t>Bez zdarzeń nadzwyczajnych, dyżur zakończony bez uwag.</w:t>
      </w:r>
    </w:p>
    <w:p w14:paraId="086EFA43" w14:textId="77777777" w:rsidR="00F340B2" w:rsidRPr="00FA62B9" w:rsidRDefault="00F340B2" w:rsidP="001E16D9"/>
    <w:p w14:paraId="086EFA44" w14:textId="2DA04D52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A4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01.10.2024</w:t>
      </w:r>
    </w:p>
    <w:p w14:paraId="086EFA46" w14:textId="4BD24DCF" w:rsidR="00F340B2" w:rsidRPr="00FA62B9" w:rsidRDefault="00202F43" w:rsidP="001E16D9">
      <w:r w:rsidRPr="00FA62B9">
        <w:t>___</w:t>
      </w:r>
    </w:p>
    <w:p w14:paraId="78699F51" w14:textId="77777777" w:rsidR="00552A69" w:rsidRPr="00FA62B9" w:rsidRDefault="00552A69">
      <w:r w:rsidRPr="00FA62B9">
        <w:br w:type="page"/>
      </w:r>
    </w:p>
    <w:p w14:paraId="086EFA47" w14:textId="2AAA0575" w:rsidR="00F340B2" w:rsidRPr="00FA62B9" w:rsidRDefault="00202F43" w:rsidP="001E16D9">
      <w:r w:rsidRPr="00FA62B9">
        <w:lastRenderedPageBreak/>
        <w:t>2 października 2024 r., środa</w:t>
      </w:r>
    </w:p>
    <w:p w14:paraId="7DCF6931" w14:textId="307BA248" w:rsidR="00C1227B" w:rsidRPr="00FA62B9" w:rsidRDefault="00C1227B" w:rsidP="00C1227B">
      <w:r w:rsidRPr="00FA62B9">
        <w:t xml:space="preserve">Dyżurni: Anna Kosoń i </w:t>
      </w:r>
      <w:r w:rsidR="00A46947" w:rsidRPr="00FA62B9">
        <w:t>Maciej Jabłoński</w:t>
      </w:r>
      <w:r w:rsidRPr="00FA62B9">
        <w:t xml:space="preserve"> </w:t>
      </w:r>
    </w:p>
    <w:p w14:paraId="086EFA48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A49" w14:textId="77777777" w:rsidR="00F340B2" w:rsidRPr="00FA62B9" w:rsidRDefault="00F340B2" w:rsidP="001E16D9"/>
    <w:p w14:paraId="086EFA4A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A4B" w14:textId="77777777" w:rsidR="00F340B2" w:rsidRPr="00FA62B9" w:rsidRDefault="00F340B2" w:rsidP="001E16D9"/>
    <w:p w14:paraId="086EFA4C" w14:textId="0216D45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+12°C), kontrola systemu wodociągowego (zawory, węże, pompy). System sprawny, bez wycieków.</w:t>
      </w:r>
    </w:p>
    <w:p w14:paraId="086EFA4D" w14:textId="77777777" w:rsidR="00F340B2" w:rsidRPr="00FA62B9" w:rsidRDefault="00F340B2" w:rsidP="001E16D9"/>
    <w:p w14:paraId="086EFA4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A4F" w14:textId="77777777" w:rsidR="00F340B2" w:rsidRPr="00FA62B9" w:rsidRDefault="00F340B2" w:rsidP="001E16D9"/>
    <w:p w14:paraId="086EFA50" w14:textId="0CFC74E1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A51" w14:textId="77777777" w:rsidR="00F340B2" w:rsidRPr="00FA62B9" w:rsidRDefault="00F340B2" w:rsidP="001E16D9"/>
    <w:p w14:paraId="086EFA52" w14:textId="3AC273B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A53" w14:textId="77777777" w:rsidR="00F340B2" w:rsidRPr="00FA62B9" w:rsidRDefault="00F340B2" w:rsidP="001E16D9"/>
    <w:p w14:paraId="086EFA54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7°C, max 17°C, średnia 12°C; opady deszczu 10.0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A55" w14:textId="77777777" w:rsidR="00F340B2" w:rsidRPr="00FA62B9" w:rsidRDefault="00F340B2" w:rsidP="001E16D9"/>
    <w:p w14:paraId="086EFA56" w14:textId="77777777" w:rsidR="00F340B2" w:rsidRPr="00FA62B9" w:rsidRDefault="00202F43" w:rsidP="001E16D9">
      <w:r w:rsidRPr="00FA62B9">
        <w:t>Bez zdarzeń nadzwyczajnych, dyżur zakończony bez uwag.</w:t>
      </w:r>
    </w:p>
    <w:p w14:paraId="086EFA57" w14:textId="77777777" w:rsidR="00F340B2" w:rsidRPr="00FA62B9" w:rsidRDefault="00F340B2" w:rsidP="001E16D9"/>
    <w:p w14:paraId="086EFA58" w14:textId="5DFFD796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A5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02.10.2024</w:t>
      </w:r>
    </w:p>
    <w:p w14:paraId="086EFA5A" w14:textId="52041361" w:rsidR="00F340B2" w:rsidRPr="00FA62B9" w:rsidRDefault="00202F43" w:rsidP="001E16D9">
      <w:r w:rsidRPr="00FA62B9">
        <w:t>___</w:t>
      </w:r>
    </w:p>
    <w:p w14:paraId="549002D2" w14:textId="77777777" w:rsidR="00552A69" w:rsidRPr="00FA62B9" w:rsidRDefault="00552A69" w:rsidP="001E16D9"/>
    <w:p w14:paraId="44B7AA94" w14:textId="77777777" w:rsidR="00552A69" w:rsidRPr="00FA62B9" w:rsidRDefault="00552A69">
      <w:r w:rsidRPr="00FA62B9">
        <w:br w:type="page"/>
      </w:r>
    </w:p>
    <w:p w14:paraId="086EFA5B" w14:textId="2B3CAAFE" w:rsidR="00F340B2" w:rsidRPr="00FA62B9" w:rsidRDefault="00202F43" w:rsidP="001E16D9">
      <w:r w:rsidRPr="00FA62B9">
        <w:lastRenderedPageBreak/>
        <w:t>3 października 2024 r., czwartek</w:t>
      </w:r>
    </w:p>
    <w:p w14:paraId="35020B25" w14:textId="6F42AFA0" w:rsidR="00C1227B" w:rsidRPr="00FA62B9" w:rsidRDefault="00C1227B" w:rsidP="00C1227B">
      <w:r w:rsidRPr="00FA62B9">
        <w:t xml:space="preserve">Dyżurni: Anna Kosoń i </w:t>
      </w:r>
      <w:r w:rsidR="00A46947" w:rsidRPr="00FA62B9">
        <w:t>Maciej Jabłoński</w:t>
      </w:r>
      <w:r w:rsidRPr="00FA62B9">
        <w:t xml:space="preserve"> </w:t>
      </w:r>
    </w:p>
    <w:p w14:paraId="086EFA5C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A5D" w14:textId="77777777" w:rsidR="00F340B2" w:rsidRPr="00FA62B9" w:rsidRDefault="00F340B2" w:rsidP="001E16D9"/>
    <w:p w14:paraId="086EFA5E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A5F" w14:textId="77777777" w:rsidR="00F340B2" w:rsidRPr="00FA62B9" w:rsidRDefault="00F340B2" w:rsidP="001E16D9"/>
    <w:p w14:paraId="086EFA60" w14:textId="1AA1883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+12°C), kontrola systemu wodociągowego (zawory, węże, pompy). System sprawny, bez wycieków.</w:t>
      </w:r>
    </w:p>
    <w:p w14:paraId="086EFA61" w14:textId="77777777" w:rsidR="00F340B2" w:rsidRPr="00FA62B9" w:rsidRDefault="00F340B2" w:rsidP="001E16D9"/>
    <w:p w14:paraId="086EFA62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A63" w14:textId="77777777" w:rsidR="00F340B2" w:rsidRPr="00FA62B9" w:rsidRDefault="00F340B2" w:rsidP="001E16D9"/>
    <w:p w14:paraId="086EFA64" w14:textId="5BB49567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A65" w14:textId="77777777" w:rsidR="00F340B2" w:rsidRPr="00FA62B9" w:rsidRDefault="00F340B2" w:rsidP="001E16D9"/>
    <w:p w14:paraId="086EFA66" w14:textId="17666230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A67" w14:textId="77777777" w:rsidR="00F340B2" w:rsidRPr="00FA62B9" w:rsidRDefault="00F340B2" w:rsidP="001E16D9"/>
    <w:p w14:paraId="086EFA68" w14:textId="77777777" w:rsidR="00F340B2" w:rsidRPr="00FA62B9" w:rsidRDefault="00202F43" w:rsidP="001E16D9">
      <w:r w:rsidRPr="00FA62B9">
        <w:rPr>
          <w:i/>
          <w:iCs/>
        </w:rPr>
        <w:t>Warunki meteorologiczne: temperatura min 7°C, max 17°C, średnia 12°C; brak opadów.</w:t>
      </w:r>
    </w:p>
    <w:p w14:paraId="086EFA69" w14:textId="77777777" w:rsidR="00F340B2" w:rsidRPr="00FA62B9" w:rsidRDefault="00F340B2" w:rsidP="001E16D9"/>
    <w:p w14:paraId="086EFA6A" w14:textId="77777777" w:rsidR="00F340B2" w:rsidRPr="00FA62B9" w:rsidRDefault="00202F43" w:rsidP="001E16D9">
      <w:r w:rsidRPr="00FA62B9">
        <w:t>Bez zdarzeń nadzwyczajnych, dyżur zakończony bez uwag.</w:t>
      </w:r>
    </w:p>
    <w:p w14:paraId="086EFA6B" w14:textId="77777777" w:rsidR="00F340B2" w:rsidRPr="00FA62B9" w:rsidRDefault="00F340B2" w:rsidP="001E16D9"/>
    <w:p w14:paraId="086EFA6C" w14:textId="01686295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A6D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03.10.2024</w:t>
      </w:r>
    </w:p>
    <w:p w14:paraId="086EFA6E" w14:textId="7444BCD2" w:rsidR="00F340B2" w:rsidRPr="00FA62B9" w:rsidRDefault="00202F43" w:rsidP="001E16D9">
      <w:r w:rsidRPr="00FA62B9">
        <w:t>___</w:t>
      </w:r>
    </w:p>
    <w:p w14:paraId="0F5E514D" w14:textId="77777777" w:rsidR="00552A69" w:rsidRPr="00FA62B9" w:rsidRDefault="00552A69">
      <w:r w:rsidRPr="00FA62B9">
        <w:br w:type="page"/>
      </w:r>
    </w:p>
    <w:p w14:paraId="086EFA6F" w14:textId="47511BBE" w:rsidR="00F340B2" w:rsidRPr="00FA62B9" w:rsidRDefault="00202F43" w:rsidP="001E16D9">
      <w:r w:rsidRPr="00FA62B9">
        <w:lastRenderedPageBreak/>
        <w:t>4 października 2024 r., piątek</w:t>
      </w:r>
    </w:p>
    <w:p w14:paraId="06F91023" w14:textId="77777777" w:rsidR="007A1FBB" w:rsidRPr="00FA62B9" w:rsidRDefault="007A1FBB" w:rsidP="007A1FBB">
      <w:r w:rsidRPr="00FA62B9">
        <w:t>Dyżurni oddający: Anna Kosoń i Maciej Jabłoński</w:t>
      </w:r>
    </w:p>
    <w:p w14:paraId="1BECD094" w14:textId="77777777" w:rsidR="007A1FBB" w:rsidRPr="00FA62B9" w:rsidRDefault="007A1FBB" w:rsidP="007A1FBB">
      <w:r w:rsidRPr="00FA62B9">
        <w:t>Dyżurni przyjmujący: Paweł Kojs i Arkadiusz Nowak</w:t>
      </w:r>
    </w:p>
    <w:p w14:paraId="086EFA70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A71" w14:textId="77777777" w:rsidR="00F340B2" w:rsidRPr="00FA62B9" w:rsidRDefault="00F340B2" w:rsidP="001E16D9"/>
    <w:p w14:paraId="086EFA72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A73" w14:textId="77777777" w:rsidR="00F340B2" w:rsidRPr="00FA62B9" w:rsidRDefault="00F340B2" w:rsidP="001E16D9"/>
    <w:p w14:paraId="086EFA74" w14:textId="3A5AF4D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+12.5°C), kontrola systemu wodociągowego (zawory, węże, pompy). System sprawny, bez wycieków.</w:t>
      </w:r>
    </w:p>
    <w:p w14:paraId="086EFA75" w14:textId="77777777" w:rsidR="00F340B2" w:rsidRPr="00FA62B9" w:rsidRDefault="00F340B2" w:rsidP="001E16D9"/>
    <w:p w14:paraId="086EFA76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A77" w14:textId="77777777" w:rsidR="00F340B2" w:rsidRPr="00FA62B9" w:rsidRDefault="00F340B2" w:rsidP="001E16D9"/>
    <w:p w14:paraId="086EFA78" w14:textId="7A1967BE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 xml:space="preserve">. </w:t>
      </w:r>
      <w:r w:rsidR="00DF00CF" w:rsidRPr="00FA62B9">
        <w:t xml:space="preserve"> Konserwacja paśników i karmników. Drobne remonty nawierzchni dróg wewnętrznych.</w:t>
      </w:r>
    </w:p>
    <w:p w14:paraId="086EFA79" w14:textId="77777777" w:rsidR="00F340B2" w:rsidRPr="00FA62B9" w:rsidRDefault="00F340B2" w:rsidP="001E16D9"/>
    <w:p w14:paraId="086EFA7A" w14:textId="7A85971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A7B" w14:textId="77777777" w:rsidR="00F340B2" w:rsidRPr="00FA62B9" w:rsidRDefault="00F340B2" w:rsidP="001E16D9"/>
    <w:p w14:paraId="086EFA7C" w14:textId="77777777" w:rsidR="00F340B2" w:rsidRPr="00FA62B9" w:rsidRDefault="00202F43" w:rsidP="001E16D9">
      <w:r w:rsidRPr="00FA62B9">
        <w:t>Czynności tygodniowe: Przygotowanie sprzętu do sezonu zimowego. Kontrola zapasów pasz (bufor minimum 2 tygodnie). Przygotowanie magazynów.</w:t>
      </w:r>
    </w:p>
    <w:p w14:paraId="086EFA7D" w14:textId="77777777" w:rsidR="00F340B2" w:rsidRPr="00FA62B9" w:rsidRDefault="00F340B2" w:rsidP="001E16D9"/>
    <w:p w14:paraId="086EFA7E" w14:textId="64F322A4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FA7F" w14:textId="77777777" w:rsidR="00F340B2" w:rsidRPr="00FA62B9" w:rsidRDefault="00F340B2" w:rsidP="001E16D9"/>
    <w:p w14:paraId="086EFA80" w14:textId="77777777" w:rsidR="00F340B2" w:rsidRPr="00FA62B9" w:rsidRDefault="00202F43" w:rsidP="001E16D9">
      <w:r w:rsidRPr="00FA62B9">
        <w:rPr>
          <w:i/>
          <w:iCs/>
        </w:rPr>
        <w:t>Warunki meteorologiczne: temperatura min 8°C, max 17°C, średnia 12.5°C; brak opadów.</w:t>
      </w:r>
    </w:p>
    <w:p w14:paraId="086EFA81" w14:textId="77777777" w:rsidR="00F340B2" w:rsidRPr="00FA62B9" w:rsidRDefault="00F340B2" w:rsidP="001E16D9"/>
    <w:p w14:paraId="086EFA82" w14:textId="77777777" w:rsidR="00F340B2" w:rsidRPr="00FA62B9" w:rsidRDefault="00202F43" w:rsidP="001E16D9">
      <w:r w:rsidRPr="00FA62B9">
        <w:t>Bez zdarzeń nadzwyczajnych, dyżur zakończony bez uwag.</w:t>
      </w:r>
    </w:p>
    <w:p w14:paraId="086EFA83" w14:textId="77777777" w:rsidR="00F340B2" w:rsidRPr="00FA62B9" w:rsidRDefault="00F340B2" w:rsidP="001E16D9"/>
    <w:p w14:paraId="086EFA84" w14:textId="33E20D5A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7E2BFAE0" wp14:editId="78444E98">
            <wp:extent cx="1095375" cy="565454"/>
            <wp:effectExtent l="0" t="0" r="0" b="6350"/>
            <wp:docPr id="327615685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02270533" wp14:editId="2DFF1E4A">
            <wp:extent cx="1943100" cy="469618"/>
            <wp:effectExtent l="0" t="0" r="0" b="6985"/>
            <wp:docPr id="29" name="Obraz 29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A8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04.10.2024</w:t>
      </w:r>
    </w:p>
    <w:p w14:paraId="086EFA86" w14:textId="48C37DF3" w:rsidR="00F340B2" w:rsidRPr="00FA62B9" w:rsidRDefault="00202F43" w:rsidP="001E16D9">
      <w:r w:rsidRPr="00FA62B9">
        <w:t>___</w:t>
      </w:r>
    </w:p>
    <w:p w14:paraId="2BEF054F" w14:textId="77777777" w:rsidR="00552A69" w:rsidRPr="00FA62B9" w:rsidRDefault="00552A69">
      <w:r w:rsidRPr="00FA62B9">
        <w:br w:type="page"/>
      </w:r>
    </w:p>
    <w:p w14:paraId="086EFA87" w14:textId="02FF0583" w:rsidR="00F340B2" w:rsidRPr="00FA62B9" w:rsidRDefault="00202F43" w:rsidP="001E16D9">
      <w:r w:rsidRPr="00FA62B9">
        <w:lastRenderedPageBreak/>
        <w:t>5 października 2024 r., sobota</w:t>
      </w:r>
    </w:p>
    <w:p w14:paraId="37F139AE" w14:textId="77777777" w:rsidR="00D842B2" w:rsidRPr="00FA62B9" w:rsidRDefault="00D842B2" w:rsidP="00D842B2">
      <w:r w:rsidRPr="00FA62B9">
        <w:t>Dyżurni: Paweł Kojs i Arkadiusz Nowak</w:t>
      </w:r>
    </w:p>
    <w:p w14:paraId="086EFA88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A89" w14:textId="77777777" w:rsidR="00F340B2" w:rsidRPr="00FA62B9" w:rsidRDefault="00F340B2" w:rsidP="001E16D9"/>
    <w:p w14:paraId="086EFA8A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A8B" w14:textId="77777777" w:rsidR="00F340B2" w:rsidRPr="00FA62B9" w:rsidRDefault="00F340B2" w:rsidP="001E16D9"/>
    <w:p w14:paraId="086EFA8C" w14:textId="2540C2B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+12.5°C), kontrola systemu wodociągowego (zawory, węże, pompy). System sprawny, bez wycieków.</w:t>
      </w:r>
    </w:p>
    <w:p w14:paraId="086EFA8D" w14:textId="77777777" w:rsidR="00F340B2" w:rsidRPr="00FA62B9" w:rsidRDefault="00F340B2" w:rsidP="001E16D9"/>
    <w:p w14:paraId="086EFA8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A8F" w14:textId="77777777" w:rsidR="00F340B2" w:rsidRPr="00FA62B9" w:rsidRDefault="00F340B2" w:rsidP="001E16D9"/>
    <w:p w14:paraId="086EFA90" w14:textId="01E278C3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A91" w14:textId="77777777" w:rsidR="00F340B2" w:rsidRPr="00FA62B9" w:rsidRDefault="00F340B2" w:rsidP="001E16D9"/>
    <w:p w14:paraId="086EFA92" w14:textId="59D421D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A93" w14:textId="77777777" w:rsidR="00F340B2" w:rsidRPr="00FA62B9" w:rsidRDefault="00F340B2" w:rsidP="001E16D9"/>
    <w:p w14:paraId="086EFA94" w14:textId="77777777" w:rsidR="00F340B2" w:rsidRPr="00FA62B9" w:rsidRDefault="00202F43" w:rsidP="001E16D9">
      <w:r w:rsidRPr="00FA62B9">
        <w:rPr>
          <w:i/>
          <w:iCs/>
        </w:rPr>
        <w:t>Warunki meteorologiczne: temperatura min 8°C, max 17°C, średnia 12.5°C; brak opadów.</w:t>
      </w:r>
    </w:p>
    <w:p w14:paraId="086EFA95" w14:textId="77777777" w:rsidR="00F340B2" w:rsidRPr="00FA62B9" w:rsidRDefault="00F340B2" w:rsidP="001E16D9"/>
    <w:p w14:paraId="086EFA96" w14:textId="77777777" w:rsidR="00F340B2" w:rsidRPr="00FA62B9" w:rsidRDefault="00202F43" w:rsidP="001E16D9">
      <w:r w:rsidRPr="00FA62B9">
        <w:t>Bez zdarzeń nadzwyczajnych, dyżur zakończony bez uwag.</w:t>
      </w:r>
    </w:p>
    <w:p w14:paraId="086EFA97" w14:textId="77777777" w:rsidR="00F340B2" w:rsidRPr="00FA62B9" w:rsidRDefault="00F340B2" w:rsidP="001E16D9"/>
    <w:p w14:paraId="086EFA98" w14:textId="54A562F8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798B06B9" wp14:editId="658DE16A">
            <wp:extent cx="1095375" cy="565454"/>
            <wp:effectExtent l="0" t="0" r="0" b="6350"/>
            <wp:docPr id="1595228440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67D29683" wp14:editId="14E5184D">
            <wp:extent cx="1943100" cy="469618"/>
            <wp:effectExtent l="0" t="0" r="0" b="6985"/>
            <wp:docPr id="28" name="Obraz 28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A9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05.10.2024</w:t>
      </w:r>
    </w:p>
    <w:p w14:paraId="086EFA9A" w14:textId="0E022417" w:rsidR="00F340B2" w:rsidRPr="00FA62B9" w:rsidRDefault="00202F43" w:rsidP="001E16D9">
      <w:r w:rsidRPr="00FA62B9">
        <w:t>___</w:t>
      </w:r>
    </w:p>
    <w:p w14:paraId="48A77594" w14:textId="77777777" w:rsidR="00552A69" w:rsidRPr="00FA62B9" w:rsidRDefault="00552A69">
      <w:r w:rsidRPr="00FA62B9">
        <w:br w:type="page"/>
      </w:r>
    </w:p>
    <w:p w14:paraId="086EFA9B" w14:textId="608B7108" w:rsidR="00F340B2" w:rsidRPr="00FA62B9" w:rsidRDefault="00202F43" w:rsidP="001E16D9">
      <w:r w:rsidRPr="00FA62B9">
        <w:lastRenderedPageBreak/>
        <w:t>6 października 2024 r., niedziela</w:t>
      </w:r>
    </w:p>
    <w:p w14:paraId="2446DC9A" w14:textId="77777777" w:rsidR="00D842B2" w:rsidRPr="00FA62B9" w:rsidRDefault="00D842B2" w:rsidP="00D842B2">
      <w:r w:rsidRPr="00FA62B9">
        <w:t>Dyżurni: Paweł Kojs i Arkadiusz Nowak</w:t>
      </w:r>
    </w:p>
    <w:p w14:paraId="086EFA9C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A9D" w14:textId="77777777" w:rsidR="00F340B2" w:rsidRPr="00FA62B9" w:rsidRDefault="00F340B2" w:rsidP="001E16D9"/>
    <w:p w14:paraId="086EFA9E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A9F" w14:textId="77777777" w:rsidR="00F340B2" w:rsidRPr="00FA62B9" w:rsidRDefault="00F340B2" w:rsidP="001E16D9"/>
    <w:p w14:paraId="086EFAA0" w14:textId="2DC0EFD1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+13°C), kontrola systemu wodociągowego (zawory, węże, pompy). System sprawny, bez wycieków.</w:t>
      </w:r>
    </w:p>
    <w:p w14:paraId="086EFAA1" w14:textId="77777777" w:rsidR="00F340B2" w:rsidRPr="00FA62B9" w:rsidRDefault="00F340B2" w:rsidP="001E16D9"/>
    <w:p w14:paraId="086EFAA2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AA3" w14:textId="77777777" w:rsidR="00F340B2" w:rsidRPr="00FA62B9" w:rsidRDefault="00F340B2" w:rsidP="001E16D9"/>
    <w:p w14:paraId="086EFAA4" w14:textId="52ED29B0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AA5" w14:textId="77777777" w:rsidR="00F340B2" w:rsidRPr="00FA62B9" w:rsidRDefault="00F340B2" w:rsidP="001E16D9"/>
    <w:p w14:paraId="086EFAA6" w14:textId="532B20AD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AA7" w14:textId="77777777" w:rsidR="00F340B2" w:rsidRPr="00FA62B9" w:rsidRDefault="00F340B2" w:rsidP="001E16D9"/>
    <w:p w14:paraId="086EFAA8" w14:textId="77777777" w:rsidR="00F340B2" w:rsidRPr="00FA62B9" w:rsidRDefault="00202F43" w:rsidP="001E16D9">
      <w:r w:rsidRPr="00FA62B9">
        <w:rPr>
          <w:i/>
          <w:iCs/>
        </w:rPr>
        <w:t>Warunki meteorologiczne: temperatura min 9°C, max 17°C, średnia 13°C; brak opadów.</w:t>
      </w:r>
    </w:p>
    <w:p w14:paraId="086EFAA9" w14:textId="77777777" w:rsidR="00F340B2" w:rsidRPr="00FA62B9" w:rsidRDefault="00F340B2" w:rsidP="001E16D9"/>
    <w:p w14:paraId="086EFAAA" w14:textId="77777777" w:rsidR="00F340B2" w:rsidRPr="00FA62B9" w:rsidRDefault="00202F43" w:rsidP="001E16D9">
      <w:r w:rsidRPr="00FA62B9">
        <w:t>Bez zdarzeń nadzwyczajnych, dyżur zakończony bez uwag.</w:t>
      </w:r>
    </w:p>
    <w:p w14:paraId="086EFAAB" w14:textId="77777777" w:rsidR="00F340B2" w:rsidRPr="00FA62B9" w:rsidRDefault="00F340B2" w:rsidP="001E16D9"/>
    <w:p w14:paraId="086EFAAC" w14:textId="5302ECFB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4599CA3C" wp14:editId="37F03D3C">
            <wp:extent cx="1095375" cy="565454"/>
            <wp:effectExtent l="0" t="0" r="0" b="6350"/>
            <wp:docPr id="471274326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324A4335" wp14:editId="660122EA">
            <wp:extent cx="1943100" cy="469618"/>
            <wp:effectExtent l="0" t="0" r="0" b="6985"/>
            <wp:docPr id="27" name="Obraz 27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AAD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06.10.2024</w:t>
      </w:r>
    </w:p>
    <w:p w14:paraId="086EFAAE" w14:textId="51A3B057" w:rsidR="00F340B2" w:rsidRPr="00FA62B9" w:rsidRDefault="00202F43" w:rsidP="001E16D9">
      <w:r w:rsidRPr="00FA62B9">
        <w:t>___</w:t>
      </w:r>
    </w:p>
    <w:p w14:paraId="229B0A48" w14:textId="77777777" w:rsidR="00552A69" w:rsidRPr="00FA62B9" w:rsidRDefault="00552A69">
      <w:r w:rsidRPr="00FA62B9">
        <w:br w:type="page"/>
      </w:r>
    </w:p>
    <w:p w14:paraId="086EFAAF" w14:textId="6C077B3F" w:rsidR="00F340B2" w:rsidRPr="00FA62B9" w:rsidRDefault="00202F43" w:rsidP="001E16D9">
      <w:r w:rsidRPr="00FA62B9">
        <w:lastRenderedPageBreak/>
        <w:t>7 października 2024 r., poniedziałek</w:t>
      </w:r>
    </w:p>
    <w:p w14:paraId="5002DD9C" w14:textId="77777777" w:rsidR="0023554E" w:rsidRPr="00FA62B9" w:rsidRDefault="0023554E" w:rsidP="0023554E">
      <w:r w:rsidRPr="00FA62B9">
        <w:t>Dyżurni oddający: Paweł Kojs i Arkadiusz Nowak</w:t>
      </w:r>
    </w:p>
    <w:p w14:paraId="18FC8B28" w14:textId="77777777" w:rsidR="0023554E" w:rsidRPr="00FA62B9" w:rsidRDefault="0023554E" w:rsidP="0023554E">
      <w:r w:rsidRPr="00FA62B9">
        <w:t xml:space="preserve">Dyżurni przyjmujący: Anna Kosoń i Piotr Zakrzewski </w:t>
      </w:r>
    </w:p>
    <w:p w14:paraId="086EFAB0" w14:textId="281ED7FD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FAB1" w14:textId="77777777" w:rsidR="00F340B2" w:rsidRPr="00FA62B9" w:rsidRDefault="00F340B2" w:rsidP="001E16D9"/>
    <w:p w14:paraId="086EFAB2" w14:textId="77777777" w:rsidR="00F340B2" w:rsidRPr="00FA62B9" w:rsidRDefault="00202F43" w:rsidP="001E16D9">
      <w:r w:rsidRPr="00FA62B9">
        <w:t>Liczenie zwierząt: ~600 (przed rozpoczęciem redukcji) jeleniowatych + ~50 owiec w kwaterach. Wszystkie zwierzęta w dobrym stanie zdrowia.</w:t>
      </w:r>
    </w:p>
    <w:p w14:paraId="086EFAB3" w14:textId="77777777" w:rsidR="00F340B2" w:rsidRPr="00FA62B9" w:rsidRDefault="00F340B2" w:rsidP="001E16D9"/>
    <w:p w14:paraId="086EFAB4" w14:textId="26E9206E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AB5" w14:textId="77777777" w:rsidR="00F340B2" w:rsidRPr="00FA62B9" w:rsidRDefault="00F340B2" w:rsidP="001E16D9"/>
    <w:p w14:paraId="086EFAB6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AB7" w14:textId="77777777" w:rsidR="00F340B2" w:rsidRPr="00FA62B9" w:rsidRDefault="00F340B2" w:rsidP="001E16D9"/>
    <w:p w14:paraId="086EFAB8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AB9" w14:textId="77777777" w:rsidR="00F340B2" w:rsidRPr="00FA62B9" w:rsidRDefault="00F340B2" w:rsidP="001E16D9"/>
    <w:p w14:paraId="086EFABA" w14:textId="32EEA04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+12.5°C), kontrola systemu wodociągowego (zawory, węże, pompy). System sprawny, bez wycieków.</w:t>
      </w:r>
    </w:p>
    <w:p w14:paraId="086EFABB" w14:textId="77777777" w:rsidR="00F340B2" w:rsidRPr="00FA62B9" w:rsidRDefault="00F340B2" w:rsidP="001E16D9"/>
    <w:p w14:paraId="086EFABC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ABD" w14:textId="77777777" w:rsidR="00F340B2" w:rsidRPr="00FA62B9" w:rsidRDefault="00F340B2" w:rsidP="001E16D9"/>
    <w:p w14:paraId="086EFABE" w14:textId="303CA2ED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ABF" w14:textId="77777777" w:rsidR="00F340B2" w:rsidRPr="00FA62B9" w:rsidRDefault="00F340B2" w:rsidP="001E16D9"/>
    <w:p w14:paraId="086EFAC0" w14:textId="3B8AD1B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AC1" w14:textId="77777777" w:rsidR="00F340B2" w:rsidRPr="00FA62B9" w:rsidRDefault="00F340B2" w:rsidP="001E16D9"/>
    <w:p w14:paraId="086EFAC2" w14:textId="77777777" w:rsidR="00F340B2" w:rsidRPr="00FA62B9" w:rsidRDefault="00202F43" w:rsidP="001E16D9">
      <w:r w:rsidRPr="00FA62B9">
        <w:rPr>
          <w:i/>
          <w:iCs/>
        </w:rPr>
        <w:t>Warunki meteorologiczne: temperatura min 9°C, max 16°C, średnia 12.5°C; brak opadów.</w:t>
      </w:r>
    </w:p>
    <w:p w14:paraId="086EFAC3" w14:textId="77777777" w:rsidR="00F340B2" w:rsidRPr="00FA62B9" w:rsidRDefault="00F340B2" w:rsidP="001E16D9"/>
    <w:p w14:paraId="086EFAC4" w14:textId="77777777" w:rsidR="00F340B2" w:rsidRPr="00FA62B9" w:rsidRDefault="00202F43" w:rsidP="001E16D9">
      <w:r w:rsidRPr="00FA62B9">
        <w:t>Bez zdarzeń nadzwyczajnych, dyżur zakończony bez uwag.</w:t>
      </w:r>
    </w:p>
    <w:p w14:paraId="086EFAC5" w14:textId="77777777" w:rsidR="00F340B2" w:rsidRPr="00FA62B9" w:rsidRDefault="00F340B2" w:rsidP="001E16D9"/>
    <w:p w14:paraId="086EFAC6" w14:textId="0FB0E641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AC7" w14:textId="366C1314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07.10.2024</w:t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6B24C5A6" wp14:editId="7CBF53E8">
            <wp:extent cx="1943100" cy="469618"/>
            <wp:effectExtent l="0" t="0" r="0" b="6985"/>
            <wp:docPr id="26" name="Obraz 26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AC8" w14:textId="4EDD8DF0" w:rsidR="00F340B2" w:rsidRPr="00FA62B9" w:rsidRDefault="00202F43" w:rsidP="001E16D9">
      <w:r w:rsidRPr="00FA62B9">
        <w:t>___</w:t>
      </w:r>
    </w:p>
    <w:p w14:paraId="0CB37DD7" w14:textId="77777777" w:rsidR="00552A69" w:rsidRPr="00FA62B9" w:rsidRDefault="00552A69">
      <w:r w:rsidRPr="00FA62B9">
        <w:br w:type="page"/>
      </w:r>
    </w:p>
    <w:p w14:paraId="086EFAC9" w14:textId="301D1B11" w:rsidR="00F340B2" w:rsidRPr="00FA62B9" w:rsidRDefault="00202F43" w:rsidP="001E16D9">
      <w:r w:rsidRPr="00FA62B9">
        <w:lastRenderedPageBreak/>
        <w:t>8 października 2024 r., wtorek</w:t>
      </w:r>
    </w:p>
    <w:p w14:paraId="7F5328C9" w14:textId="77777777" w:rsidR="00C1227B" w:rsidRPr="00FA62B9" w:rsidRDefault="00C1227B" w:rsidP="00C1227B">
      <w:r w:rsidRPr="00FA62B9">
        <w:t xml:space="preserve">Dyżurni: Anna Kosoń i Lucjan Świder </w:t>
      </w:r>
    </w:p>
    <w:p w14:paraId="086EFACA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ACB" w14:textId="77777777" w:rsidR="00F340B2" w:rsidRPr="00FA62B9" w:rsidRDefault="00F340B2" w:rsidP="001E16D9"/>
    <w:p w14:paraId="086EFACC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ACD" w14:textId="77777777" w:rsidR="00F340B2" w:rsidRPr="00FA62B9" w:rsidRDefault="00F340B2" w:rsidP="001E16D9"/>
    <w:p w14:paraId="086EFACE" w14:textId="5E0F148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+12.5°C), kontrola systemu wodociągowego (zawory, węże, pompy). System sprawny, bez wycieków.</w:t>
      </w:r>
    </w:p>
    <w:p w14:paraId="086EFACF" w14:textId="77777777" w:rsidR="00F340B2" w:rsidRPr="00FA62B9" w:rsidRDefault="00F340B2" w:rsidP="001E16D9"/>
    <w:p w14:paraId="086EFAD0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AD1" w14:textId="77777777" w:rsidR="00F340B2" w:rsidRPr="00FA62B9" w:rsidRDefault="00F340B2" w:rsidP="001E16D9"/>
    <w:p w14:paraId="086EFAD2" w14:textId="20BB183F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AD3" w14:textId="77777777" w:rsidR="00F340B2" w:rsidRPr="00FA62B9" w:rsidRDefault="00F340B2" w:rsidP="001E16D9"/>
    <w:p w14:paraId="086EFAD4" w14:textId="1E91E0A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AD5" w14:textId="77777777" w:rsidR="00F340B2" w:rsidRPr="00FA62B9" w:rsidRDefault="00F340B2" w:rsidP="001E16D9"/>
    <w:p w14:paraId="086EFAD6" w14:textId="77777777" w:rsidR="00F340B2" w:rsidRPr="00FA62B9" w:rsidRDefault="00202F43" w:rsidP="001E16D9">
      <w:r w:rsidRPr="00FA62B9">
        <w:rPr>
          <w:i/>
          <w:iCs/>
        </w:rPr>
        <w:t>Warunki meteorologiczne: temperatura min 9°C, max 16°C, średnia 12.5°C; brak opadów.</w:t>
      </w:r>
    </w:p>
    <w:p w14:paraId="086EFAD7" w14:textId="77777777" w:rsidR="00F340B2" w:rsidRPr="00FA62B9" w:rsidRDefault="00F340B2" w:rsidP="001E16D9"/>
    <w:p w14:paraId="086EFAD8" w14:textId="77777777" w:rsidR="00F340B2" w:rsidRPr="00FA62B9" w:rsidRDefault="00202F43" w:rsidP="001E16D9">
      <w:r w:rsidRPr="00FA62B9">
        <w:t>Bez zdarzeń nadzwyczajnych, dyżur zakończony bez uwag.</w:t>
      </w:r>
    </w:p>
    <w:p w14:paraId="086EFAD9" w14:textId="77777777" w:rsidR="00F340B2" w:rsidRPr="00FA62B9" w:rsidRDefault="00F340B2" w:rsidP="001E16D9"/>
    <w:p w14:paraId="086EFADA" w14:textId="249B0FB9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ADB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08.10.2024</w:t>
      </w:r>
    </w:p>
    <w:p w14:paraId="086EFADC" w14:textId="6517070F" w:rsidR="00F340B2" w:rsidRPr="00FA62B9" w:rsidRDefault="00202F43" w:rsidP="001E16D9">
      <w:r w:rsidRPr="00FA62B9">
        <w:t>___</w:t>
      </w:r>
    </w:p>
    <w:p w14:paraId="6319DA7B" w14:textId="77777777" w:rsidR="00552A69" w:rsidRPr="00FA62B9" w:rsidRDefault="00552A69">
      <w:r w:rsidRPr="00FA62B9">
        <w:br w:type="page"/>
      </w:r>
    </w:p>
    <w:p w14:paraId="086EFADD" w14:textId="1510C534" w:rsidR="00F340B2" w:rsidRPr="00FA62B9" w:rsidRDefault="00202F43" w:rsidP="001E16D9">
      <w:r w:rsidRPr="00FA62B9">
        <w:lastRenderedPageBreak/>
        <w:t>9 października 2024 r., środa</w:t>
      </w:r>
    </w:p>
    <w:p w14:paraId="1390F9E0" w14:textId="50C749D4" w:rsidR="00C1227B" w:rsidRPr="00FA62B9" w:rsidRDefault="00C1227B" w:rsidP="00C1227B">
      <w:r w:rsidRPr="00FA62B9">
        <w:t xml:space="preserve">Dyżurni: </w:t>
      </w:r>
      <w:r w:rsidR="00FC0CE8" w:rsidRPr="00FA62B9">
        <w:t>Paweł Kojs</w:t>
      </w:r>
      <w:r w:rsidRPr="00FA62B9">
        <w:t xml:space="preserve"> i Lucjan Świder </w:t>
      </w:r>
    </w:p>
    <w:p w14:paraId="086EFADE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ADF" w14:textId="77777777" w:rsidR="00F340B2" w:rsidRPr="00FA62B9" w:rsidRDefault="00F340B2" w:rsidP="001E16D9"/>
    <w:p w14:paraId="086EFAE0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AE1" w14:textId="77777777" w:rsidR="00F340B2" w:rsidRPr="00FA62B9" w:rsidRDefault="00F340B2" w:rsidP="001E16D9"/>
    <w:p w14:paraId="086EFAE2" w14:textId="5DD01E6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+12°C), kontrola systemu wodociągowego (zawory, węże, pompy). System sprawny, bez wycieków.</w:t>
      </w:r>
    </w:p>
    <w:p w14:paraId="086EFAE3" w14:textId="77777777" w:rsidR="00F340B2" w:rsidRPr="00FA62B9" w:rsidRDefault="00F340B2" w:rsidP="001E16D9"/>
    <w:p w14:paraId="086EFAE4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AE5" w14:textId="77777777" w:rsidR="00F340B2" w:rsidRPr="00FA62B9" w:rsidRDefault="00F340B2" w:rsidP="001E16D9"/>
    <w:p w14:paraId="086EFAE6" w14:textId="7BE1E8F6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AE7" w14:textId="77777777" w:rsidR="00F340B2" w:rsidRPr="00FA62B9" w:rsidRDefault="00F340B2" w:rsidP="001E16D9"/>
    <w:p w14:paraId="086EFAE8" w14:textId="6714AF0A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AE9" w14:textId="77777777" w:rsidR="00F340B2" w:rsidRPr="00FA62B9" w:rsidRDefault="00F340B2" w:rsidP="001E16D9"/>
    <w:p w14:paraId="086EFAEA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9°C, max 15°C, średnia 12°C; opady deszczu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AEB" w14:textId="77777777" w:rsidR="00F340B2" w:rsidRPr="00FA62B9" w:rsidRDefault="00F340B2" w:rsidP="001E16D9"/>
    <w:p w14:paraId="086EFAEC" w14:textId="77777777" w:rsidR="00F340B2" w:rsidRPr="00FA62B9" w:rsidRDefault="00202F43" w:rsidP="001E16D9">
      <w:r w:rsidRPr="00FA62B9">
        <w:t>Bez zdarzeń nadzwyczajnych, dyżur zakończony bez uwag.</w:t>
      </w:r>
    </w:p>
    <w:p w14:paraId="086EFAED" w14:textId="77777777" w:rsidR="00F340B2" w:rsidRPr="00FA62B9" w:rsidRDefault="00F340B2" w:rsidP="001E16D9"/>
    <w:p w14:paraId="086EFAEE" w14:textId="017F18CA" w:rsidR="00F340B2" w:rsidRPr="00FA62B9" w:rsidRDefault="00B9574E" w:rsidP="001E16D9">
      <w:r w:rsidRPr="00FA62B9">
        <w:rPr>
          <w:i/>
          <w:iCs/>
        </w:rPr>
        <w:t xml:space="preserve">Dyżurny: </w:t>
      </w:r>
      <w:r w:rsidR="00FC0CE8" w:rsidRPr="00FA62B9">
        <w:t>Paweł Kojs</w:t>
      </w:r>
      <w:r w:rsidR="00EF1843" w:rsidRPr="00FA62B9">
        <w:rPr>
          <w:noProof/>
        </w:rPr>
        <w:drawing>
          <wp:inline distT="0" distB="0" distL="0" distR="0" wp14:anchorId="03E6A0FA" wp14:editId="41BA5503">
            <wp:extent cx="1095375" cy="565454"/>
            <wp:effectExtent l="0" t="0" r="0" b="6350"/>
            <wp:docPr id="2004153812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AEF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09.10.2024</w:t>
      </w:r>
    </w:p>
    <w:p w14:paraId="086EFAF0" w14:textId="20A5A844" w:rsidR="00F340B2" w:rsidRPr="00FA62B9" w:rsidRDefault="00202F43" w:rsidP="001E16D9">
      <w:r w:rsidRPr="00FA62B9">
        <w:t>___</w:t>
      </w:r>
    </w:p>
    <w:p w14:paraId="2A48E05B" w14:textId="77777777" w:rsidR="00552A69" w:rsidRPr="00FA62B9" w:rsidRDefault="00552A69">
      <w:r w:rsidRPr="00FA62B9">
        <w:br w:type="page"/>
      </w:r>
    </w:p>
    <w:p w14:paraId="086EFAF1" w14:textId="615E7C96" w:rsidR="00F340B2" w:rsidRPr="00FA62B9" w:rsidRDefault="00202F43" w:rsidP="001E16D9">
      <w:r w:rsidRPr="00FA62B9">
        <w:lastRenderedPageBreak/>
        <w:t>10 października 2024 r., czwartek</w:t>
      </w:r>
    </w:p>
    <w:p w14:paraId="06BF3AB9" w14:textId="502EACAD" w:rsidR="00C1227B" w:rsidRPr="00FA62B9" w:rsidRDefault="00C1227B" w:rsidP="00C1227B">
      <w:r w:rsidRPr="00FA62B9">
        <w:t>Dyżurni: Anna Kosoń i Lucjan Świder</w:t>
      </w:r>
      <w:r w:rsidR="006A562E" w:rsidRPr="00FA62B9">
        <w:t>, Paweł Kojs</w:t>
      </w:r>
    </w:p>
    <w:p w14:paraId="086EFAF2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AF3" w14:textId="77777777" w:rsidR="00F340B2" w:rsidRPr="00FA62B9" w:rsidRDefault="00F340B2" w:rsidP="001E16D9"/>
    <w:p w14:paraId="086EFAF4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AF5" w14:textId="77777777" w:rsidR="00F340B2" w:rsidRPr="00FA62B9" w:rsidRDefault="00F340B2" w:rsidP="001E16D9"/>
    <w:p w14:paraId="086EFAF6" w14:textId="4F77681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+11.5°C), kontrola systemu wodociągowego (zawory, węże, pompy). System sprawny, bez wycieków.</w:t>
      </w:r>
    </w:p>
    <w:p w14:paraId="086EFAF7" w14:textId="77777777" w:rsidR="00F340B2" w:rsidRPr="00FA62B9" w:rsidRDefault="00F340B2" w:rsidP="001E16D9"/>
    <w:p w14:paraId="086EFAF8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AF9" w14:textId="77777777" w:rsidR="00F340B2" w:rsidRPr="00FA62B9" w:rsidRDefault="00F340B2" w:rsidP="001E16D9"/>
    <w:p w14:paraId="086EFAFA" w14:textId="0AE73BB0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AFB" w14:textId="77777777" w:rsidR="00F340B2" w:rsidRPr="00FA62B9" w:rsidRDefault="00F340B2" w:rsidP="001E16D9"/>
    <w:p w14:paraId="086EFAFC" w14:textId="57FB589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AFD" w14:textId="77777777" w:rsidR="00F340B2" w:rsidRPr="00FA62B9" w:rsidRDefault="00F340B2" w:rsidP="001E16D9"/>
    <w:p w14:paraId="086EFAFE" w14:textId="77777777" w:rsidR="00F340B2" w:rsidRPr="00FA62B9" w:rsidRDefault="00202F43" w:rsidP="001E16D9">
      <w:r w:rsidRPr="00FA62B9">
        <w:rPr>
          <w:i/>
          <w:iCs/>
        </w:rPr>
        <w:t>Warunki meteorologiczne: temperatura min 9°C, max 14°C, średnia 11.5°C; brak opadów.</w:t>
      </w:r>
    </w:p>
    <w:p w14:paraId="086EFAFF" w14:textId="77777777" w:rsidR="00F340B2" w:rsidRPr="00FA62B9" w:rsidRDefault="00F340B2" w:rsidP="001E16D9"/>
    <w:p w14:paraId="086EFB00" w14:textId="77777777" w:rsidR="00F340B2" w:rsidRPr="00FA62B9" w:rsidRDefault="00202F43" w:rsidP="001E16D9">
      <w:r w:rsidRPr="00FA62B9">
        <w:t>Bez zdarzeń nadzwyczajnych, dyżur zakończony bez uwag.</w:t>
      </w:r>
    </w:p>
    <w:p w14:paraId="086EFB01" w14:textId="77777777" w:rsidR="00F340B2" w:rsidRPr="00FA62B9" w:rsidRDefault="00F340B2" w:rsidP="001E16D9"/>
    <w:p w14:paraId="086EFB02" w14:textId="0E350EE0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B03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10.10.2024</w:t>
      </w:r>
    </w:p>
    <w:p w14:paraId="086EFB04" w14:textId="1D6B765F" w:rsidR="00F340B2" w:rsidRPr="00FA62B9" w:rsidRDefault="00202F43" w:rsidP="001E16D9">
      <w:r w:rsidRPr="00FA62B9">
        <w:t>___</w:t>
      </w:r>
    </w:p>
    <w:p w14:paraId="7FCBD7E2" w14:textId="77777777" w:rsidR="00552A69" w:rsidRPr="00FA62B9" w:rsidRDefault="00552A69">
      <w:r w:rsidRPr="00FA62B9">
        <w:br w:type="page"/>
      </w:r>
    </w:p>
    <w:p w14:paraId="086EFB05" w14:textId="41BD5D5F" w:rsidR="00F340B2" w:rsidRPr="00FA62B9" w:rsidRDefault="00202F43" w:rsidP="001E16D9">
      <w:r w:rsidRPr="00FA62B9">
        <w:lastRenderedPageBreak/>
        <w:t>11 października 2024 r., piątek</w:t>
      </w:r>
    </w:p>
    <w:p w14:paraId="5B9756CC" w14:textId="1770D090" w:rsidR="00C1227B" w:rsidRPr="00FA62B9" w:rsidRDefault="007A1FBB" w:rsidP="00C1227B">
      <w:r w:rsidRPr="00FA62B9">
        <w:t xml:space="preserve">Dyżurni oddający: </w:t>
      </w:r>
      <w:r w:rsidR="00C1227B" w:rsidRPr="00FA62B9">
        <w:t xml:space="preserve">Anna Kosoń i </w:t>
      </w:r>
      <w:r w:rsidR="000C4B32" w:rsidRPr="00FA62B9">
        <w:t>Paweł Kojs</w:t>
      </w:r>
      <w:r w:rsidR="00C1227B" w:rsidRPr="00FA62B9">
        <w:t xml:space="preserve"> </w:t>
      </w:r>
    </w:p>
    <w:p w14:paraId="5127E667" w14:textId="77777777" w:rsidR="007A1FBB" w:rsidRPr="00FA62B9" w:rsidRDefault="007A1FBB" w:rsidP="007A1FBB">
      <w:r w:rsidRPr="00FA62B9">
        <w:t>Dyżurni przyjmujący: Paweł Kojs i Arkadiusz Nowak</w:t>
      </w:r>
    </w:p>
    <w:p w14:paraId="086EFB06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B07" w14:textId="77777777" w:rsidR="00F340B2" w:rsidRPr="00FA62B9" w:rsidRDefault="00F340B2" w:rsidP="001E16D9"/>
    <w:p w14:paraId="086EFB08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B09" w14:textId="77777777" w:rsidR="00F340B2" w:rsidRPr="00FA62B9" w:rsidRDefault="00F340B2" w:rsidP="001E16D9"/>
    <w:p w14:paraId="086EFB0A" w14:textId="0157824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+11°C), kontrola systemu wodociągowego (zawory, węże, pompy). System sprawny, bez wycieków.</w:t>
      </w:r>
    </w:p>
    <w:p w14:paraId="086EFB0B" w14:textId="77777777" w:rsidR="00F340B2" w:rsidRPr="00FA62B9" w:rsidRDefault="00F340B2" w:rsidP="001E16D9"/>
    <w:p w14:paraId="086EFB0C" w14:textId="1290E481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B0D" w14:textId="77777777" w:rsidR="00F340B2" w:rsidRPr="00FA62B9" w:rsidRDefault="00F340B2" w:rsidP="001E16D9"/>
    <w:p w14:paraId="086EFB0E" w14:textId="779006C4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B0F" w14:textId="77777777" w:rsidR="00F340B2" w:rsidRPr="00FA62B9" w:rsidRDefault="00F340B2" w:rsidP="001E16D9"/>
    <w:p w14:paraId="086EFB10" w14:textId="2372260F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B11" w14:textId="77777777" w:rsidR="00F340B2" w:rsidRPr="00FA62B9" w:rsidRDefault="00F340B2" w:rsidP="001E16D9"/>
    <w:p w14:paraId="086EFB12" w14:textId="77777777" w:rsidR="00F340B2" w:rsidRPr="00FA62B9" w:rsidRDefault="00202F43" w:rsidP="001E16D9">
      <w:r w:rsidRPr="00FA62B9">
        <w:t>Czynności tygodniowe: Przygotowanie sprzętu do sezonu zimowego. Kontrola zapasów pasz (bufor minimum 2 tygodnie). Przygotowanie magazynów.</w:t>
      </w:r>
    </w:p>
    <w:p w14:paraId="086EFB13" w14:textId="77777777" w:rsidR="00F340B2" w:rsidRPr="00FA62B9" w:rsidRDefault="00F340B2" w:rsidP="001E16D9"/>
    <w:p w14:paraId="086EFB14" w14:textId="728DBB8E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FB15" w14:textId="77777777" w:rsidR="00F340B2" w:rsidRPr="00FA62B9" w:rsidRDefault="00F340B2" w:rsidP="001E16D9"/>
    <w:p w14:paraId="086EFB16" w14:textId="77777777" w:rsidR="00F340B2" w:rsidRPr="00FA62B9" w:rsidRDefault="00202F43" w:rsidP="001E16D9">
      <w:r w:rsidRPr="00FA62B9">
        <w:rPr>
          <w:i/>
          <w:iCs/>
        </w:rPr>
        <w:t>Warunki meteorologiczne: temperatura min 9°C, max 13°C, średnia 11°C; brak opadów.</w:t>
      </w:r>
    </w:p>
    <w:p w14:paraId="086EFB17" w14:textId="77777777" w:rsidR="00F340B2" w:rsidRPr="00FA62B9" w:rsidRDefault="00F340B2" w:rsidP="001E16D9"/>
    <w:p w14:paraId="086EFB18" w14:textId="77777777" w:rsidR="00F340B2" w:rsidRPr="00FA62B9" w:rsidRDefault="00202F43" w:rsidP="001E16D9">
      <w:r w:rsidRPr="00FA62B9">
        <w:t>Bez zdarzeń nadzwyczajnych, dyżur zakończony bez uwag.</w:t>
      </w:r>
    </w:p>
    <w:p w14:paraId="086EFB19" w14:textId="77777777" w:rsidR="00F340B2" w:rsidRPr="00FA62B9" w:rsidRDefault="00F340B2" w:rsidP="001E16D9"/>
    <w:p w14:paraId="086EFB1A" w14:textId="7BD1AB77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16407C4C" wp14:editId="42ED1EE4">
            <wp:extent cx="1095375" cy="565454"/>
            <wp:effectExtent l="0" t="0" r="0" b="6350"/>
            <wp:docPr id="152903353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35ABE958" wp14:editId="1F23AB37">
            <wp:extent cx="1943100" cy="469618"/>
            <wp:effectExtent l="0" t="0" r="0" b="6985"/>
            <wp:docPr id="25" name="Obraz 25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B1B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11.10.2024</w:t>
      </w:r>
    </w:p>
    <w:p w14:paraId="086EFB1C" w14:textId="08036547" w:rsidR="00F340B2" w:rsidRPr="00FA62B9" w:rsidRDefault="00202F43" w:rsidP="001E16D9">
      <w:r w:rsidRPr="00FA62B9">
        <w:t>___</w:t>
      </w:r>
    </w:p>
    <w:p w14:paraId="2C9245D4" w14:textId="77777777" w:rsidR="00552A69" w:rsidRPr="00FA62B9" w:rsidRDefault="00552A69">
      <w:r w:rsidRPr="00FA62B9">
        <w:br w:type="page"/>
      </w:r>
    </w:p>
    <w:p w14:paraId="086EFB1D" w14:textId="2FAB658C" w:rsidR="00F340B2" w:rsidRPr="00FA62B9" w:rsidRDefault="00202F43" w:rsidP="001E16D9">
      <w:r w:rsidRPr="00FA62B9">
        <w:lastRenderedPageBreak/>
        <w:t>12 października 2024 r., sobota</w:t>
      </w:r>
    </w:p>
    <w:p w14:paraId="1C5DA9D6" w14:textId="77777777" w:rsidR="00D842B2" w:rsidRPr="00FA62B9" w:rsidRDefault="00D842B2" w:rsidP="00D842B2">
      <w:r w:rsidRPr="00FA62B9">
        <w:t>Dyżurni: Paweł Kojs i Arkadiusz Nowak</w:t>
      </w:r>
    </w:p>
    <w:p w14:paraId="086EFB1E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B1F" w14:textId="77777777" w:rsidR="00F340B2" w:rsidRPr="00FA62B9" w:rsidRDefault="00F340B2" w:rsidP="001E16D9"/>
    <w:p w14:paraId="086EFB20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B21" w14:textId="77777777" w:rsidR="00F340B2" w:rsidRPr="00FA62B9" w:rsidRDefault="00F340B2" w:rsidP="001E16D9"/>
    <w:p w14:paraId="086EFB22" w14:textId="6A1A4C2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+10°C), kontrola systemu wodociągowego (zawory, węże, pompy). System sprawny, bez wycieków.</w:t>
      </w:r>
    </w:p>
    <w:p w14:paraId="086EFB23" w14:textId="77777777" w:rsidR="00F340B2" w:rsidRPr="00FA62B9" w:rsidRDefault="00F340B2" w:rsidP="001E16D9"/>
    <w:p w14:paraId="086EFB24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B25" w14:textId="77777777" w:rsidR="00F340B2" w:rsidRPr="00FA62B9" w:rsidRDefault="00F340B2" w:rsidP="001E16D9"/>
    <w:p w14:paraId="086EFB26" w14:textId="06B9933C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B27" w14:textId="77777777" w:rsidR="00F340B2" w:rsidRPr="00FA62B9" w:rsidRDefault="00F340B2" w:rsidP="001E16D9"/>
    <w:p w14:paraId="086EFB28" w14:textId="1DE7425F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B29" w14:textId="77777777" w:rsidR="00F340B2" w:rsidRPr="00FA62B9" w:rsidRDefault="00F340B2" w:rsidP="001E16D9"/>
    <w:p w14:paraId="086EFB2A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8°C, max 12°C, średnia 10°C; opady deszczu 6.0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B2B" w14:textId="77777777" w:rsidR="00F340B2" w:rsidRPr="00FA62B9" w:rsidRDefault="00F340B2" w:rsidP="001E16D9"/>
    <w:p w14:paraId="086EFB2C" w14:textId="77777777" w:rsidR="00F340B2" w:rsidRPr="00FA62B9" w:rsidRDefault="00202F43" w:rsidP="001E16D9">
      <w:r w:rsidRPr="00FA62B9">
        <w:t>Bez zdarzeń nadzwyczajnych, dyżur zakończony bez uwag.</w:t>
      </w:r>
    </w:p>
    <w:p w14:paraId="086EFB2D" w14:textId="77777777" w:rsidR="00F340B2" w:rsidRPr="00FA62B9" w:rsidRDefault="00F340B2" w:rsidP="001E16D9"/>
    <w:p w14:paraId="086EFB2E" w14:textId="66E6B025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EF1843" w:rsidRPr="00FA62B9">
        <w:rPr>
          <w:noProof/>
        </w:rPr>
        <w:drawing>
          <wp:inline distT="0" distB="0" distL="0" distR="0" wp14:anchorId="561FC60C" wp14:editId="1BFDA669">
            <wp:extent cx="1095375" cy="565454"/>
            <wp:effectExtent l="0" t="0" r="0" b="6350"/>
            <wp:docPr id="24293465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3B007414" wp14:editId="1B71E7AD">
            <wp:extent cx="1943100" cy="469618"/>
            <wp:effectExtent l="0" t="0" r="0" b="6985"/>
            <wp:docPr id="24" name="Obraz 24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B2F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12.10.2024</w:t>
      </w:r>
    </w:p>
    <w:p w14:paraId="086EFB30" w14:textId="30E223A4" w:rsidR="00F340B2" w:rsidRPr="00FA62B9" w:rsidRDefault="00202F43" w:rsidP="001E16D9">
      <w:r w:rsidRPr="00FA62B9">
        <w:t>___</w:t>
      </w:r>
    </w:p>
    <w:p w14:paraId="0D44BCE7" w14:textId="77777777" w:rsidR="00552A69" w:rsidRPr="00FA62B9" w:rsidRDefault="00552A69">
      <w:r w:rsidRPr="00FA62B9">
        <w:br w:type="page"/>
      </w:r>
    </w:p>
    <w:p w14:paraId="086EFB31" w14:textId="6C07910D" w:rsidR="00F340B2" w:rsidRPr="00FA62B9" w:rsidRDefault="00202F43" w:rsidP="001E16D9">
      <w:r w:rsidRPr="00FA62B9">
        <w:lastRenderedPageBreak/>
        <w:t>13 października 2024 r., niedziela</w:t>
      </w:r>
    </w:p>
    <w:p w14:paraId="181A584E" w14:textId="77777777" w:rsidR="00D842B2" w:rsidRPr="00FA62B9" w:rsidRDefault="00D842B2" w:rsidP="00D842B2">
      <w:r w:rsidRPr="00FA62B9">
        <w:t>Dyżurni: Paweł Kojs i Arkadiusz Nowak</w:t>
      </w:r>
    </w:p>
    <w:p w14:paraId="086EFB32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B33" w14:textId="77777777" w:rsidR="00F340B2" w:rsidRPr="00FA62B9" w:rsidRDefault="00F340B2" w:rsidP="001E16D9"/>
    <w:p w14:paraId="086EFB34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B35" w14:textId="77777777" w:rsidR="00F340B2" w:rsidRPr="00FA62B9" w:rsidRDefault="00F340B2" w:rsidP="001E16D9"/>
    <w:p w14:paraId="086EFB36" w14:textId="269926C2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+9.5°C), kontrola systemu wodociągowego (zawory, węże, pompy). System sprawny, bez wycieków.</w:t>
      </w:r>
    </w:p>
    <w:p w14:paraId="086EFB37" w14:textId="77777777" w:rsidR="00F340B2" w:rsidRPr="00FA62B9" w:rsidRDefault="00F340B2" w:rsidP="001E16D9"/>
    <w:p w14:paraId="086EFB38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B39" w14:textId="77777777" w:rsidR="00F340B2" w:rsidRPr="00FA62B9" w:rsidRDefault="00F340B2" w:rsidP="001E16D9"/>
    <w:p w14:paraId="086EFB3A" w14:textId="7A0BCFEB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B3B" w14:textId="77777777" w:rsidR="00F340B2" w:rsidRPr="00FA62B9" w:rsidRDefault="00F340B2" w:rsidP="001E16D9"/>
    <w:p w14:paraId="086EFB3C" w14:textId="6CCA26A4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B3D" w14:textId="77777777" w:rsidR="00F340B2" w:rsidRPr="00FA62B9" w:rsidRDefault="00F340B2" w:rsidP="001E16D9"/>
    <w:p w14:paraId="086EFB3E" w14:textId="77777777" w:rsidR="00F340B2" w:rsidRPr="00FA62B9" w:rsidRDefault="00202F43" w:rsidP="001E16D9">
      <w:r w:rsidRPr="00FA62B9">
        <w:rPr>
          <w:i/>
          <w:iCs/>
        </w:rPr>
        <w:t>Warunki meteorologiczne: temperatura min 8°C, max 11°C, średnia 9.5°C; brak opadów.</w:t>
      </w:r>
    </w:p>
    <w:p w14:paraId="086EFB3F" w14:textId="77777777" w:rsidR="00F340B2" w:rsidRPr="00FA62B9" w:rsidRDefault="00F340B2" w:rsidP="001E16D9"/>
    <w:p w14:paraId="086EFB40" w14:textId="77777777" w:rsidR="00F340B2" w:rsidRPr="00FA62B9" w:rsidRDefault="00202F43" w:rsidP="001E16D9">
      <w:r w:rsidRPr="00FA62B9">
        <w:t>Bez zdarzeń nadzwyczajnych, dyżur zakończony bez uwag.</w:t>
      </w:r>
    </w:p>
    <w:p w14:paraId="086EFB41" w14:textId="77777777" w:rsidR="00F340B2" w:rsidRPr="00FA62B9" w:rsidRDefault="00F340B2" w:rsidP="001E16D9"/>
    <w:p w14:paraId="086EFB42" w14:textId="77161798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64091884" wp14:editId="4BFE5DC3">
            <wp:extent cx="1095375" cy="565454"/>
            <wp:effectExtent l="0" t="0" r="0" b="6350"/>
            <wp:docPr id="210519464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25940952" wp14:editId="3B36663B">
            <wp:extent cx="1943100" cy="469618"/>
            <wp:effectExtent l="0" t="0" r="0" b="6985"/>
            <wp:docPr id="22" name="Obraz 22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B43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13.10.2024</w:t>
      </w:r>
    </w:p>
    <w:p w14:paraId="086EFB44" w14:textId="750194DF" w:rsidR="00F340B2" w:rsidRPr="00FA62B9" w:rsidRDefault="00202F43" w:rsidP="001E16D9">
      <w:r w:rsidRPr="00FA62B9">
        <w:t>___</w:t>
      </w:r>
    </w:p>
    <w:p w14:paraId="6FB42D3E" w14:textId="77777777" w:rsidR="00552A69" w:rsidRPr="00FA62B9" w:rsidRDefault="00552A69">
      <w:r w:rsidRPr="00FA62B9">
        <w:br w:type="page"/>
      </w:r>
    </w:p>
    <w:p w14:paraId="086EFB45" w14:textId="7CACD201" w:rsidR="00F340B2" w:rsidRPr="00FA62B9" w:rsidRDefault="00202F43" w:rsidP="001E16D9">
      <w:r w:rsidRPr="00FA62B9">
        <w:lastRenderedPageBreak/>
        <w:t>14 października 2024 r., poniedziałek</w:t>
      </w:r>
    </w:p>
    <w:p w14:paraId="0EF24FE0" w14:textId="77777777" w:rsidR="0023554E" w:rsidRPr="00FA62B9" w:rsidRDefault="0023554E" w:rsidP="0023554E">
      <w:r w:rsidRPr="00FA62B9">
        <w:t>Dyżurni oddający: Paweł Kojs i Arkadiusz Nowak</w:t>
      </w:r>
    </w:p>
    <w:p w14:paraId="0A63EF7A" w14:textId="13B06417" w:rsidR="000B64F5" w:rsidRPr="00FA62B9" w:rsidRDefault="0023554E" w:rsidP="000B64F5">
      <w:r w:rsidRPr="00FA62B9">
        <w:t xml:space="preserve">Dyżurni przyjmujący: </w:t>
      </w:r>
      <w:r w:rsidR="000B64F5" w:rsidRPr="00FA62B9">
        <w:t xml:space="preserve">Anna Kosoń i Lucjan Świder </w:t>
      </w:r>
    </w:p>
    <w:p w14:paraId="086EFB46" w14:textId="77B26D7E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FB47" w14:textId="77777777" w:rsidR="00F340B2" w:rsidRPr="00FA62B9" w:rsidRDefault="00F340B2" w:rsidP="001E16D9"/>
    <w:p w14:paraId="086EFB48" w14:textId="77777777" w:rsidR="00F340B2" w:rsidRPr="00FA62B9" w:rsidRDefault="00202F43" w:rsidP="001E16D9">
      <w:r w:rsidRPr="00FA62B9">
        <w:t>Liczenie zwierząt: ~600 (przed rozpoczęciem redukcji) jeleniowatych + ~50 owiec w kwaterach. Wszystkie zwierzęta w dobrym stanie zdrowia.</w:t>
      </w:r>
    </w:p>
    <w:p w14:paraId="086EFB49" w14:textId="77777777" w:rsidR="00F340B2" w:rsidRPr="00FA62B9" w:rsidRDefault="00F340B2" w:rsidP="001E16D9"/>
    <w:p w14:paraId="086EFB4A" w14:textId="5697A81D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B4B" w14:textId="77777777" w:rsidR="00F340B2" w:rsidRPr="00FA62B9" w:rsidRDefault="00F340B2" w:rsidP="001E16D9"/>
    <w:p w14:paraId="086EFB4C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B4D" w14:textId="77777777" w:rsidR="00F340B2" w:rsidRPr="00FA62B9" w:rsidRDefault="00F340B2" w:rsidP="001E16D9"/>
    <w:p w14:paraId="086EFB4E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B4F" w14:textId="77777777" w:rsidR="00F340B2" w:rsidRPr="00FA62B9" w:rsidRDefault="00F340B2" w:rsidP="001E16D9"/>
    <w:p w14:paraId="086EFB50" w14:textId="685B6D1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+9°C), kontrola systemu wodociągowego (zawory, węże, pompy). System sprawny, bez wycieków.</w:t>
      </w:r>
    </w:p>
    <w:p w14:paraId="086EFB51" w14:textId="77777777" w:rsidR="00F340B2" w:rsidRPr="00FA62B9" w:rsidRDefault="00F340B2" w:rsidP="001E16D9"/>
    <w:p w14:paraId="086EFB52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B53" w14:textId="77777777" w:rsidR="00F340B2" w:rsidRPr="00FA62B9" w:rsidRDefault="00F340B2" w:rsidP="001E16D9"/>
    <w:p w14:paraId="086EFB54" w14:textId="1578E084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 xml:space="preserve">. </w:t>
      </w:r>
      <w:r w:rsidR="00DF00CF" w:rsidRPr="00FA62B9">
        <w:t xml:space="preserve"> Konserwacja paśników i karmników. Drobne remonty nawierzchni dróg wewnętrznych.</w:t>
      </w:r>
    </w:p>
    <w:p w14:paraId="086EFB55" w14:textId="77777777" w:rsidR="00F340B2" w:rsidRPr="00FA62B9" w:rsidRDefault="00F340B2" w:rsidP="001E16D9"/>
    <w:p w14:paraId="086EFB56" w14:textId="0D9FD07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B57" w14:textId="77777777" w:rsidR="00F340B2" w:rsidRPr="00FA62B9" w:rsidRDefault="00F340B2" w:rsidP="001E16D9"/>
    <w:p w14:paraId="086EFB58" w14:textId="77777777" w:rsidR="00F340B2" w:rsidRPr="00FA62B9" w:rsidRDefault="00202F43" w:rsidP="001E16D9">
      <w:r w:rsidRPr="00FA62B9">
        <w:rPr>
          <w:i/>
          <w:iCs/>
        </w:rPr>
        <w:t>Warunki meteorologiczne: temperatura min 7°C, max 11°C, średnia 9°C; brak opadów.</w:t>
      </w:r>
    </w:p>
    <w:p w14:paraId="086EFB59" w14:textId="77777777" w:rsidR="00F340B2" w:rsidRPr="00FA62B9" w:rsidRDefault="00F340B2" w:rsidP="001E16D9"/>
    <w:p w14:paraId="086EFB5A" w14:textId="77777777" w:rsidR="00F340B2" w:rsidRPr="00FA62B9" w:rsidRDefault="00202F43" w:rsidP="001E16D9">
      <w:r w:rsidRPr="00FA62B9">
        <w:t>Bez zdarzeń nadzwyczajnych, dyżur zakończony bez uwag.</w:t>
      </w:r>
    </w:p>
    <w:p w14:paraId="086EFB5B" w14:textId="77777777" w:rsidR="00F340B2" w:rsidRPr="00FA62B9" w:rsidRDefault="00F340B2" w:rsidP="001E16D9"/>
    <w:p w14:paraId="086EFB5C" w14:textId="58B9368E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B5D" w14:textId="52E98532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14.10.2024</w:t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63A7A64E" wp14:editId="31A3E1B1">
            <wp:extent cx="1943100" cy="469618"/>
            <wp:effectExtent l="0" t="0" r="0" b="6985"/>
            <wp:docPr id="21" name="Obraz 21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B5E" w14:textId="3B16A337" w:rsidR="00F340B2" w:rsidRPr="00FA62B9" w:rsidRDefault="00202F43" w:rsidP="001E16D9">
      <w:r w:rsidRPr="00FA62B9">
        <w:t>___</w:t>
      </w:r>
    </w:p>
    <w:p w14:paraId="0ABEFCF2" w14:textId="77777777" w:rsidR="00552A69" w:rsidRPr="00FA62B9" w:rsidRDefault="00552A69">
      <w:r w:rsidRPr="00FA62B9">
        <w:br w:type="page"/>
      </w:r>
    </w:p>
    <w:p w14:paraId="086EFB5F" w14:textId="28E421B8" w:rsidR="00F340B2" w:rsidRPr="00FA62B9" w:rsidRDefault="00202F43" w:rsidP="001E16D9">
      <w:r w:rsidRPr="00FA62B9">
        <w:lastRenderedPageBreak/>
        <w:t>15 października 2024 r., wtorek</w:t>
      </w:r>
    </w:p>
    <w:p w14:paraId="4B6CC4AC" w14:textId="77777777" w:rsidR="000B64F5" w:rsidRPr="00FA62B9" w:rsidRDefault="000B64F5" w:rsidP="000B64F5">
      <w:r w:rsidRPr="00FA62B9">
        <w:t xml:space="preserve">Dyżurni: Anna Kosoń i Lucjan Świder </w:t>
      </w:r>
    </w:p>
    <w:p w14:paraId="086EFB60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B61" w14:textId="77777777" w:rsidR="00F340B2" w:rsidRPr="00FA62B9" w:rsidRDefault="00F340B2" w:rsidP="001E16D9"/>
    <w:p w14:paraId="086EFB62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B63" w14:textId="77777777" w:rsidR="00F340B2" w:rsidRPr="00FA62B9" w:rsidRDefault="00F340B2" w:rsidP="001E16D9"/>
    <w:p w14:paraId="086EFB64" w14:textId="490F0B92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+8.5°C), kontrola systemu wodociągowego (zawory, węże, pompy). System sprawny, bez wycieków.</w:t>
      </w:r>
    </w:p>
    <w:p w14:paraId="086EFB65" w14:textId="77777777" w:rsidR="00F340B2" w:rsidRPr="00FA62B9" w:rsidRDefault="00F340B2" w:rsidP="001E16D9"/>
    <w:p w14:paraId="086EFB66" w14:textId="4B7EC91F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 xml:space="preserve">Wykonanie drobnych napraw, usuniecie podkopów lisów i borsuków. </w:t>
      </w:r>
    </w:p>
    <w:p w14:paraId="086EFB67" w14:textId="77777777" w:rsidR="00F340B2" w:rsidRPr="00FA62B9" w:rsidRDefault="00F340B2" w:rsidP="001E16D9"/>
    <w:p w14:paraId="086EFB68" w14:textId="0564CF3E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 xml:space="preserve">. </w:t>
      </w:r>
      <w:r w:rsidR="00DF00CF" w:rsidRPr="00FA62B9">
        <w:t xml:space="preserve"> Konserwacja paśników i karmników. Drobne remonty nawierzchni dróg wewnętrznych.</w:t>
      </w:r>
    </w:p>
    <w:p w14:paraId="086EFB69" w14:textId="77777777" w:rsidR="00F340B2" w:rsidRPr="00FA62B9" w:rsidRDefault="00F340B2" w:rsidP="001E16D9"/>
    <w:p w14:paraId="086EFB6A" w14:textId="54F0E034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B6B" w14:textId="77777777" w:rsidR="00F340B2" w:rsidRPr="00FA62B9" w:rsidRDefault="00F340B2" w:rsidP="001E16D9"/>
    <w:p w14:paraId="086EFB6C" w14:textId="77777777" w:rsidR="00F340B2" w:rsidRPr="00FA62B9" w:rsidRDefault="00202F43" w:rsidP="001E16D9">
      <w:r w:rsidRPr="00FA62B9">
        <w:rPr>
          <w:i/>
          <w:iCs/>
        </w:rPr>
        <w:t>Warunki meteorologiczne: temperatura min 7°C, max 10°C, średnia 8.5°C; brak opadów.</w:t>
      </w:r>
    </w:p>
    <w:p w14:paraId="086EFB6D" w14:textId="77777777" w:rsidR="00F340B2" w:rsidRPr="00FA62B9" w:rsidRDefault="00F340B2" w:rsidP="001E16D9"/>
    <w:p w14:paraId="086EFB6E" w14:textId="77777777" w:rsidR="00F340B2" w:rsidRPr="00FA62B9" w:rsidRDefault="00202F43" w:rsidP="001E16D9">
      <w:r w:rsidRPr="00FA62B9">
        <w:t>Bez zdarzeń nadzwyczajnych, dyżur zakończony bez uwag.</w:t>
      </w:r>
    </w:p>
    <w:p w14:paraId="086EFB6F" w14:textId="77777777" w:rsidR="00F340B2" w:rsidRPr="00FA62B9" w:rsidRDefault="00F340B2" w:rsidP="001E16D9"/>
    <w:p w14:paraId="086EFB70" w14:textId="6E803D6F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B71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15.10.2024</w:t>
      </w:r>
    </w:p>
    <w:p w14:paraId="086EFB72" w14:textId="4BA18346" w:rsidR="00F340B2" w:rsidRPr="00FA62B9" w:rsidRDefault="00202F43" w:rsidP="001E16D9">
      <w:r w:rsidRPr="00FA62B9">
        <w:t>___</w:t>
      </w:r>
    </w:p>
    <w:p w14:paraId="37A30191" w14:textId="77777777" w:rsidR="00552A69" w:rsidRPr="00FA62B9" w:rsidRDefault="00552A69">
      <w:r w:rsidRPr="00FA62B9">
        <w:br w:type="page"/>
      </w:r>
    </w:p>
    <w:p w14:paraId="086EFB73" w14:textId="66DB8008" w:rsidR="00F340B2" w:rsidRPr="00FA62B9" w:rsidRDefault="00202F43" w:rsidP="001E16D9">
      <w:r w:rsidRPr="00FA62B9">
        <w:lastRenderedPageBreak/>
        <w:t>16 października 2024 r., środa</w:t>
      </w:r>
    </w:p>
    <w:p w14:paraId="6F721A4A" w14:textId="5EEC27C7" w:rsidR="000B64F5" w:rsidRPr="00FA62B9" w:rsidRDefault="000B64F5" w:rsidP="000B64F5">
      <w:r w:rsidRPr="00FA62B9">
        <w:t xml:space="preserve">Dyżurni: </w:t>
      </w:r>
      <w:r w:rsidR="00FC0CE8" w:rsidRPr="00FA62B9">
        <w:t>Paweł Kojs</w:t>
      </w:r>
      <w:r w:rsidRPr="00FA62B9">
        <w:t xml:space="preserve"> i Lucjan Świder </w:t>
      </w:r>
    </w:p>
    <w:p w14:paraId="086EFB74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B75" w14:textId="77777777" w:rsidR="00F340B2" w:rsidRPr="00FA62B9" w:rsidRDefault="00F340B2" w:rsidP="001E16D9"/>
    <w:p w14:paraId="086EFB76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B77" w14:textId="77777777" w:rsidR="00F340B2" w:rsidRPr="00FA62B9" w:rsidRDefault="00F340B2" w:rsidP="001E16D9"/>
    <w:p w14:paraId="086EFB78" w14:textId="4929178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+8°C), kontrola systemu wodociągowego (zawory, węże, pompy). System sprawny, bez wycieków.</w:t>
      </w:r>
    </w:p>
    <w:p w14:paraId="086EFB79" w14:textId="77777777" w:rsidR="00F340B2" w:rsidRPr="00FA62B9" w:rsidRDefault="00F340B2" w:rsidP="001E16D9"/>
    <w:p w14:paraId="086EFB7A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B7B" w14:textId="77777777" w:rsidR="00F340B2" w:rsidRPr="00FA62B9" w:rsidRDefault="00F340B2" w:rsidP="001E16D9"/>
    <w:p w14:paraId="086EFB7C" w14:textId="17A37791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B7D" w14:textId="77777777" w:rsidR="00F340B2" w:rsidRPr="00FA62B9" w:rsidRDefault="00F340B2" w:rsidP="001E16D9"/>
    <w:p w14:paraId="086EFB7E" w14:textId="28E4E71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B7F" w14:textId="77777777" w:rsidR="00F340B2" w:rsidRPr="00FA62B9" w:rsidRDefault="00F340B2" w:rsidP="001E16D9"/>
    <w:p w14:paraId="086EFB80" w14:textId="77777777" w:rsidR="00F340B2" w:rsidRPr="00FA62B9" w:rsidRDefault="00202F43" w:rsidP="001E16D9">
      <w:r w:rsidRPr="00FA62B9">
        <w:rPr>
          <w:i/>
          <w:iCs/>
        </w:rPr>
        <w:t>Warunki meteorologiczne: temperatura min 6°C, max 10°C, średnia 8°C; brak opadów.</w:t>
      </w:r>
    </w:p>
    <w:p w14:paraId="086EFB81" w14:textId="77777777" w:rsidR="00F340B2" w:rsidRPr="00FA62B9" w:rsidRDefault="00F340B2" w:rsidP="001E16D9"/>
    <w:p w14:paraId="086EFB82" w14:textId="77777777" w:rsidR="00F340B2" w:rsidRPr="00FA62B9" w:rsidRDefault="00202F43" w:rsidP="001E16D9">
      <w:r w:rsidRPr="00FA62B9">
        <w:t>Bez zdarzeń nadzwyczajnych, dyżur zakończony bez uwag.</w:t>
      </w:r>
    </w:p>
    <w:p w14:paraId="086EFB83" w14:textId="77777777" w:rsidR="00F340B2" w:rsidRPr="00FA62B9" w:rsidRDefault="00F340B2" w:rsidP="001E16D9"/>
    <w:p w14:paraId="086EFB84" w14:textId="047E6532" w:rsidR="00F340B2" w:rsidRPr="00FA62B9" w:rsidRDefault="00B9574E" w:rsidP="001E16D9">
      <w:r w:rsidRPr="00FA62B9">
        <w:rPr>
          <w:i/>
          <w:iCs/>
        </w:rPr>
        <w:t xml:space="preserve">Dyżurny: </w:t>
      </w:r>
      <w:r w:rsidR="00FC0CE8" w:rsidRPr="00FA62B9">
        <w:t>Paweł Kojs</w:t>
      </w:r>
      <w:r w:rsidR="00EF1843" w:rsidRPr="00FA62B9">
        <w:rPr>
          <w:noProof/>
        </w:rPr>
        <w:drawing>
          <wp:inline distT="0" distB="0" distL="0" distR="0" wp14:anchorId="7FFCDC1E" wp14:editId="22956A81">
            <wp:extent cx="1095375" cy="565454"/>
            <wp:effectExtent l="0" t="0" r="0" b="6350"/>
            <wp:docPr id="427216370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B8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16.10.2024</w:t>
      </w:r>
    </w:p>
    <w:p w14:paraId="086EFB86" w14:textId="32AF2388" w:rsidR="00F340B2" w:rsidRPr="00FA62B9" w:rsidRDefault="00202F43" w:rsidP="001E16D9">
      <w:r w:rsidRPr="00FA62B9">
        <w:t>___</w:t>
      </w:r>
    </w:p>
    <w:p w14:paraId="5BD1C41C" w14:textId="77777777" w:rsidR="00552A69" w:rsidRPr="00FA62B9" w:rsidRDefault="00552A69">
      <w:r w:rsidRPr="00FA62B9">
        <w:br w:type="page"/>
      </w:r>
    </w:p>
    <w:p w14:paraId="086EFB87" w14:textId="46119131" w:rsidR="00F340B2" w:rsidRPr="00FA62B9" w:rsidRDefault="00202F43" w:rsidP="001E16D9">
      <w:r w:rsidRPr="00FA62B9">
        <w:lastRenderedPageBreak/>
        <w:t>17 października 2024 r., czwartek</w:t>
      </w:r>
    </w:p>
    <w:p w14:paraId="27D25BE2" w14:textId="77777777" w:rsidR="000B64F5" w:rsidRPr="00FA62B9" w:rsidRDefault="000B64F5" w:rsidP="000B64F5">
      <w:r w:rsidRPr="00FA62B9">
        <w:t xml:space="preserve">Dyżurni: Anna Kosoń i Lucjan Świder </w:t>
      </w:r>
    </w:p>
    <w:p w14:paraId="086EFB88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B89" w14:textId="77777777" w:rsidR="00F340B2" w:rsidRPr="00FA62B9" w:rsidRDefault="00F340B2" w:rsidP="001E16D9"/>
    <w:p w14:paraId="086EFB8A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B8B" w14:textId="77777777" w:rsidR="00F340B2" w:rsidRPr="00FA62B9" w:rsidRDefault="00F340B2" w:rsidP="001E16D9"/>
    <w:p w14:paraId="086EFB8C" w14:textId="262DDDA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+7°C), kontrola systemu wodociągowego (zawory, węże, pompy). System sprawny, bez wycieków.</w:t>
      </w:r>
    </w:p>
    <w:p w14:paraId="086EFB8D" w14:textId="77777777" w:rsidR="00F340B2" w:rsidRPr="00FA62B9" w:rsidRDefault="00F340B2" w:rsidP="001E16D9"/>
    <w:p w14:paraId="086EFB8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B8F" w14:textId="77777777" w:rsidR="00F340B2" w:rsidRPr="00FA62B9" w:rsidRDefault="00F340B2" w:rsidP="001E16D9"/>
    <w:p w14:paraId="086EFB90" w14:textId="7F7559BA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B91" w14:textId="77777777" w:rsidR="00F340B2" w:rsidRPr="00FA62B9" w:rsidRDefault="00F340B2" w:rsidP="001E16D9"/>
    <w:p w14:paraId="086EFB92" w14:textId="3E9D625A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B93" w14:textId="77777777" w:rsidR="00F340B2" w:rsidRPr="00FA62B9" w:rsidRDefault="00F340B2" w:rsidP="001E16D9"/>
    <w:p w14:paraId="086EFB94" w14:textId="77777777" w:rsidR="00F340B2" w:rsidRPr="00FA62B9" w:rsidRDefault="00202F43" w:rsidP="001E16D9">
      <w:r w:rsidRPr="00FA62B9">
        <w:rPr>
          <w:i/>
          <w:iCs/>
        </w:rPr>
        <w:t>Warunki meteorologiczne: temperatura min 5°C, max 9°C, średnia 7°C; brak opadów.</w:t>
      </w:r>
    </w:p>
    <w:p w14:paraId="086EFB95" w14:textId="77777777" w:rsidR="00F340B2" w:rsidRPr="00FA62B9" w:rsidRDefault="00F340B2" w:rsidP="001E16D9"/>
    <w:p w14:paraId="086EFB96" w14:textId="77777777" w:rsidR="00F340B2" w:rsidRPr="00FA62B9" w:rsidRDefault="00202F43" w:rsidP="001E16D9">
      <w:r w:rsidRPr="00FA62B9">
        <w:t>Bez zdarzeń nadzwyczajnych, dyżur zakończony bez uwag.</w:t>
      </w:r>
    </w:p>
    <w:p w14:paraId="086EFB97" w14:textId="77777777" w:rsidR="00F340B2" w:rsidRPr="00FA62B9" w:rsidRDefault="00F340B2" w:rsidP="001E16D9"/>
    <w:p w14:paraId="086EFB98" w14:textId="03F2E5A9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B9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17.10.2024</w:t>
      </w:r>
    </w:p>
    <w:p w14:paraId="086EFB9A" w14:textId="6638C5B5" w:rsidR="00F340B2" w:rsidRPr="00FA62B9" w:rsidRDefault="00202F43" w:rsidP="001E16D9">
      <w:r w:rsidRPr="00FA62B9">
        <w:t>_</w:t>
      </w:r>
    </w:p>
    <w:p w14:paraId="40CFE58A" w14:textId="77777777" w:rsidR="00552A69" w:rsidRPr="00FA62B9" w:rsidRDefault="00552A69">
      <w:r w:rsidRPr="00FA62B9">
        <w:br w:type="page"/>
      </w:r>
    </w:p>
    <w:p w14:paraId="086EFB9B" w14:textId="711F73B3" w:rsidR="00F340B2" w:rsidRPr="00FA62B9" w:rsidRDefault="00202F43" w:rsidP="001E16D9">
      <w:r w:rsidRPr="00FA62B9">
        <w:lastRenderedPageBreak/>
        <w:t>18 października 2024 r., piątek</w:t>
      </w:r>
    </w:p>
    <w:p w14:paraId="053F06B5" w14:textId="0F1693B7" w:rsidR="000B64F5" w:rsidRPr="00FA62B9" w:rsidRDefault="007A1FBB" w:rsidP="000B64F5">
      <w:r w:rsidRPr="00FA62B9">
        <w:t xml:space="preserve">Dyżurni oddający: </w:t>
      </w:r>
      <w:r w:rsidR="000B64F5" w:rsidRPr="00FA62B9">
        <w:t xml:space="preserve">Anna Kosoń i Lucjan Świder </w:t>
      </w:r>
    </w:p>
    <w:p w14:paraId="4B20AD7C" w14:textId="16437B4D" w:rsidR="007A1FBB" w:rsidRPr="00FA62B9" w:rsidRDefault="007A1FBB" w:rsidP="007A1FBB">
      <w:r w:rsidRPr="00FA62B9">
        <w:t xml:space="preserve">Dyżurni przyjmujący: Paweł Kojs </w:t>
      </w:r>
      <w:r w:rsidR="00530933" w:rsidRPr="00FA62B9">
        <w:t xml:space="preserve">i Lucjan </w:t>
      </w:r>
      <w:r w:rsidR="0044762C" w:rsidRPr="00FA62B9">
        <w:t>Piotr Zakrzewski</w:t>
      </w:r>
    </w:p>
    <w:p w14:paraId="086EFB9C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B9D" w14:textId="77777777" w:rsidR="00F340B2" w:rsidRPr="00FA62B9" w:rsidRDefault="00F340B2" w:rsidP="001E16D9"/>
    <w:p w14:paraId="086EFB9E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B9F" w14:textId="77777777" w:rsidR="00F340B2" w:rsidRPr="00FA62B9" w:rsidRDefault="00F340B2" w:rsidP="001E16D9"/>
    <w:p w14:paraId="086EFBA0" w14:textId="5897927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+7°C), kontrola systemu wodociągowego (zawory, węże, pompy). System sprawny, bez wycieków.</w:t>
      </w:r>
    </w:p>
    <w:p w14:paraId="086EFBA1" w14:textId="77777777" w:rsidR="00F340B2" w:rsidRPr="00FA62B9" w:rsidRDefault="00F340B2" w:rsidP="001E16D9"/>
    <w:p w14:paraId="086EFBA2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BA3" w14:textId="77777777" w:rsidR="00F340B2" w:rsidRPr="00FA62B9" w:rsidRDefault="00F340B2" w:rsidP="001E16D9"/>
    <w:p w14:paraId="086EFBA4" w14:textId="264AA8A6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BA5" w14:textId="77777777" w:rsidR="00F340B2" w:rsidRPr="00FA62B9" w:rsidRDefault="00F340B2" w:rsidP="001E16D9"/>
    <w:p w14:paraId="086EFBA6" w14:textId="520FAFB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BA7" w14:textId="77777777" w:rsidR="00F340B2" w:rsidRPr="00FA62B9" w:rsidRDefault="00F340B2" w:rsidP="001E16D9"/>
    <w:p w14:paraId="086EFBA8" w14:textId="77777777" w:rsidR="00F340B2" w:rsidRPr="00FA62B9" w:rsidRDefault="00202F43" w:rsidP="001E16D9">
      <w:r w:rsidRPr="00FA62B9">
        <w:t>Czynności tygodniowe: Przygotowanie sprzętu do sezonu zimowego. Kontrola zapasów pasz (bufor minimum 2 tygodnie). Przygotowanie magazynów.</w:t>
      </w:r>
    </w:p>
    <w:p w14:paraId="086EFBA9" w14:textId="77777777" w:rsidR="00F340B2" w:rsidRPr="00FA62B9" w:rsidRDefault="00F340B2" w:rsidP="001E16D9"/>
    <w:p w14:paraId="086EFBAA" w14:textId="1551366A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FBAB" w14:textId="77777777" w:rsidR="00F340B2" w:rsidRPr="00FA62B9" w:rsidRDefault="00F340B2" w:rsidP="001E16D9"/>
    <w:p w14:paraId="086EFBAC" w14:textId="77777777" w:rsidR="00F340B2" w:rsidRPr="00FA62B9" w:rsidRDefault="00202F43" w:rsidP="001E16D9">
      <w:r w:rsidRPr="00FA62B9">
        <w:rPr>
          <w:i/>
          <w:iCs/>
        </w:rPr>
        <w:t>Warunki meteorologiczne: temperatura min 5°C, max 9°C, średnia 7°C; brak opadów.</w:t>
      </w:r>
    </w:p>
    <w:p w14:paraId="086EFBAD" w14:textId="77777777" w:rsidR="00F340B2" w:rsidRPr="00FA62B9" w:rsidRDefault="00F340B2" w:rsidP="001E16D9"/>
    <w:p w14:paraId="086EFBAE" w14:textId="77777777" w:rsidR="00F340B2" w:rsidRPr="00FA62B9" w:rsidRDefault="00202F43" w:rsidP="001E16D9">
      <w:r w:rsidRPr="00FA62B9">
        <w:t>Bez zdarzeń nadzwyczajnych, dyżur zakończony bez uwag.</w:t>
      </w:r>
    </w:p>
    <w:p w14:paraId="086EFBAF" w14:textId="77777777" w:rsidR="00F340B2" w:rsidRPr="00FA62B9" w:rsidRDefault="00F340B2" w:rsidP="001E16D9"/>
    <w:p w14:paraId="086EFBB0" w14:textId="2B058CC4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690ADD7C" wp14:editId="60DFCD63">
            <wp:extent cx="1095375" cy="565454"/>
            <wp:effectExtent l="0" t="0" r="0" b="6350"/>
            <wp:docPr id="57673769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BB1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18.10.2024</w:t>
      </w:r>
    </w:p>
    <w:p w14:paraId="086EFBB2" w14:textId="11E2950D" w:rsidR="00F340B2" w:rsidRPr="00FA62B9" w:rsidRDefault="00202F43" w:rsidP="001E16D9">
      <w:r w:rsidRPr="00FA62B9">
        <w:t>___</w:t>
      </w:r>
    </w:p>
    <w:p w14:paraId="0FB0D787" w14:textId="77777777" w:rsidR="00552A69" w:rsidRPr="00FA62B9" w:rsidRDefault="00552A69">
      <w:r w:rsidRPr="00FA62B9">
        <w:br w:type="page"/>
      </w:r>
    </w:p>
    <w:p w14:paraId="086EFBB3" w14:textId="43EDC21A" w:rsidR="00F340B2" w:rsidRPr="00FA62B9" w:rsidRDefault="00202F43" w:rsidP="001E16D9">
      <w:r w:rsidRPr="00FA62B9">
        <w:lastRenderedPageBreak/>
        <w:t>19 października 2024 r., sobota</w:t>
      </w:r>
    </w:p>
    <w:p w14:paraId="6184C9BA" w14:textId="0A125AA6" w:rsidR="00D842B2" w:rsidRPr="00FA62B9" w:rsidRDefault="00D842B2" w:rsidP="00D842B2">
      <w:r w:rsidRPr="00FA62B9">
        <w:t xml:space="preserve">Dyżurni: Paweł Kojs </w:t>
      </w:r>
      <w:r w:rsidR="003976BD" w:rsidRPr="00FA62B9">
        <w:t>i Piotr Zakrzewski</w:t>
      </w:r>
    </w:p>
    <w:p w14:paraId="086EFBB4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BB5" w14:textId="77777777" w:rsidR="00F340B2" w:rsidRPr="00FA62B9" w:rsidRDefault="00F340B2" w:rsidP="001E16D9"/>
    <w:p w14:paraId="086EFBB6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BB7" w14:textId="77777777" w:rsidR="00F340B2" w:rsidRPr="00FA62B9" w:rsidRDefault="00F340B2" w:rsidP="001E16D9"/>
    <w:p w14:paraId="086EFBB8" w14:textId="59D1D0C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+6.5°C), kontrola systemu wodociągowego (zawory, węże, pompy). System sprawny, bez wycieków.</w:t>
      </w:r>
    </w:p>
    <w:p w14:paraId="086EFBB9" w14:textId="77777777" w:rsidR="00F340B2" w:rsidRPr="00FA62B9" w:rsidRDefault="00F340B2" w:rsidP="001E16D9"/>
    <w:p w14:paraId="086EFBBA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BBB" w14:textId="77777777" w:rsidR="00F340B2" w:rsidRPr="00FA62B9" w:rsidRDefault="00F340B2" w:rsidP="001E16D9"/>
    <w:p w14:paraId="086EFBBC" w14:textId="2789DE0B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BBD" w14:textId="77777777" w:rsidR="00F340B2" w:rsidRPr="00FA62B9" w:rsidRDefault="00F340B2" w:rsidP="001E16D9"/>
    <w:p w14:paraId="086EFBBE" w14:textId="10E53A4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BBF" w14:textId="77777777" w:rsidR="00F340B2" w:rsidRPr="00FA62B9" w:rsidRDefault="00F340B2" w:rsidP="001E16D9"/>
    <w:p w14:paraId="086EFBC0" w14:textId="77777777" w:rsidR="00F340B2" w:rsidRPr="00FA62B9" w:rsidRDefault="00202F43" w:rsidP="001E16D9">
      <w:r w:rsidRPr="00FA62B9">
        <w:rPr>
          <w:i/>
          <w:iCs/>
        </w:rPr>
        <w:t>Warunki meteorologiczne: temperatura min 4°C, max 9°C, średnia 6.5°C; brak opadów.</w:t>
      </w:r>
    </w:p>
    <w:p w14:paraId="086EFBC1" w14:textId="77777777" w:rsidR="00F340B2" w:rsidRPr="00FA62B9" w:rsidRDefault="00F340B2" w:rsidP="001E16D9"/>
    <w:p w14:paraId="086EFBC2" w14:textId="77777777" w:rsidR="00F340B2" w:rsidRPr="00FA62B9" w:rsidRDefault="00202F43" w:rsidP="001E16D9">
      <w:r w:rsidRPr="00FA62B9">
        <w:t>Bez zdarzeń nadzwyczajnych, dyżur zakończony bez uwag.</w:t>
      </w:r>
    </w:p>
    <w:p w14:paraId="086EFBC3" w14:textId="77777777" w:rsidR="00F340B2" w:rsidRPr="00FA62B9" w:rsidRDefault="00F340B2" w:rsidP="001E16D9"/>
    <w:p w14:paraId="086EFBC4" w14:textId="3C7CC673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187A9746" wp14:editId="320A101A">
            <wp:extent cx="1095375" cy="565454"/>
            <wp:effectExtent l="0" t="0" r="0" b="6350"/>
            <wp:docPr id="276710326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BC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19.10.2024</w:t>
      </w:r>
    </w:p>
    <w:p w14:paraId="086EFBC6" w14:textId="422A7803" w:rsidR="00F340B2" w:rsidRPr="00FA62B9" w:rsidRDefault="00202F43" w:rsidP="001E16D9">
      <w:r w:rsidRPr="00FA62B9">
        <w:t>___</w:t>
      </w:r>
    </w:p>
    <w:p w14:paraId="2597071E" w14:textId="77777777" w:rsidR="00552A69" w:rsidRPr="00FA62B9" w:rsidRDefault="00552A69">
      <w:r w:rsidRPr="00FA62B9">
        <w:br w:type="page"/>
      </w:r>
    </w:p>
    <w:p w14:paraId="00BA3E4D" w14:textId="77777777" w:rsidR="00D842B2" w:rsidRPr="00FA62B9" w:rsidRDefault="00D842B2" w:rsidP="00D842B2">
      <w:r w:rsidRPr="00FA62B9">
        <w:lastRenderedPageBreak/>
        <w:t>20 października 2024 r., niedziela</w:t>
      </w:r>
    </w:p>
    <w:p w14:paraId="563E1F87" w14:textId="28A5C280" w:rsidR="00D842B2" w:rsidRPr="00FA62B9" w:rsidRDefault="00D842B2" w:rsidP="00D842B2">
      <w:r w:rsidRPr="00FA62B9">
        <w:t xml:space="preserve">Dyżurni: Paweł Kojs </w:t>
      </w:r>
      <w:r w:rsidR="003976BD" w:rsidRPr="00FA62B9">
        <w:t>i Piotr Zakrzewski</w:t>
      </w:r>
    </w:p>
    <w:p w14:paraId="086EFBC8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BC9" w14:textId="77777777" w:rsidR="00F340B2" w:rsidRPr="00FA62B9" w:rsidRDefault="00F340B2" w:rsidP="001E16D9"/>
    <w:p w14:paraId="086EFBCA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BCB" w14:textId="77777777" w:rsidR="00F340B2" w:rsidRPr="00FA62B9" w:rsidRDefault="00F340B2" w:rsidP="001E16D9"/>
    <w:p w14:paraId="086EFBCC" w14:textId="707FBB4F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+6.5°C), kontrola systemu wodociągowego (zawory, węże, pompy). System sprawny, bez wycieków.</w:t>
      </w:r>
    </w:p>
    <w:p w14:paraId="086EFBCD" w14:textId="77777777" w:rsidR="00F340B2" w:rsidRPr="00FA62B9" w:rsidRDefault="00F340B2" w:rsidP="001E16D9"/>
    <w:p w14:paraId="086EFBC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BCF" w14:textId="77777777" w:rsidR="00F340B2" w:rsidRPr="00FA62B9" w:rsidRDefault="00F340B2" w:rsidP="001E16D9"/>
    <w:p w14:paraId="086EFBD0" w14:textId="68A13F24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BD1" w14:textId="77777777" w:rsidR="00F340B2" w:rsidRPr="00FA62B9" w:rsidRDefault="00F340B2" w:rsidP="001E16D9"/>
    <w:p w14:paraId="086EFBD2" w14:textId="1729E38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BD3" w14:textId="77777777" w:rsidR="00F340B2" w:rsidRPr="00FA62B9" w:rsidRDefault="00F340B2" w:rsidP="001E16D9"/>
    <w:p w14:paraId="086EFBD4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4°C, max 9°C, średnia 6.5°C;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BD5" w14:textId="77777777" w:rsidR="00F340B2" w:rsidRPr="00FA62B9" w:rsidRDefault="00F340B2" w:rsidP="001E16D9"/>
    <w:p w14:paraId="086EFBD6" w14:textId="77777777" w:rsidR="00F340B2" w:rsidRPr="00FA62B9" w:rsidRDefault="00202F43" w:rsidP="001E16D9">
      <w:r w:rsidRPr="00FA62B9">
        <w:t>Bez zdarzeń nadzwyczajnych, dyżur zakończony bez uwag.</w:t>
      </w:r>
    </w:p>
    <w:p w14:paraId="086EFBD7" w14:textId="77777777" w:rsidR="00F340B2" w:rsidRPr="00FA62B9" w:rsidRDefault="00F340B2" w:rsidP="001E16D9"/>
    <w:p w14:paraId="086EFBD8" w14:textId="724AD591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5A4AF8B4" wp14:editId="0933FA38">
            <wp:extent cx="1095375" cy="565454"/>
            <wp:effectExtent l="0" t="0" r="0" b="6350"/>
            <wp:docPr id="160783924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BD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20.10.2024</w:t>
      </w:r>
    </w:p>
    <w:p w14:paraId="086EFBDA" w14:textId="02D5363C" w:rsidR="00F340B2" w:rsidRPr="00FA62B9" w:rsidRDefault="00202F43" w:rsidP="001E16D9">
      <w:r w:rsidRPr="00FA62B9">
        <w:t>___</w:t>
      </w:r>
    </w:p>
    <w:p w14:paraId="3B85B20A" w14:textId="77777777" w:rsidR="00552A69" w:rsidRPr="00FA62B9" w:rsidRDefault="00552A69">
      <w:r w:rsidRPr="00FA62B9">
        <w:br w:type="page"/>
      </w:r>
    </w:p>
    <w:p w14:paraId="086EFBDB" w14:textId="487824E4" w:rsidR="00F340B2" w:rsidRPr="00FA62B9" w:rsidRDefault="00202F43" w:rsidP="001E16D9">
      <w:r w:rsidRPr="00FA62B9">
        <w:lastRenderedPageBreak/>
        <w:t>21 października 2024 r., poniedziałek</w:t>
      </w:r>
    </w:p>
    <w:p w14:paraId="6CE258DF" w14:textId="3BA8BF2E" w:rsidR="0023554E" w:rsidRPr="00FA62B9" w:rsidRDefault="0023554E" w:rsidP="0023554E">
      <w:r w:rsidRPr="00FA62B9">
        <w:t xml:space="preserve">Dyżurni oddający: Paweł Kojs </w:t>
      </w:r>
      <w:r w:rsidR="003976BD" w:rsidRPr="00FA62B9">
        <w:t>i Piotr Zakrzewski</w:t>
      </w:r>
    </w:p>
    <w:p w14:paraId="209334AA" w14:textId="156FBBA8" w:rsidR="000B64F5" w:rsidRPr="00FA62B9" w:rsidRDefault="0023554E" w:rsidP="000B64F5">
      <w:r w:rsidRPr="00FA62B9">
        <w:t xml:space="preserve">Dyżurni przyjmujący: </w:t>
      </w:r>
      <w:r w:rsidR="000B64F5" w:rsidRPr="00FA62B9">
        <w:t xml:space="preserve">Anna Kosoń i Lucjan Świder </w:t>
      </w:r>
    </w:p>
    <w:p w14:paraId="086EFBDC" w14:textId="151E2CAF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FBDD" w14:textId="77777777" w:rsidR="00F340B2" w:rsidRPr="00FA62B9" w:rsidRDefault="00F340B2" w:rsidP="001E16D9"/>
    <w:p w14:paraId="086EFBDE" w14:textId="77777777" w:rsidR="00F340B2" w:rsidRPr="00FA62B9" w:rsidRDefault="00202F43" w:rsidP="001E16D9">
      <w:r w:rsidRPr="00FA62B9">
        <w:t>Liczenie zwierząt: ~600 (przed rozpoczęciem redukcji) jeleniowatych + ~50 owiec w kwaterach. Wszystkie zwierzęta w dobrym stanie zdrowia.</w:t>
      </w:r>
    </w:p>
    <w:p w14:paraId="086EFBDF" w14:textId="77777777" w:rsidR="00F340B2" w:rsidRPr="00FA62B9" w:rsidRDefault="00F340B2" w:rsidP="001E16D9"/>
    <w:p w14:paraId="086EFBE0" w14:textId="4A2C032F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BE1" w14:textId="77777777" w:rsidR="00F340B2" w:rsidRPr="00FA62B9" w:rsidRDefault="00F340B2" w:rsidP="001E16D9"/>
    <w:p w14:paraId="086EFBE2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BE3" w14:textId="77777777" w:rsidR="00F340B2" w:rsidRPr="00FA62B9" w:rsidRDefault="00F340B2" w:rsidP="001E16D9"/>
    <w:p w14:paraId="086EFBE4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BE5" w14:textId="77777777" w:rsidR="00F340B2" w:rsidRPr="00FA62B9" w:rsidRDefault="00F340B2" w:rsidP="001E16D9"/>
    <w:p w14:paraId="086EFBE6" w14:textId="44D4346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+6°C), kontrola systemu wodociągowego (zawory, węże, pompy). System sprawny, bez wycieków.</w:t>
      </w:r>
    </w:p>
    <w:p w14:paraId="086EFBE7" w14:textId="77777777" w:rsidR="00F340B2" w:rsidRPr="00FA62B9" w:rsidRDefault="00F340B2" w:rsidP="001E16D9"/>
    <w:p w14:paraId="086EFBE8" w14:textId="5EC1AA40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BE9" w14:textId="77777777" w:rsidR="00F340B2" w:rsidRPr="00FA62B9" w:rsidRDefault="00F340B2" w:rsidP="001E16D9"/>
    <w:p w14:paraId="086EFBEA" w14:textId="6FF79919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BEB" w14:textId="77777777" w:rsidR="00F340B2" w:rsidRPr="00FA62B9" w:rsidRDefault="00F340B2" w:rsidP="001E16D9"/>
    <w:p w14:paraId="086EFBEC" w14:textId="5CD83E6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BED" w14:textId="77777777" w:rsidR="00F340B2" w:rsidRPr="00FA62B9" w:rsidRDefault="00F340B2" w:rsidP="001E16D9"/>
    <w:p w14:paraId="086EFBEE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3°C, max 9°C, średnia 6°C;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BEF" w14:textId="77777777" w:rsidR="00F340B2" w:rsidRPr="00FA62B9" w:rsidRDefault="00F340B2" w:rsidP="001E16D9"/>
    <w:p w14:paraId="086EFBF0" w14:textId="77777777" w:rsidR="00F340B2" w:rsidRPr="00FA62B9" w:rsidRDefault="00202F43" w:rsidP="001E16D9">
      <w:r w:rsidRPr="00FA62B9">
        <w:t>Bez zdarzeń nadzwyczajnych, dyżur zakończony bez uwag.</w:t>
      </w:r>
    </w:p>
    <w:p w14:paraId="086EFBF1" w14:textId="77777777" w:rsidR="00F340B2" w:rsidRPr="00FA62B9" w:rsidRDefault="00F340B2" w:rsidP="001E16D9"/>
    <w:p w14:paraId="086EFBF2" w14:textId="488E4A8D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BF3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21.10.2024</w:t>
      </w:r>
    </w:p>
    <w:p w14:paraId="086EFBF4" w14:textId="3DFD80BA" w:rsidR="00F340B2" w:rsidRPr="00FA62B9" w:rsidRDefault="00202F43" w:rsidP="001E16D9">
      <w:r w:rsidRPr="00FA62B9">
        <w:t>___</w:t>
      </w:r>
    </w:p>
    <w:p w14:paraId="4BA3D085" w14:textId="77777777" w:rsidR="00552A69" w:rsidRPr="00FA62B9" w:rsidRDefault="00552A69">
      <w:r w:rsidRPr="00FA62B9">
        <w:br w:type="page"/>
      </w:r>
    </w:p>
    <w:p w14:paraId="086EFBF5" w14:textId="7E9427D2" w:rsidR="00F340B2" w:rsidRPr="00FA62B9" w:rsidRDefault="00202F43" w:rsidP="001E16D9">
      <w:r w:rsidRPr="00FA62B9">
        <w:lastRenderedPageBreak/>
        <w:t>22 października 2024 r., wtorek</w:t>
      </w:r>
    </w:p>
    <w:p w14:paraId="3752C443" w14:textId="77777777" w:rsidR="000B64F5" w:rsidRPr="00FA62B9" w:rsidRDefault="000B64F5" w:rsidP="000B64F5">
      <w:r w:rsidRPr="00FA62B9">
        <w:t xml:space="preserve">Dyżurni: Anna Kosoń i Lucjan Świder </w:t>
      </w:r>
    </w:p>
    <w:p w14:paraId="086EFBF6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BF7" w14:textId="77777777" w:rsidR="00F340B2" w:rsidRPr="00FA62B9" w:rsidRDefault="00F340B2" w:rsidP="001E16D9"/>
    <w:p w14:paraId="086EFBF8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BF9" w14:textId="77777777" w:rsidR="00F340B2" w:rsidRPr="00FA62B9" w:rsidRDefault="00F340B2" w:rsidP="001E16D9"/>
    <w:p w14:paraId="086EFBFA" w14:textId="1D8389C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+6.5°C), kontrola systemu wodociągowego (zawory, węże, pompy). System sprawny, bez wycieków.</w:t>
      </w:r>
    </w:p>
    <w:p w14:paraId="086EFBFB" w14:textId="77777777" w:rsidR="00F340B2" w:rsidRPr="00FA62B9" w:rsidRDefault="00F340B2" w:rsidP="001E16D9"/>
    <w:p w14:paraId="086EFBFC" w14:textId="626FFD05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 xml:space="preserve">Wykonanie drobnych napraw, usuniecie podkopów lisów i borsuków. </w:t>
      </w:r>
    </w:p>
    <w:p w14:paraId="086EFBFD" w14:textId="77777777" w:rsidR="00F340B2" w:rsidRPr="00FA62B9" w:rsidRDefault="00F340B2" w:rsidP="001E16D9"/>
    <w:p w14:paraId="086EFBFE" w14:textId="2B94BA8D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BFF" w14:textId="77777777" w:rsidR="00F340B2" w:rsidRPr="00FA62B9" w:rsidRDefault="00F340B2" w:rsidP="001E16D9"/>
    <w:p w14:paraId="086EFC00" w14:textId="796DB2D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C01" w14:textId="77777777" w:rsidR="00F340B2" w:rsidRPr="00FA62B9" w:rsidRDefault="00F340B2" w:rsidP="001E16D9"/>
    <w:p w14:paraId="086EFC02" w14:textId="77777777" w:rsidR="00F340B2" w:rsidRPr="00FA62B9" w:rsidRDefault="00202F43" w:rsidP="001E16D9">
      <w:r w:rsidRPr="00FA62B9">
        <w:rPr>
          <w:i/>
          <w:iCs/>
        </w:rPr>
        <w:t>Warunki meteorologiczne: temperatura min 3°C, max 10°C, średnia 6.5°C; brak opadów.</w:t>
      </w:r>
    </w:p>
    <w:p w14:paraId="086EFC03" w14:textId="77777777" w:rsidR="00F340B2" w:rsidRPr="00FA62B9" w:rsidRDefault="00F340B2" w:rsidP="001E16D9"/>
    <w:p w14:paraId="086EFC04" w14:textId="77777777" w:rsidR="00F340B2" w:rsidRPr="00FA62B9" w:rsidRDefault="00202F43" w:rsidP="001E16D9">
      <w:r w:rsidRPr="00FA62B9">
        <w:t>Bez zdarzeń nadzwyczajnych, dyżur zakończony bez uwag.</w:t>
      </w:r>
    </w:p>
    <w:p w14:paraId="086EFC05" w14:textId="77777777" w:rsidR="00F340B2" w:rsidRPr="00FA62B9" w:rsidRDefault="00F340B2" w:rsidP="001E16D9"/>
    <w:p w14:paraId="086EFC06" w14:textId="4140337E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C07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22.10.2024</w:t>
      </w:r>
    </w:p>
    <w:p w14:paraId="086EFC08" w14:textId="564077F4" w:rsidR="00F340B2" w:rsidRPr="00FA62B9" w:rsidRDefault="00202F43" w:rsidP="001E16D9">
      <w:r w:rsidRPr="00FA62B9">
        <w:t>___</w:t>
      </w:r>
    </w:p>
    <w:p w14:paraId="5A83098D" w14:textId="77777777" w:rsidR="00552A69" w:rsidRPr="00FA62B9" w:rsidRDefault="00552A69">
      <w:r w:rsidRPr="00FA62B9">
        <w:br w:type="page"/>
      </w:r>
    </w:p>
    <w:p w14:paraId="086EFC09" w14:textId="064B6EE2" w:rsidR="00F340B2" w:rsidRPr="00FA62B9" w:rsidRDefault="00202F43" w:rsidP="001E16D9">
      <w:r w:rsidRPr="00FA62B9">
        <w:lastRenderedPageBreak/>
        <w:t>23 października 2024 r., środa</w:t>
      </w:r>
    </w:p>
    <w:p w14:paraId="1DE9BA06" w14:textId="77777777" w:rsidR="000B64F5" w:rsidRPr="00FA62B9" w:rsidRDefault="000B64F5" w:rsidP="000B64F5">
      <w:r w:rsidRPr="00FA62B9">
        <w:t xml:space="preserve">Dyżurni: Anna Kosoń i Lucjan Świder </w:t>
      </w:r>
    </w:p>
    <w:p w14:paraId="086EFC0A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C0B" w14:textId="77777777" w:rsidR="00F340B2" w:rsidRPr="00FA62B9" w:rsidRDefault="00F340B2" w:rsidP="001E16D9"/>
    <w:p w14:paraId="086EFC0C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C0D" w14:textId="77777777" w:rsidR="00F340B2" w:rsidRPr="00FA62B9" w:rsidRDefault="00F340B2" w:rsidP="001E16D9"/>
    <w:p w14:paraId="086EFC0E" w14:textId="3EBC6CD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+6.5°C), kontrola systemu wodociągowego (zawory, węże, pompy). System sprawny, bez wycieków.</w:t>
      </w:r>
    </w:p>
    <w:p w14:paraId="086EFC0F" w14:textId="77777777" w:rsidR="00F340B2" w:rsidRPr="00FA62B9" w:rsidRDefault="00F340B2" w:rsidP="001E16D9"/>
    <w:p w14:paraId="086EFC10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C11" w14:textId="77777777" w:rsidR="00F340B2" w:rsidRPr="00FA62B9" w:rsidRDefault="00F340B2" w:rsidP="001E16D9"/>
    <w:p w14:paraId="086EFC12" w14:textId="78E4B8E4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C13" w14:textId="77777777" w:rsidR="00F340B2" w:rsidRPr="00FA62B9" w:rsidRDefault="00F340B2" w:rsidP="001E16D9"/>
    <w:p w14:paraId="086EFC14" w14:textId="59E0EC0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C15" w14:textId="77777777" w:rsidR="00F340B2" w:rsidRPr="00FA62B9" w:rsidRDefault="00F340B2" w:rsidP="001E16D9"/>
    <w:p w14:paraId="086EFC16" w14:textId="77777777" w:rsidR="00F340B2" w:rsidRPr="00FA62B9" w:rsidRDefault="00202F43" w:rsidP="001E16D9">
      <w:r w:rsidRPr="00FA62B9">
        <w:rPr>
          <w:i/>
          <w:iCs/>
        </w:rPr>
        <w:t>Warunki meteorologiczne: temperatura min 3°C, max 10°C, średnia 6.5°C; brak opadów.</w:t>
      </w:r>
    </w:p>
    <w:p w14:paraId="086EFC17" w14:textId="77777777" w:rsidR="00F340B2" w:rsidRPr="00FA62B9" w:rsidRDefault="00F340B2" w:rsidP="001E16D9"/>
    <w:p w14:paraId="086EFC18" w14:textId="77777777" w:rsidR="00F340B2" w:rsidRPr="00FA62B9" w:rsidRDefault="00202F43" w:rsidP="001E16D9">
      <w:r w:rsidRPr="00FA62B9">
        <w:t>Bez zdarzeń nadzwyczajnych, dyżur zakończony bez uwag.</w:t>
      </w:r>
    </w:p>
    <w:p w14:paraId="086EFC19" w14:textId="77777777" w:rsidR="00F340B2" w:rsidRPr="00FA62B9" w:rsidRDefault="00F340B2" w:rsidP="001E16D9"/>
    <w:p w14:paraId="086EFC1A" w14:textId="0246A2A3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C1B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23.10.2024</w:t>
      </w:r>
    </w:p>
    <w:p w14:paraId="086EFC1C" w14:textId="46C9919B" w:rsidR="00F340B2" w:rsidRPr="00FA62B9" w:rsidRDefault="00202F43" w:rsidP="001E16D9">
      <w:r w:rsidRPr="00FA62B9">
        <w:t>___</w:t>
      </w:r>
    </w:p>
    <w:p w14:paraId="0A3B7471" w14:textId="77777777" w:rsidR="00552A69" w:rsidRPr="00FA62B9" w:rsidRDefault="00552A69">
      <w:r w:rsidRPr="00FA62B9">
        <w:br w:type="page"/>
      </w:r>
    </w:p>
    <w:p w14:paraId="086EFC1D" w14:textId="1A190018" w:rsidR="00F340B2" w:rsidRPr="00FA62B9" w:rsidRDefault="00202F43" w:rsidP="001E16D9">
      <w:r w:rsidRPr="00FA62B9">
        <w:lastRenderedPageBreak/>
        <w:t>24 października 2024 r., czwartek</w:t>
      </w:r>
    </w:p>
    <w:p w14:paraId="48677240" w14:textId="77777777" w:rsidR="000B64F5" w:rsidRPr="00FA62B9" w:rsidRDefault="000B64F5" w:rsidP="000B64F5">
      <w:r w:rsidRPr="00FA62B9">
        <w:t xml:space="preserve">Dyżurni: Anna Kosoń i Lucjan Świder </w:t>
      </w:r>
    </w:p>
    <w:p w14:paraId="086EFC1E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C1F" w14:textId="77777777" w:rsidR="00F340B2" w:rsidRPr="00FA62B9" w:rsidRDefault="00F340B2" w:rsidP="001E16D9"/>
    <w:p w14:paraId="086EFC20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C21" w14:textId="77777777" w:rsidR="00F340B2" w:rsidRPr="00FA62B9" w:rsidRDefault="00F340B2" w:rsidP="001E16D9"/>
    <w:p w14:paraId="086EFC22" w14:textId="33E4842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+7°C), kontrola systemu wodociągowego (zawory, węże, pompy). System sprawny, bez wycieków.</w:t>
      </w:r>
    </w:p>
    <w:p w14:paraId="086EFC23" w14:textId="77777777" w:rsidR="00F340B2" w:rsidRPr="00FA62B9" w:rsidRDefault="00F340B2" w:rsidP="001E16D9"/>
    <w:p w14:paraId="086EFC24" w14:textId="301E4636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C25" w14:textId="77777777" w:rsidR="00F340B2" w:rsidRPr="00FA62B9" w:rsidRDefault="00F340B2" w:rsidP="001E16D9"/>
    <w:p w14:paraId="086EFC26" w14:textId="04904800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C27" w14:textId="77777777" w:rsidR="00F340B2" w:rsidRPr="00FA62B9" w:rsidRDefault="00F340B2" w:rsidP="001E16D9"/>
    <w:p w14:paraId="086EFC28" w14:textId="5DBE1BF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C29" w14:textId="77777777" w:rsidR="00F340B2" w:rsidRPr="00FA62B9" w:rsidRDefault="00F340B2" w:rsidP="001E16D9"/>
    <w:p w14:paraId="086EFC2A" w14:textId="77777777" w:rsidR="00F340B2" w:rsidRPr="00FA62B9" w:rsidRDefault="00202F43" w:rsidP="001E16D9">
      <w:r w:rsidRPr="00FA62B9">
        <w:rPr>
          <w:i/>
          <w:iCs/>
        </w:rPr>
        <w:t>Warunki meteorologiczne: temperatura min 3°C, max 11°C, średnia 7°C; brak opadów.</w:t>
      </w:r>
    </w:p>
    <w:p w14:paraId="086EFC2B" w14:textId="77777777" w:rsidR="00F340B2" w:rsidRPr="00FA62B9" w:rsidRDefault="00F340B2" w:rsidP="001E16D9"/>
    <w:p w14:paraId="086EFC2C" w14:textId="77777777" w:rsidR="00F340B2" w:rsidRPr="00FA62B9" w:rsidRDefault="00202F43" w:rsidP="001E16D9">
      <w:r w:rsidRPr="00FA62B9">
        <w:t>Bez zdarzeń nadzwyczajnych, dyżur zakończony bez uwag.</w:t>
      </w:r>
    </w:p>
    <w:p w14:paraId="086EFC2D" w14:textId="77777777" w:rsidR="00F340B2" w:rsidRPr="00FA62B9" w:rsidRDefault="00F340B2" w:rsidP="001E16D9"/>
    <w:p w14:paraId="086EFC2E" w14:textId="3DE3BE4D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C2F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24.10.2024</w:t>
      </w:r>
    </w:p>
    <w:p w14:paraId="086EFC30" w14:textId="0E2689DE" w:rsidR="00F340B2" w:rsidRPr="00FA62B9" w:rsidRDefault="00202F43" w:rsidP="001E16D9">
      <w:r w:rsidRPr="00FA62B9">
        <w:t>___</w:t>
      </w:r>
    </w:p>
    <w:p w14:paraId="5390C2BB" w14:textId="77777777" w:rsidR="00552A69" w:rsidRPr="00FA62B9" w:rsidRDefault="00552A69">
      <w:r w:rsidRPr="00FA62B9">
        <w:br w:type="page"/>
      </w:r>
    </w:p>
    <w:p w14:paraId="086EFC31" w14:textId="48DD5445" w:rsidR="00F340B2" w:rsidRPr="00FA62B9" w:rsidRDefault="00202F43" w:rsidP="001E16D9">
      <w:r w:rsidRPr="00FA62B9">
        <w:lastRenderedPageBreak/>
        <w:t>25 października 2024 r., piątek</w:t>
      </w:r>
    </w:p>
    <w:p w14:paraId="12ADA2C3" w14:textId="77777777" w:rsidR="007A1FBB" w:rsidRPr="00FA62B9" w:rsidRDefault="007A1FBB" w:rsidP="007A1FBB">
      <w:r w:rsidRPr="00FA62B9">
        <w:t>Dyżurni oddający: Anna Kosoń i Maciej Jabłoński</w:t>
      </w:r>
    </w:p>
    <w:p w14:paraId="2A49C245" w14:textId="77777777" w:rsidR="007A1FBB" w:rsidRPr="00FA62B9" w:rsidRDefault="007A1FBB" w:rsidP="007A1FBB">
      <w:r w:rsidRPr="00FA62B9">
        <w:t>Dyżurni przyjmujący: Paweł Kojs i Arkadiusz Nowak</w:t>
      </w:r>
    </w:p>
    <w:p w14:paraId="086EFC32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C33" w14:textId="77777777" w:rsidR="00F340B2" w:rsidRPr="00FA62B9" w:rsidRDefault="00F340B2" w:rsidP="001E16D9"/>
    <w:p w14:paraId="086EFC34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C35" w14:textId="77777777" w:rsidR="00F340B2" w:rsidRPr="00FA62B9" w:rsidRDefault="00F340B2" w:rsidP="001E16D9"/>
    <w:p w14:paraId="086EFC36" w14:textId="47E7330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+7.5°C), kontrola systemu wodociągowego (zawory, węże, pompy). System sprawny, bez wycieków.</w:t>
      </w:r>
    </w:p>
    <w:p w14:paraId="086EFC37" w14:textId="77777777" w:rsidR="00F340B2" w:rsidRPr="00FA62B9" w:rsidRDefault="00F340B2" w:rsidP="001E16D9"/>
    <w:p w14:paraId="086EFC38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C39" w14:textId="77777777" w:rsidR="00F340B2" w:rsidRPr="00FA62B9" w:rsidRDefault="00F340B2" w:rsidP="001E16D9"/>
    <w:p w14:paraId="086EFC3A" w14:textId="0F7976FA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C3B" w14:textId="77777777" w:rsidR="00F340B2" w:rsidRPr="00FA62B9" w:rsidRDefault="00F340B2" w:rsidP="001E16D9"/>
    <w:p w14:paraId="086EFC3C" w14:textId="6028324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C3D" w14:textId="77777777" w:rsidR="00F340B2" w:rsidRPr="00FA62B9" w:rsidRDefault="00F340B2" w:rsidP="001E16D9"/>
    <w:p w14:paraId="086EFC3E" w14:textId="77777777" w:rsidR="00F340B2" w:rsidRPr="00FA62B9" w:rsidRDefault="00202F43" w:rsidP="001E16D9">
      <w:r w:rsidRPr="00FA62B9">
        <w:t>Czynności tygodniowe: Przygotowanie sprzętu do sezonu zimowego. Kontrola zapasów pasz (bufor minimum 2 tygodnie). Przygotowanie magazynów.</w:t>
      </w:r>
    </w:p>
    <w:p w14:paraId="086EFC3F" w14:textId="77777777" w:rsidR="00F340B2" w:rsidRPr="00FA62B9" w:rsidRDefault="00F340B2" w:rsidP="001E16D9"/>
    <w:p w14:paraId="086EFC40" w14:textId="4CB849E2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FC41" w14:textId="77777777" w:rsidR="00F340B2" w:rsidRPr="00FA62B9" w:rsidRDefault="00F340B2" w:rsidP="001E16D9"/>
    <w:p w14:paraId="086EFC42" w14:textId="77777777" w:rsidR="00F340B2" w:rsidRPr="00FA62B9" w:rsidRDefault="00202F43" w:rsidP="001E16D9">
      <w:r w:rsidRPr="00FA62B9">
        <w:rPr>
          <w:i/>
          <w:iCs/>
        </w:rPr>
        <w:t>Warunki meteorologiczne: temperatura min 3°C, max 12°C, średnia 7.5°C; brak opadów.</w:t>
      </w:r>
    </w:p>
    <w:p w14:paraId="086EFC43" w14:textId="77777777" w:rsidR="00F340B2" w:rsidRPr="00FA62B9" w:rsidRDefault="00F340B2" w:rsidP="001E16D9"/>
    <w:p w14:paraId="086EFC44" w14:textId="77777777" w:rsidR="00F340B2" w:rsidRPr="00FA62B9" w:rsidRDefault="00202F43" w:rsidP="001E16D9">
      <w:r w:rsidRPr="00FA62B9">
        <w:t>Bez zdarzeń nadzwyczajnych, dyżur zakończony bez uwag.</w:t>
      </w:r>
    </w:p>
    <w:p w14:paraId="086EFC45" w14:textId="77777777" w:rsidR="00F340B2" w:rsidRPr="00FA62B9" w:rsidRDefault="00F340B2" w:rsidP="001E16D9"/>
    <w:p w14:paraId="086EFC46" w14:textId="7CF0E435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29B2FDA8" wp14:editId="52B9D352">
            <wp:extent cx="1095375" cy="565454"/>
            <wp:effectExtent l="0" t="0" r="0" b="6350"/>
            <wp:docPr id="1267992249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406FB8B8" wp14:editId="190E413D">
            <wp:extent cx="1943100" cy="469618"/>
            <wp:effectExtent l="0" t="0" r="0" b="6985"/>
            <wp:docPr id="20" name="Obraz 20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C47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25.10.2024</w:t>
      </w:r>
    </w:p>
    <w:p w14:paraId="086EFC48" w14:textId="19B3BED1" w:rsidR="00F340B2" w:rsidRPr="00FA62B9" w:rsidRDefault="00202F43" w:rsidP="001E16D9">
      <w:r w:rsidRPr="00FA62B9">
        <w:t>___</w:t>
      </w:r>
    </w:p>
    <w:p w14:paraId="03386F88" w14:textId="77777777" w:rsidR="00552A69" w:rsidRPr="00FA62B9" w:rsidRDefault="00552A69">
      <w:r w:rsidRPr="00FA62B9">
        <w:br w:type="page"/>
      </w:r>
    </w:p>
    <w:p w14:paraId="086EFC49" w14:textId="74A12828" w:rsidR="00F340B2" w:rsidRPr="00FA62B9" w:rsidRDefault="00202F43" w:rsidP="001E16D9">
      <w:r w:rsidRPr="00FA62B9">
        <w:lastRenderedPageBreak/>
        <w:t>26 października 2024 r., sobota</w:t>
      </w:r>
    </w:p>
    <w:p w14:paraId="24D49290" w14:textId="77777777" w:rsidR="00D842B2" w:rsidRPr="00FA62B9" w:rsidRDefault="00D842B2" w:rsidP="00D842B2">
      <w:r w:rsidRPr="00FA62B9">
        <w:t>Dyżurni: Paweł Kojs i Arkadiusz Nowak</w:t>
      </w:r>
    </w:p>
    <w:p w14:paraId="086EFC4A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C4B" w14:textId="77777777" w:rsidR="00F340B2" w:rsidRPr="00FA62B9" w:rsidRDefault="00F340B2" w:rsidP="001E16D9"/>
    <w:p w14:paraId="086EFC4C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C4D" w14:textId="77777777" w:rsidR="00F340B2" w:rsidRPr="00FA62B9" w:rsidRDefault="00F340B2" w:rsidP="001E16D9"/>
    <w:p w14:paraId="086EFC4E" w14:textId="2EC8395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+8°C), kontrola systemu wodociągowego (zawory, węże, pompy). System sprawny, bez wycieków.</w:t>
      </w:r>
    </w:p>
    <w:p w14:paraId="086EFC4F" w14:textId="77777777" w:rsidR="00F340B2" w:rsidRPr="00FA62B9" w:rsidRDefault="00F340B2" w:rsidP="001E16D9"/>
    <w:p w14:paraId="086EFC50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C51" w14:textId="77777777" w:rsidR="00F340B2" w:rsidRPr="00FA62B9" w:rsidRDefault="00F340B2" w:rsidP="001E16D9"/>
    <w:p w14:paraId="086EFC52" w14:textId="27712A45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C53" w14:textId="77777777" w:rsidR="00F340B2" w:rsidRPr="00FA62B9" w:rsidRDefault="00F340B2" w:rsidP="001E16D9"/>
    <w:p w14:paraId="086EFC54" w14:textId="73CFCF21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C55" w14:textId="77777777" w:rsidR="00F340B2" w:rsidRPr="00FA62B9" w:rsidRDefault="00F340B2" w:rsidP="001E16D9"/>
    <w:p w14:paraId="086EFC56" w14:textId="77777777" w:rsidR="00F340B2" w:rsidRPr="00FA62B9" w:rsidRDefault="00202F43" w:rsidP="001E16D9">
      <w:r w:rsidRPr="00FA62B9">
        <w:rPr>
          <w:i/>
          <w:iCs/>
        </w:rPr>
        <w:t>Warunki meteorologiczne: temperatura min 3°C, max 13°C, średnia 8°C; brak opadów.</w:t>
      </w:r>
    </w:p>
    <w:p w14:paraId="086EFC57" w14:textId="77777777" w:rsidR="00F340B2" w:rsidRPr="00FA62B9" w:rsidRDefault="00F340B2" w:rsidP="001E16D9"/>
    <w:p w14:paraId="086EFC58" w14:textId="77777777" w:rsidR="00F340B2" w:rsidRPr="00FA62B9" w:rsidRDefault="00202F43" w:rsidP="001E16D9">
      <w:r w:rsidRPr="00FA62B9">
        <w:t>Bez zdarzeń nadzwyczajnych, dyżur zakończony bez uwag.</w:t>
      </w:r>
    </w:p>
    <w:p w14:paraId="086EFC59" w14:textId="77777777" w:rsidR="00F340B2" w:rsidRPr="00FA62B9" w:rsidRDefault="00F340B2" w:rsidP="001E16D9"/>
    <w:p w14:paraId="086EFC5A" w14:textId="6EF5D3E7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66A9A08A" wp14:editId="1480C293">
            <wp:extent cx="1095375" cy="565454"/>
            <wp:effectExtent l="0" t="0" r="0" b="6350"/>
            <wp:docPr id="228124546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67CF45B8" wp14:editId="15B286FA">
            <wp:extent cx="1943100" cy="469618"/>
            <wp:effectExtent l="0" t="0" r="0" b="6985"/>
            <wp:docPr id="19" name="Obraz 19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C5B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26.10.2024</w:t>
      </w:r>
    </w:p>
    <w:p w14:paraId="086EFC5C" w14:textId="2AF78136" w:rsidR="00F340B2" w:rsidRPr="00FA62B9" w:rsidRDefault="00202F43" w:rsidP="001E16D9">
      <w:r w:rsidRPr="00FA62B9">
        <w:t>___</w:t>
      </w:r>
    </w:p>
    <w:p w14:paraId="47BA27AA" w14:textId="77777777" w:rsidR="00552A69" w:rsidRPr="00FA62B9" w:rsidRDefault="00552A69">
      <w:r w:rsidRPr="00FA62B9">
        <w:br w:type="page"/>
      </w:r>
    </w:p>
    <w:p w14:paraId="086EFC5D" w14:textId="13F524D7" w:rsidR="00F340B2" w:rsidRPr="00FA62B9" w:rsidRDefault="00202F43" w:rsidP="001E16D9">
      <w:r w:rsidRPr="00FA62B9">
        <w:lastRenderedPageBreak/>
        <w:t>27 października 2024 r., niedziela</w:t>
      </w:r>
    </w:p>
    <w:p w14:paraId="6FBF1088" w14:textId="0919F0FE" w:rsidR="00D842B2" w:rsidRPr="00FA62B9" w:rsidRDefault="00D842B2" w:rsidP="00D842B2">
      <w:r w:rsidRPr="00FA62B9">
        <w:t xml:space="preserve">Dyżurni: Paweł Kojs i </w:t>
      </w:r>
      <w:r w:rsidR="00A95B4F" w:rsidRPr="00FA62B9">
        <w:t>Piotr Zakrzewski</w:t>
      </w:r>
    </w:p>
    <w:p w14:paraId="086EFC5E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C5F" w14:textId="77777777" w:rsidR="00F340B2" w:rsidRPr="00FA62B9" w:rsidRDefault="00F340B2" w:rsidP="001E16D9"/>
    <w:p w14:paraId="086EFC60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C61" w14:textId="77777777" w:rsidR="00F340B2" w:rsidRPr="00FA62B9" w:rsidRDefault="00F340B2" w:rsidP="001E16D9"/>
    <w:p w14:paraId="086EFC62" w14:textId="35EFBDD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+8.5°C), kontrola systemu wodociągowego (zawory, węże, pompy). System sprawny, bez wycieków.</w:t>
      </w:r>
    </w:p>
    <w:p w14:paraId="086EFC63" w14:textId="77777777" w:rsidR="00F340B2" w:rsidRPr="00FA62B9" w:rsidRDefault="00F340B2" w:rsidP="001E16D9"/>
    <w:p w14:paraId="086EFC64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C65" w14:textId="77777777" w:rsidR="00F340B2" w:rsidRPr="00FA62B9" w:rsidRDefault="00F340B2" w:rsidP="001E16D9"/>
    <w:p w14:paraId="086EFC66" w14:textId="210F8061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C67" w14:textId="77777777" w:rsidR="00F340B2" w:rsidRPr="00FA62B9" w:rsidRDefault="00F340B2" w:rsidP="001E16D9"/>
    <w:p w14:paraId="086EFC68" w14:textId="618813D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C69" w14:textId="77777777" w:rsidR="00F340B2" w:rsidRPr="00FA62B9" w:rsidRDefault="00F340B2" w:rsidP="001E16D9"/>
    <w:p w14:paraId="086EFC6A" w14:textId="77777777" w:rsidR="00F340B2" w:rsidRPr="00FA62B9" w:rsidRDefault="00202F43" w:rsidP="001E16D9">
      <w:r w:rsidRPr="00FA62B9">
        <w:rPr>
          <w:i/>
          <w:iCs/>
        </w:rPr>
        <w:t>Warunki meteorologiczne: temperatura min 4°C, max 13°C, średnia 8.5°C; brak opadów.</w:t>
      </w:r>
    </w:p>
    <w:p w14:paraId="086EFC6B" w14:textId="77777777" w:rsidR="00F340B2" w:rsidRPr="00FA62B9" w:rsidRDefault="00F340B2" w:rsidP="001E16D9"/>
    <w:p w14:paraId="086EFC6C" w14:textId="77777777" w:rsidR="00F340B2" w:rsidRPr="00FA62B9" w:rsidRDefault="00202F43" w:rsidP="001E16D9">
      <w:r w:rsidRPr="00FA62B9">
        <w:t>Bez zdarzeń nadzwyczajnych, dyżur zakończony bez uwag.</w:t>
      </w:r>
    </w:p>
    <w:p w14:paraId="086EFC6D" w14:textId="77777777" w:rsidR="00F340B2" w:rsidRPr="00FA62B9" w:rsidRDefault="00F340B2" w:rsidP="001E16D9"/>
    <w:p w14:paraId="086EFC6E" w14:textId="7424B188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0CB27DF6" wp14:editId="3697096E">
            <wp:extent cx="1095375" cy="565454"/>
            <wp:effectExtent l="0" t="0" r="0" b="6350"/>
            <wp:docPr id="1672540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C6F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27.10.2024</w:t>
      </w:r>
    </w:p>
    <w:p w14:paraId="086EFC70" w14:textId="3F465DF1" w:rsidR="00F340B2" w:rsidRPr="00FA62B9" w:rsidRDefault="00202F43" w:rsidP="001E16D9">
      <w:r w:rsidRPr="00FA62B9">
        <w:t>___</w:t>
      </w:r>
    </w:p>
    <w:p w14:paraId="5AA5E53A" w14:textId="77777777" w:rsidR="00552A69" w:rsidRPr="00FA62B9" w:rsidRDefault="00552A69">
      <w:r w:rsidRPr="00FA62B9">
        <w:br w:type="page"/>
      </w:r>
    </w:p>
    <w:p w14:paraId="086EFC71" w14:textId="411432F2" w:rsidR="00F340B2" w:rsidRPr="00FA62B9" w:rsidRDefault="00202F43" w:rsidP="001E16D9">
      <w:r w:rsidRPr="00FA62B9">
        <w:lastRenderedPageBreak/>
        <w:t>28 października 2024 r., poniedziałek</w:t>
      </w:r>
    </w:p>
    <w:p w14:paraId="39E531FA" w14:textId="49D07601" w:rsidR="0023554E" w:rsidRPr="00FA62B9" w:rsidRDefault="0023554E" w:rsidP="0023554E">
      <w:r w:rsidRPr="00FA62B9">
        <w:t xml:space="preserve">Dyżurni oddający: Paweł Kojs i </w:t>
      </w:r>
      <w:r w:rsidR="00441FF9" w:rsidRPr="00FA62B9">
        <w:t>Piotr Zakrzewski</w:t>
      </w:r>
    </w:p>
    <w:p w14:paraId="28BB108C" w14:textId="60EF7B02" w:rsidR="0023554E" w:rsidRPr="00FA62B9" w:rsidRDefault="0023554E" w:rsidP="0023554E">
      <w:r w:rsidRPr="00FA62B9">
        <w:t xml:space="preserve">Dyżurni przyjmujący: Piotr Zakrzewski </w:t>
      </w:r>
      <w:r w:rsidR="00441FF9" w:rsidRPr="00FA62B9">
        <w:t>i Lucjan Świder</w:t>
      </w:r>
    </w:p>
    <w:p w14:paraId="086EFC72" w14:textId="1EB5C8EA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FC73" w14:textId="77777777" w:rsidR="00F340B2" w:rsidRPr="00FA62B9" w:rsidRDefault="00F340B2" w:rsidP="001E16D9"/>
    <w:p w14:paraId="086EFC74" w14:textId="77777777" w:rsidR="00F340B2" w:rsidRPr="00FA62B9" w:rsidRDefault="00202F43" w:rsidP="001E16D9">
      <w:r w:rsidRPr="00FA62B9">
        <w:t>Liczenie zwierząt: ~600 (przed rozpoczęciem redukcji) jeleniowatych + ~50 owiec w kwaterach. Wszystkie zwierzęta w dobrym stanie zdrowia.</w:t>
      </w:r>
    </w:p>
    <w:p w14:paraId="086EFC75" w14:textId="77777777" w:rsidR="00F340B2" w:rsidRPr="00FA62B9" w:rsidRDefault="00F340B2" w:rsidP="001E16D9"/>
    <w:p w14:paraId="086EFC76" w14:textId="5E2684BF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C77" w14:textId="77777777" w:rsidR="00F340B2" w:rsidRPr="00FA62B9" w:rsidRDefault="00F340B2" w:rsidP="001E16D9"/>
    <w:p w14:paraId="086EFC78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C79" w14:textId="77777777" w:rsidR="00F340B2" w:rsidRPr="00FA62B9" w:rsidRDefault="00F340B2" w:rsidP="001E16D9"/>
    <w:p w14:paraId="086EFC7A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C7B" w14:textId="77777777" w:rsidR="00F340B2" w:rsidRPr="00FA62B9" w:rsidRDefault="00F340B2" w:rsidP="001E16D9"/>
    <w:p w14:paraId="086EFC7C" w14:textId="152B773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+9°C), kontrola systemu wodociągowego (zawory, węże, pompy). System sprawny, bez wycieków.</w:t>
      </w:r>
    </w:p>
    <w:p w14:paraId="086EFC7D" w14:textId="77777777" w:rsidR="00F340B2" w:rsidRPr="00FA62B9" w:rsidRDefault="00F340B2" w:rsidP="001E16D9"/>
    <w:p w14:paraId="086EFC7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C7F" w14:textId="77777777" w:rsidR="00F340B2" w:rsidRPr="00FA62B9" w:rsidRDefault="00F340B2" w:rsidP="001E16D9"/>
    <w:p w14:paraId="086EFC80" w14:textId="1EB9A2C7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C81" w14:textId="77777777" w:rsidR="00F340B2" w:rsidRPr="00FA62B9" w:rsidRDefault="00F340B2" w:rsidP="001E16D9"/>
    <w:p w14:paraId="086EFC82" w14:textId="0B2C72D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C83" w14:textId="77777777" w:rsidR="00F340B2" w:rsidRPr="00FA62B9" w:rsidRDefault="00F340B2" w:rsidP="001E16D9"/>
    <w:p w14:paraId="086EFC84" w14:textId="77777777" w:rsidR="00F340B2" w:rsidRPr="00FA62B9" w:rsidRDefault="00202F43" w:rsidP="001E16D9">
      <w:r w:rsidRPr="00FA62B9">
        <w:rPr>
          <w:i/>
          <w:iCs/>
        </w:rPr>
        <w:t>Warunki meteorologiczne: temperatura min 4°C, max 14°C, średnia 9°C; brak opadów.</w:t>
      </w:r>
    </w:p>
    <w:p w14:paraId="086EFC85" w14:textId="77777777" w:rsidR="00F340B2" w:rsidRPr="00FA62B9" w:rsidRDefault="00F340B2" w:rsidP="001E16D9"/>
    <w:p w14:paraId="086EFC86" w14:textId="77777777" w:rsidR="00F340B2" w:rsidRPr="00FA62B9" w:rsidRDefault="00202F43" w:rsidP="001E16D9">
      <w:r w:rsidRPr="00FA62B9">
        <w:t>Bez zdarzeń nadzwyczajnych, dyżur zakończony bez uwag.</w:t>
      </w:r>
    </w:p>
    <w:p w14:paraId="086EFC87" w14:textId="77777777" w:rsidR="00F340B2" w:rsidRPr="00FA62B9" w:rsidRDefault="00F340B2" w:rsidP="001E16D9"/>
    <w:p w14:paraId="086EFC88" w14:textId="098EBD9F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C8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28.10.2024</w:t>
      </w:r>
    </w:p>
    <w:p w14:paraId="086EFC8A" w14:textId="4962216F" w:rsidR="00F340B2" w:rsidRPr="00FA62B9" w:rsidRDefault="00202F43" w:rsidP="001E16D9">
      <w:r w:rsidRPr="00FA62B9">
        <w:t>___</w:t>
      </w:r>
    </w:p>
    <w:p w14:paraId="6116DEA7" w14:textId="77777777" w:rsidR="00552A69" w:rsidRPr="00FA62B9" w:rsidRDefault="00552A69">
      <w:r w:rsidRPr="00FA62B9">
        <w:br w:type="page"/>
      </w:r>
    </w:p>
    <w:p w14:paraId="086EFC8B" w14:textId="66BA9EE8" w:rsidR="00F340B2" w:rsidRPr="00FA62B9" w:rsidRDefault="00202F43" w:rsidP="001E16D9">
      <w:r w:rsidRPr="00FA62B9">
        <w:lastRenderedPageBreak/>
        <w:t>29 października 2024 r., wtorek</w:t>
      </w:r>
    </w:p>
    <w:p w14:paraId="0CC49A04" w14:textId="6B52CC81" w:rsidR="000B64F5" w:rsidRPr="00FA62B9" w:rsidRDefault="000B64F5" w:rsidP="000B64F5">
      <w:r w:rsidRPr="00FA62B9">
        <w:t xml:space="preserve">Dyżurni: </w:t>
      </w:r>
      <w:r w:rsidR="00D15C81" w:rsidRPr="00FA62B9">
        <w:t>Piotr Zakrzewski</w:t>
      </w:r>
      <w:r w:rsidRPr="00FA62B9">
        <w:t xml:space="preserve"> </w:t>
      </w:r>
      <w:r w:rsidR="00441FF9" w:rsidRPr="00FA62B9">
        <w:t>i Lucjan Świder</w:t>
      </w:r>
    </w:p>
    <w:p w14:paraId="086EFC8C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C8D" w14:textId="77777777" w:rsidR="00F340B2" w:rsidRPr="00FA62B9" w:rsidRDefault="00F340B2" w:rsidP="001E16D9"/>
    <w:p w14:paraId="086EFC8E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C8F" w14:textId="77777777" w:rsidR="00F340B2" w:rsidRPr="00FA62B9" w:rsidRDefault="00F340B2" w:rsidP="001E16D9"/>
    <w:p w14:paraId="086EFC90" w14:textId="66E946E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+10°C), kontrola systemu wodociągowego (zawory, węże, pompy). System sprawny, bez wycieków.</w:t>
      </w:r>
    </w:p>
    <w:p w14:paraId="086EFC91" w14:textId="77777777" w:rsidR="00F340B2" w:rsidRPr="00FA62B9" w:rsidRDefault="00F340B2" w:rsidP="001E16D9"/>
    <w:p w14:paraId="086EFC92" w14:textId="66D0B5BF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C93" w14:textId="77777777" w:rsidR="00F340B2" w:rsidRPr="00FA62B9" w:rsidRDefault="00F340B2" w:rsidP="001E16D9"/>
    <w:p w14:paraId="086EFC94" w14:textId="3F1028BB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C95" w14:textId="77777777" w:rsidR="00F340B2" w:rsidRPr="00FA62B9" w:rsidRDefault="00F340B2" w:rsidP="001E16D9"/>
    <w:p w14:paraId="086EFC96" w14:textId="419840AF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C97" w14:textId="77777777" w:rsidR="00F340B2" w:rsidRPr="00FA62B9" w:rsidRDefault="00F340B2" w:rsidP="001E16D9"/>
    <w:p w14:paraId="086EFC98" w14:textId="77777777" w:rsidR="00F340B2" w:rsidRPr="00FA62B9" w:rsidRDefault="00202F43" w:rsidP="001E16D9">
      <w:r w:rsidRPr="00FA62B9">
        <w:rPr>
          <w:i/>
          <w:iCs/>
        </w:rPr>
        <w:t>Warunki meteorologiczne: temperatura min 5°C, max 15°C, średnia 10°C; brak opadów.</w:t>
      </w:r>
    </w:p>
    <w:p w14:paraId="086EFC99" w14:textId="77777777" w:rsidR="00F340B2" w:rsidRPr="00FA62B9" w:rsidRDefault="00F340B2" w:rsidP="001E16D9"/>
    <w:p w14:paraId="086EFC9A" w14:textId="77777777" w:rsidR="00F340B2" w:rsidRPr="00FA62B9" w:rsidRDefault="00202F43" w:rsidP="001E16D9">
      <w:r w:rsidRPr="00FA62B9">
        <w:t>Bez zdarzeń nadzwyczajnych, dyżur zakończony bez uwag.</w:t>
      </w:r>
    </w:p>
    <w:p w14:paraId="086EFC9B" w14:textId="77777777" w:rsidR="00F340B2" w:rsidRPr="00FA62B9" w:rsidRDefault="00F340B2" w:rsidP="001E16D9"/>
    <w:p w14:paraId="086EFC9C" w14:textId="54A9860D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C9D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29.10.2024</w:t>
      </w:r>
    </w:p>
    <w:p w14:paraId="086EFC9E" w14:textId="3CFDD60C" w:rsidR="00F340B2" w:rsidRPr="00FA62B9" w:rsidRDefault="00202F43" w:rsidP="001E16D9">
      <w:r w:rsidRPr="00FA62B9">
        <w:t>___</w:t>
      </w:r>
    </w:p>
    <w:p w14:paraId="2829704A" w14:textId="77777777" w:rsidR="00552A69" w:rsidRPr="00FA62B9" w:rsidRDefault="00552A69">
      <w:r w:rsidRPr="00FA62B9">
        <w:br w:type="page"/>
      </w:r>
    </w:p>
    <w:p w14:paraId="086EFC9F" w14:textId="4A3A3BE8" w:rsidR="00F340B2" w:rsidRPr="00FA62B9" w:rsidRDefault="00202F43" w:rsidP="001E16D9">
      <w:r w:rsidRPr="00FA62B9">
        <w:lastRenderedPageBreak/>
        <w:t>30 października 2024 r., środa</w:t>
      </w:r>
    </w:p>
    <w:p w14:paraId="79259019" w14:textId="3C0149C8" w:rsidR="000B64F5" w:rsidRPr="00FA62B9" w:rsidRDefault="000B64F5" w:rsidP="000B64F5">
      <w:r w:rsidRPr="00FA62B9">
        <w:t xml:space="preserve">Dyżurni: Anna Kosoń i </w:t>
      </w:r>
      <w:r w:rsidR="008065AE" w:rsidRPr="00FA62B9">
        <w:t>Lucjan Świder</w:t>
      </w:r>
      <w:r w:rsidRPr="00FA62B9">
        <w:t xml:space="preserve"> </w:t>
      </w:r>
    </w:p>
    <w:p w14:paraId="086EFCA0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CA1" w14:textId="77777777" w:rsidR="00F340B2" w:rsidRPr="00FA62B9" w:rsidRDefault="00F340B2" w:rsidP="001E16D9"/>
    <w:p w14:paraId="086EFCA2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CA3" w14:textId="77777777" w:rsidR="00F340B2" w:rsidRPr="00FA62B9" w:rsidRDefault="00F340B2" w:rsidP="001E16D9"/>
    <w:p w14:paraId="086EFCA4" w14:textId="43953B6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+10.5°C), kontrola systemu wodociągowego (zawory, węże, pompy). System sprawny, bez wycieków.</w:t>
      </w:r>
    </w:p>
    <w:p w14:paraId="086EFCA5" w14:textId="77777777" w:rsidR="00F340B2" w:rsidRPr="00FA62B9" w:rsidRDefault="00F340B2" w:rsidP="001E16D9"/>
    <w:p w14:paraId="127D4DDE" w14:textId="4BF41C7D" w:rsidR="00635C5F" w:rsidRPr="00FA62B9" w:rsidRDefault="0016148D" w:rsidP="002B77D0">
      <w:r w:rsidRPr="00FA62B9">
        <w:t xml:space="preserve">Użyczenie na cele edukacyjno-rekreacyjne </w:t>
      </w:r>
      <w:r w:rsidR="00901490" w:rsidRPr="00FA62B9">
        <w:t>122</w:t>
      </w:r>
      <w:r w:rsidR="00635C5F" w:rsidRPr="00FA62B9">
        <w:t xml:space="preserve"> danieli firmie </w:t>
      </w:r>
      <w:r w:rsidR="00901490" w:rsidRPr="00FA62B9">
        <w:t>p. Świątkowskiego</w:t>
      </w:r>
      <w:r w:rsidR="00635C5F" w:rsidRPr="00FA62B9">
        <w:t xml:space="preserve">. Odłowienie, </w:t>
      </w:r>
      <w:proofErr w:type="spellStart"/>
      <w:r w:rsidR="00635C5F" w:rsidRPr="00FA62B9">
        <w:t>zaczipowanie</w:t>
      </w:r>
      <w:proofErr w:type="spellEnd"/>
      <w:r w:rsidR="00635C5F" w:rsidRPr="00FA62B9">
        <w:t xml:space="preserve">, załadowanie na </w:t>
      </w:r>
      <w:r w:rsidR="009E167A" w:rsidRPr="00FA62B9">
        <w:t>samochód transportowy</w:t>
      </w:r>
      <w:r w:rsidR="00635C5F" w:rsidRPr="00FA62B9">
        <w:t xml:space="preserve">. </w:t>
      </w:r>
    </w:p>
    <w:p w14:paraId="086EFCA9" w14:textId="77777777" w:rsidR="00F340B2" w:rsidRPr="00FA62B9" w:rsidRDefault="00F340B2" w:rsidP="001E16D9"/>
    <w:p w14:paraId="086EFCAA" w14:textId="6AE2929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CAB" w14:textId="77777777" w:rsidR="00F340B2" w:rsidRPr="00FA62B9" w:rsidRDefault="00F340B2" w:rsidP="001E16D9"/>
    <w:p w14:paraId="086EFCAC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5°C, max 16°C, średnia 10.5°C;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CAD" w14:textId="77777777" w:rsidR="00F340B2" w:rsidRPr="00FA62B9" w:rsidRDefault="00F340B2" w:rsidP="001E16D9"/>
    <w:p w14:paraId="086EFCAE" w14:textId="77777777" w:rsidR="00F340B2" w:rsidRPr="00FA62B9" w:rsidRDefault="00202F43" w:rsidP="001E16D9">
      <w:r w:rsidRPr="00FA62B9">
        <w:t>Bez zdarzeń nadzwyczajnych, dyżur zakończony bez uwag.</w:t>
      </w:r>
    </w:p>
    <w:p w14:paraId="086EFCAF" w14:textId="77777777" w:rsidR="00F340B2" w:rsidRPr="00FA62B9" w:rsidRDefault="00F340B2" w:rsidP="001E16D9"/>
    <w:p w14:paraId="086EFCB0" w14:textId="71094C4B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CB1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30.10.2024</w:t>
      </w:r>
    </w:p>
    <w:p w14:paraId="086EFCB2" w14:textId="5C7CECDE" w:rsidR="00F340B2" w:rsidRPr="00FA62B9" w:rsidRDefault="00202F43" w:rsidP="001E16D9">
      <w:r w:rsidRPr="00FA62B9">
        <w:t>___</w:t>
      </w:r>
    </w:p>
    <w:p w14:paraId="2E0A6988" w14:textId="77777777" w:rsidR="00552A69" w:rsidRPr="00FA62B9" w:rsidRDefault="00552A69">
      <w:r w:rsidRPr="00FA62B9">
        <w:br w:type="page"/>
      </w:r>
    </w:p>
    <w:p w14:paraId="086EFCB3" w14:textId="3A33EB71" w:rsidR="00F340B2" w:rsidRPr="00FA62B9" w:rsidRDefault="00202F43" w:rsidP="001E16D9">
      <w:r w:rsidRPr="00FA62B9">
        <w:lastRenderedPageBreak/>
        <w:t>31 października 2024 r., czwartek</w:t>
      </w:r>
    </w:p>
    <w:p w14:paraId="33FF502B" w14:textId="77777777" w:rsidR="000B64F5" w:rsidRPr="00FA62B9" w:rsidRDefault="000B64F5" w:rsidP="000B64F5">
      <w:r w:rsidRPr="00FA62B9">
        <w:t xml:space="preserve">Dyżurni: </w:t>
      </w:r>
      <w:bookmarkStart w:id="161" w:name="_Hlk213873777"/>
      <w:r w:rsidRPr="00FA62B9">
        <w:t xml:space="preserve">Anna Kosoń i Lucjan Świder </w:t>
      </w:r>
      <w:bookmarkEnd w:id="161"/>
    </w:p>
    <w:p w14:paraId="086EFCB4" w14:textId="77777777" w:rsidR="00F340B2" w:rsidRPr="00FA62B9" w:rsidRDefault="00202F43" w:rsidP="001E16D9">
      <w:r w:rsidRPr="00FA62B9">
        <w:t>UWAGA - Rykowisko: Okres rykowiska - zachowanie szczególnej ostrożności przy wszystkich czynnościach w pobliżu stad. Byki jeleniowatych są agresywne i niebezpieczne. Unikać bezpośredniego kontaktu ze zwierzętami.</w:t>
      </w:r>
    </w:p>
    <w:p w14:paraId="086EFCB5" w14:textId="77777777" w:rsidR="00F340B2" w:rsidRPr="00FA62B9" w:rsidRDefault="00F340B2" w:rsidP="001E16D9"/>
    <w:p w14:paraId="086EFCB6" w14:textId="7777777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siano 12 balotów. Lizawki mineralne dostępne we wszystkich kwaterach. Stado spokojne.</w:t>
      </w:r>
    </w:p>
    <w:p w14:paraId="086EFCB7" w14:textId="77777777" w:rsidR="00F340B2" w:rsidRPr="00FA62B9" w:rsidRDefault="00F340B2" w:rsidP="001E16D9"/>
    <w:p w14:paraId="086EFCB8" w14:textId="0FEF8C6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+11°C), kontrola systemu wodociągowego (zawory, węże, pompy). System sprawny, bez wycieków.</w:t>
      </w:r>
    </w:p>
    <w:p w14:paraId="086EFCB9" w14:textId="77777777" w:rsidR="00F340B2" w:rsidRPr="00FA62B9" w:rsidRDefault="00F340B2" w:rsidP="001E16D9"/>
    <w:p w14:paraId="086EFCBA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CBB" w14:textId="77777777" w:rsidR="00F340B2" w:rsidRPr="00FA62B9" w:rsidRDefault="00F340B2" w:rsidP="001E16D9"/>
    <w:p w14:paraId="086EFCBC" w14:textId="19DCD1B0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CBD" w14:textId="77777777" w:rsidR="00F340B2" w:rsidRPr="00FA62B9" w:rsidRDefault="00F340B2" w:rsidP="001E16D9"/>
    <w:p w14:paraId="086EFCBE" w14:textId="5790F7F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CBF" w14:textId="77777777" w:rsidR="00F340B2" w:rsidRPr="00FA62B9" w:rsidRDefault="00F340B2" w:rsidP="001E16D9"/>
    <w:p w14:paraId="086EFCC0" w14:textId="77777777" w:rsidR="00F340B2" w:rsidRPr="00FA62B9" w:rsidRDefault="00202F43" w:rsidP="001E16D9">
      <w:r w:rsidRPr="00FA62B9">
        <w:rPr>
          <w:i/>
          <w:iCs/>
        </w:rPr>
        <w:t>Warunki meteorologiczne: temperatura min 6°C, max 16°C, średnia 11°C; brak opadów.</w:t>
      </w:r>
    </w:p>
    <w:p w14:paraId="086EFCC1" w14:textId="77777777" w:rsidR="00F340B2" w:rsidRPr="00FA62B9" w:rsidRDefault="00F340B2" w:rsidP="001E16D9"/>
    <w:p w14:paraId="086EFCC2" w14:textId="77777777" w:rsidR="00F340B2" w:rsidRPr="00FA62B9" w:rsidRDefault="00202F43" w:rsidP="001E16D9">
      <w:r w:rsidRPr="00FA62B9">
        <w:t>Bez zdarzeń nadzwyczajnych, dyżur zakończony bez uwag.</w:t>
      </w:r>
    </w:p>
    <w:p w14:paraId="086EFCC3" w14:textId="77777777" w:rsidR="00F340B2" w:rsidRPr="00FA62B9" w:rsidRDefault="00F340B2" w:rsidP="001E16D9"/>
    <w:p w14:paraId="086EFCC4" w14:textId="3F97F7C9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CC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31.10.2024</w:t>
      </w:r>
    </w:p>
    <w:p w14:paraId="086EFCC6" w14:textId="422C1D45" w:rsidR="00F340B2" w:rsidRPr="00FA62B9" w:rsidRDefault="00202F43" w:rsidP="001E16D9">
      <w:r w:rsidRPr="00FA62B9">
        <w:t>___</w:t>
      </w:r>
    </w:p>
    <w:p w14:paraId="0E6EA729" w14:textId="77777777" w:rsidR="00552A69" w:rsidRPr="00FA62B9" w:rsidRDefault="00552A69">
      <w:pPr>
        <w:rPr>
          <w:sz w:val="32"/>
          <w:szCs w:val="32"/>
        </w:rPr>
      </w:pPr>
      <w:r w:rsidRPr="00FA62B9">
        <w:rPr>
          <w:sz w:val="32"/>
          <w:szCs w:val="32"/>
        </w:rPr>
        <w:br w:type="page"/>
      </w:r>
    </w:p>
    <w:p w14:paraId="086EFCC7" w14:textId="40B6F256" w:rsidR="00F340B2" w:rsidRPr="00FA62B9" w:rsidRDefault="00202F43" w:rsidP="001E16D9">
      <w:r w:rsidRPr="00FA62B9">
        <w:rPr>
          <w:sz w:val="32"/>
          <w:szCs w:val="32"/>
        </w:rPr>
        <w:lastRenderedPageBreak/>
        <w:t>LISTOPAD</w:t>
      </w:r>
    </w:p>
    <w:p w14:paraId="086EFCC8" w14:textId="790A173B" w:rsidR="00F340B2" w:rsidRPr="00FA62B9" w:rsidRDefault="00202F43" w:rsidP="001E16D9">
      <w:r w:rsidRPr="00FA62B9">
        <w:t>1 listopada 2024 r., piątek</w:t>
      </w:r>
    </w:p>
    <w:p w14:paraId="7A0C5FE6" w14:textId="65E0D1B3" w:rsidR="007A1FBB" w:rsidRPr="00FA62B9" w:rsidRDefault="007A1FBB" w:rsidP="007A1FBB">
      <w:r w:rsidRPr="00FA62B9">
        <w:t xml:space="preserve">Dyżurni oddający: </w:t>
      </w:r>
      <w:r w:rsidR="002711BF" w:rsidRPr="00FA62B9">
        <w:t xml:space="preserve">Anna Kosoń i </w:t>
      </w:r>
      <w:r w:rsidR="000E36D5" w:rsidRPr="00FA62B9">
        <w:t>Lucjan Świder</w:t>
      </w:r>
    </w:p>
    <w:p w14:paraId="47C7ED0C" w14:textId="77777777" w:rsidR="007A1FBB" w:rsidRPr="00FA62B9" w:rsidRDefault="007A1FBB" w:rsidP="007A1FBB">
      <w:r w:rsidRPr="00FA62B9">
        <w:t>Dyżurni przyjmujący: Paweł Kojs i Arkadiusz Nowak</w:t>
      </w:r>
    </w:p>
    <w:p w14:paraId="086EFCC9" w14:textId="2A9205BA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CCA" w14:textId="77777777" w:rsidR="00F340B2" w:rsidRPr="00FA62B9" w:rsidRDefault="00F340B2" w:rsidP="001E16D9"/>
    <w:p w14:paraId="086EFCCB" w14:textId="4986C54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+5.5°C), kontrola systemu wodociągowego (zawory, węże, pompy). System sprawny, bez wycieków.</w:t>
      </w:r>
    </w:p>
    <w:p w14:paraId="086EFCCC" w14:textId="77777777" w:rsidR="00F340B2" w:rsidRPr="00FA62B9" w:rsidRDefault="00F340B2" w:rsidP="001E16D9"/>
    <w:p w14:paraId="086EFCC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CCE" w14:textId="77777777" w:rsidR="00F340B2" w:rsidRPr="00FA62B9" w:rsidRDefault="00F340B2" w:rsidP="001E16D9"/>
    <w:p w14:paraId="086EFCCF" w14:textId="24859DD1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CD0" w14:textId="77777777" w:rsidR="00F340B2" w:rsidRPr="00FA62B9" w:rsidRDefault="00F340B2" w:rsidP="001E16D9"/>
    <w:p w14:paraId="086EFCD1" w14:textId="7A67B81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CD2" w14:textId="77777777" w:rsidR="00F340B2" w:rsidRPr="00FA62B9" w:rsidRDefault="00F340B2" w:rsidP="001E16D9"/>
    <w:p w14:paraId="086EFCD3" w14:textId="77777777" w:rsidR="00F340B2" w:rsidRPr="00FA62B9" w:rsidRDefault="00202F43" w:rsidP="001E16D9">
      <w:r w:rsidRPr="00FA62B9">
        <w:t>Czynności tygodniowe: Przygotowanie sprzętu do sezonu zimowego. Kontrola zapasów pasz (bufor minimum 2 tygodnie). Przygotowanie magazynów.</w:t>
      </w:r>
    </w:p>
    <w:p w14:paraId="086EFCD4" w14:textId="77777777" w:rsidR="00F340B2" w:rsidRPr="00FA62B9" w:rsidRDefault="00F340B2" w:rsidP="001E16D9"/>
    <w:p w14:paraId="086EFCD5" w14:textId="7B77CB3F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FCD6" w14:textId="77777777" w:rsidR="00F340B2" w:rsidRPr="00FA62B9" w:rsidRDefault="00F340B2" w:rsidP="001E16D9"/>
    <w:p w14:paraId="086EFCD7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2°C, max 9°C, średnia 5.5°C; opady deszczu 0.5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CD8" w14:textId="77777777" w:rsidR="00F340B2" w:rsidRPr="00FA62B9" w:rsidRDefault="00F340B2" w:rsidP="001E16D9"/>
    <w:p w14:paraId="086EFCD9" w14:textId="77777777" w:rsidR="00F340B2" w:rsidRPr="00FA62B9" w:rsidRDefault="00202F43" w:rsidP="001E16D9">
      <w:r w:rsidRPr="00FA62B9">
        <w:t>Bez zdarzeń nadzwyczajnych, dyżur zakończony bez uwag.</w:t>
      </w:r>
    </w:p>
    <w:p w14:paraId="086EFCDA" w14:textId="77777777" w:rsidR="00F340B2" w:rsidRPr="00FA62B9" w:rsidRDefault="00F340B2" w:rsidP="001E16D9"/>
    <w:p w14:paraId="086EFCDB" w14:textId="39910440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4166C4ED" wp14:editId="1E9D90F7">
            <wp:extent cx="1095375" cy="565454"/>
            <wp:effectExtent l="0" t="0" r="0" b="6350"/>
            <wp:docPr id="182935888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0B5CDBCD" wp14:editId="04690511">
            <wp:extent cx="1943100" cy="469618"/>
            <wp:effectExtent l="0" t="0" r="0" b="6985"/>
            <wp:docPr id="18" name="Obraz 18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CD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01.11.2024</w:t>
      </w:r>
    </w:p>
    <w:p w14:paraId="086EFCDD" w14:textId="138B3726" w:rsidR="00F340B2" w:rsidRPr="00FA62B9" w:rsidRDefault="00202F43" w:rsidP="001E16D9">
      <w:r w:rsidRPr="00FA62B9">
        <w:t>___</w:t>
      </w:r>
    </w:p>
    <w:p w14:paraId="5E6BAB72" w14:textId="77777777" w:rsidR="00552A69" w:rsidRPr="00FA62B9" w:rsidRDefault="00552A69">
      <w:r w:rsidRPr="00FA62B9">
        <w:br w:type="page"/>
      </w:r>
    </w:p>
    <w:p w14:paraId="086EFCDE" w14:textId="57A02362" w:rsidR="00F340B2" w:rsidRPr="00FA62B9" w:rsidRDefault="00202F43" w:rsidP="001E16D9">
      <w:r w:rsidRPr="00FA62B9">
        <w:lastRenderedPageBreak/>
        <w:t>2 listopada 2024 r., sobota</w:t>
      </w:r>
    </w:p>
    <w:p w14:paraId="00E0EBC6" w14:textId="77777777" w:rsidR="002711BF" w:rsidRPr="00FA62B9" w:rsidRDefault="002711BF" w:rsidP="002711BF">
      <w:r w:rsidRPr="00FA62B9">
        <w:t>Dyżurni: Paweł Kojs i Arkadiusz Nowak</w:t>
      </w:r>
    </w:p>
    <w:p w14:paraId="086EFCDF" w14:textId="78A95BD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CE0" w14:textId="77777777" w:rsidR="00F340B2" w:rsidRPr="00FA62B9" w:rsidRDefault="00F340B2" w:rsidP="001E16D9"/>
    <w:p w14:paraId="086EFCE1" w14:textId="4574B2D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+5.5°C), kontrola systemu wodociągowego (zawory, węże, pompy). System sprawny, bez wycieków.</w:t>
      </w:r>
    </w:p>
    <w:p w14:paraId="086EFCE2" w14:textId="77777777" w:rsidR="00F340B2" w:rsidRPr="00FA62B9" w:rsidRDefault="00F340B2" w:rsidP="001E16D9"/>
    <w:p w14:paraId="086EFCE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CE4" w14:textId="77777777" w:rsidR="00F340B2" w:rsidRPr="00FA62B9" w:rsidRDefault="00F340B2" w:rsidP="001E16D9"/>
    <w:p w14:paraId="086EFCE5" w14:textId="2E3D1D41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CE6" w14:textId="77777777" w:rsidR="00F340B2" w:rsidRPr="00FA62B9" w:rsidRDefault="00F340B2" w:rsidP="001E16D9"/>
    <w:p w14:paraId="086EFCE7" w14:textId="36D057F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CE8" w14:textId="77777777" w:rsidR="00F340B2" w:rsidRPr="00FA62B9" w:rsidRDefault="00F340B2" w:rsidP="001E16D9"/>
    <w:p w14:paraId="086EFCE9" w14:textId="77777777" w:rsidR="00F340B2" w:rsidRPr="00FA62B9" w:rsidRDefault="00202F43" w:rsidP="001E16D9">
      <w:r w:rsidRPr="00FA62B9">
        <w:rPr>
          <w:i/>
          <w:iCs/>
        </w:rPr>
        <w:t>Warunki meteorologiczne: temperatura min 2°C, max 9°C, średnia 5.5°C; brak opadów.</w:t>
      </w:r>
    </w:p>
    <w:p w14:paraId="086EFCEA" w14:textId="77777777" w:rsidR="00F340B2" w:rsidRPr="00FA62B9" w:rsidRDefault="00F340B2" w:rsidP="001E16D9"/>
    <w:p w14:paraId="086EFCEB" w14:textId="77777777" w:rsidR="00F340B2" w:rsidRPr="00FA62B9" w:rsidRDefault="00202F43" w:rsidP="001E16D9">
      <w:r w:rsidRPr="00FA62B9">
        <w:t>Bez zdarzeń nadzwyczajnych, dyżur zakończony bez uwag.</w:t>
      </w:r>
    </w:p>
    <w:p w14:paraId="086EFCEC" w14:textId="77777777" w:rsidR="00F340B2" w:rsidRPr="00FA62B9" w:rsidRDefault="00F340B2" w:rsidP="001E16D9"/>
    <w:p w14:paraId="086EFCED" w14:textId="1234FD88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3B8E1413" wp14:editId="54A4F910">
            <wp:extent cx="1095375" cy="565454"/>
            <wp:effectExtent l="0" t="0" r="0" b="6350"/>
            <wp:docPr id="1809909165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15EF0DB2" wp14:editId="0EED1D7D">
            <wp:extent cx="1943100" cy="469618"/>
            <wp:effectExtent l="0" t="0" r="0" b="6985"/>
            <wp:docPr id="17" name="Obraz 17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CE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02.11.2024</w:t>
      </w:r>
    </w:p>
    <w:p w14:paraId="086EFCEF" w14:textId="5B3C9FFD" w:rsidR="00F340B2" w:rsidRPr="00FA62B9" w:rsidRDefault="00202F43" w:rsidP="001E16D9">
      <w:r w:rsidRPr="00FA62B9">
        <w:t>___</w:t>
      </w:r>
    </w:p>
    <w:p w14:paraId="1EBC5CCF" w14:textId="77777777" w:rsidR="00552A69" w:rsidRPr="00FA62B9" w:rsidRDefault="00552A69">
      <w:r w:rsidRPr="00FA62B9">
        <w:br w:type="page"/>
      </w:r>
    </w:p>
    <w:p w14:paraId="086EFCF0" w14:textId="5178A166" w:rsidR="00F340B2" w:rsidRPr="00FA62B9" w:rsidRDefault="00202F43" w:rsidP="001E16D9">
      <w:r w:rsidRPr="00FA62B9">
        <w:lastRenderedPageBreak/>
        <w:t>3 listopada 2024 r., niedziela</w:t>
      </w:r>
    </w:p>
    <w:p w14:paraId="0C4037FA" w14:textId="77777777" w:rsidR="002711BF" w:rsidRPr="00FA62B9" w:rsidRDefault="002711BF" w:rsidP="002711BF">
      <w:r w:rsidRPr="00FA62B9">
        <w:t>Dyżurni: Paweł Kojs i Arkadiusz Nowak</w:t>
      </w:r>
    </w:p>
    <w:p w14:paraId="086EFCF1" w14:textId="5ADDD4CB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CF2" w14:textId="77777777" w:rsidR="00F340B2" w:rsidRPr="00FA62B9" w:rsidRDefault="00F340B2" w:rsidP="001E16D9"/>
    <w:p w14:paraId="086EFCF3" w14:textId="0FD0E81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+6°C), kontrola systemu wodociągowego (zawory, węże, pompy). System sprawny, bez wycieków.</w:t>
      </w:r>
    </w:p>
    <w:p w14:paraId="086EFCF4" w14:textId="77777777" w:rsidR="00F340B2" w:rsidRPr="00FA62B9" w:rsidRDefault="00F340B2" w:rsidP="001E16D9"/>
    <w:p w14:paraId="086EFCF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CF6" w14:textId="77777777" w:rsidR="00F340B2" w:rsidRPr="00FA62B9" w:rsidRDefault="00F340B2" w:rsidP="001E16D9"/>
    <w:p w14:paraId="086EFCF7" w14:textId="0B0BE474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CF8" w14:textId="77777777" w:rsidR="00F340B2" w:rsidRPr="00FA62B9" w:rsidRDefault="00F340B2" w:rsidP="001E16D9"/>
    <w:p w14:paraId="086EFCF9" w14:textId="2628075A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CFA" w14:textId="77777777" w:rsidR="00F340B2" w:rsidRPr="00FA62B9" w:rsidRDefault="00F340B2" w:rsidP="001E16D9"/>
    <w:p w14:paraId="086EFCFB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3°C, max 9°C, średnia 6°C; opady deszczu 0.5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CFC" w14:textId="77777777" w:rsidR="00F340B2" w:rsidRPr="00FA62B9" w:rsidRDefault="00F340B2" w:rsidP="001E16D9"/>
    <w:p w14:paraId="086EFCFD" w14:textId="77777777" w:rsidR="00F340B2" w:rsidRPr="00FA62B9" w:rsidRDefault="00202F43" w:rsidP="001E16D9">
      <w:r w:rsidRPr="00FA62B9">
        <w:t>Bez zdarzeń nadzwyczajnych, dyżur zakończony bez uwag.</w:t>
      </w:r>
    </w:p>
    <w:p w14:paraId="086EFCFE" w14:textId="77777777" w:rsidR="00F340B2" w:rsidRPr="00FA62B9" w:rsidRDefault="00F340B2" w:rsidP="001E16D9"/>
    <w:p w14:paraId="086EFCFF" w14:textId="3201FFA7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432B7753" wp14:editId="758D928D">
            <wp:extent cx="1095375" cy="565454"/>
            <wp:effectExtent l="0" t="0" r="0" b="6350"/>
            <wp:docPr id="1488558107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11B971FA" wp14:editId="1256422A">
            <wp:extent cx="1943100" cy="469618"/>
            <wp:effectExtent l="0" t="0" r="0" b="6985"/>
            <wp:docPr id="16" name="Obraz 16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D0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03.11.2024</w:t>
      </w:r>
    </w:p>
    <w:p w14:paraId="086EFD01" w14:textId="074FD179" w:rsidR="00F340B2" w:rsidRPr="00FA62B9" w:rsidRDefault="00202F43" w:rsidP="001E16D9">
      <w:r w:rsidRPr="00FA62B9">
        <w:t>___</w:t>
      </w:r>
    </w:p>
    <w:p w14:paraId="4F425A56" w14:textId="77777777" w:rsidR="00552A69" w:rsidRPr="00FA62B9" w:rsidRDefault="00552A69">
      <w:r w:rsidRPr="00FA62B9">
        <w:br w:type="page"/>
      </w:r>
    </w:p>
    <w:p w14:paraId="086EFD02" w14:textId="0DA22E61" w:rsidR="00F340B2" w:rsidRPr="00FA62B9" w:rsidRDefault="00202F43" w:rsidP="001E16D9">
      <w:r w:rsidRPr="00FA62B9">
        <w:lastRenderedPageBreak/>
        <w:t>4 listopada 2024 r., poniedziałek</w:t>
      </w:r>
    </w:p>
    <w:p w14:paraId="07E72C52" w14:textId="77777777" w:rsidR="0023554E" w:rsidRPr="00FA62B9" w:rsidRDefault="0023554E" w:rsidP="0023554E">
      <w:r w:rsidRPr="00FA62B9">
        <w:t>Dyżurni oddający: Paweł Kojs i Arkadiusz Nowak</w:t>
      </w:r>
    </w:p>
    <w:p w14:paraId="4A9BEFD3" w14:textId="77777777" w:rsidR="0023554E" w:rsidRPr="00FA62B9" w:rsidRDefault="0023554E" w:rsidP="0023554E">
      <w:r w:rsidRPr="00FA62B9">
        <w:t xml:space="preserve">Dyżurni przyjmujący: Anna Kosoń i Piotr Zakrzewski </w:t>
      </w:r>
    </w:p>
    <w:p w14:paraId="086EFD03" w14:textId="7F32D4D2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 xml:space="preserve">, siano </w:t>
      </w:r>
      <w:r w:rsidR="00C753B7" w:rsidRPr="00FA62B9">
        <w:t>4</w:t>
      </w:r>
      <w:r w:rsidRPr="00FA62B9">
        <w:t xml:space="preserve"> balot</w:t>
      </w:r>
      <w:r w:rsidR="00C753B7" w:rsidRPr="00FA62B9">
        <w:t>y</w:t>
      </w:r>
      <w:r w:rsidRPr="00FA62B9">
        <w:t>, paliwo uzupełnione.</w:t>
      </w:r>
    </w:p>
    <w:p w14:paraId="086EFD04" w14:textId="77777777" w:rsidR="00F340B2" w:rsidRPr="00FA62B9" w:rsidRDefault="00F340B2" w:rsidP="001E16D9"/>
    <w:p w14:paraId="086EFD05" w14:textId="77777777" w:rsidR="00F340B2" w:rsidRPr="00FA62B9" w:rsidRDefault="00202F43" w:rsidP="001E16D9">
      <w:r w:rsidRPr="00FA62B9">
        <w:t>Liczenie zwierząt: ~550-600 (redukcja w toku) jeleniowatych + ~50 owiec w kwaterach. Wszystkie zwierzęta w dobrym stanie zdrowia.</w:t>
      </w:r>
    </w:p>
    <w:p w14:paraId="086EFD06" w14:textId="77777777" w:rsidR="00F340B2" w:rsidRPr="00FA62B9" w:rsidRDefault="00F340B2" w:rsidP="001E16D9"/>
    <w:p w14:paraId="086EFD07" w14:textId="7A384B72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D08" w14:textId="77777777" w:rsidR="00F340B2" w:rsidRPr="00FA62B9" w:rsidRDefault="00F340B2" w:rsidP="001E16D9"/>
    <w:p w14:paraId="086EFD09" w14:textId="30C2E5EA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D0A" w14:textId="77777777" w:rsidR="00F340B2" w:rsidRPr="00FA62B9" w:rsidRDefault="00F340B2" w:rsidP="001E16D9"/>
    <w:p w14:paraId="086EFD0B" w14:textId="1482CE4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+6°C), kontrola systemu wodociągowego (zawory, węże, pompy). System sprawny, bez wycieków.</w:t>
      </w:r>
    </w:p>
    <w:p w14:paraId="086EFD0C" w14:textId="77777777" w:rsidR="00F340B2" w:rsidRPr="00FA62B9" w:rsidRDefault="00F340B2" w:rsidP="001E16D9"/>
    <w:p w14:paraId="086EFD0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D0E" w14:textId="77777777" w:rsidR="00F340B2" w:rsidRPr="00FA62B9" w:rsidRDefault="00F340B2" w:rsidP="001E16D9"/>
    <w:p w14:paraId="086EFD0F" w14:textId="40A93E0A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D10" w14:textId="77777777" w:rsidR="00F340B2" w:rsidRPr="00FA62B9" w:rsidRDefault="00F340B2" w:rsidP="001E16D9"/>
    <w:p w14:paraId="086EFD11" w14:textId="136ECBBA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D12" w14:textId="77777777" w:rsidR="00F340B2" w:rsidRPr="00FA62B9" w:rsidRDefault="00F340B2" w:rsidP="001E16D9"/>
    <w:p w14:paraId="086EFD13" w14:textId="77777777" w:rsidR="00F340B2" w:rsidRPr="00FA62B9" w:rsidRDefault="00202F43" w:rsidP="001E16D9">
      <w:r w:rsidRPr="00FA62B9">
        <w:rPr>
          <w:i/>
          <w:iCs/>
        </w:rPr>
        <w:t>Warunki meteorologiczne: temperatura min 3°C, max 9°C, średnia 6°C; brak opadów.</w:t>
      </w:r>
    </w:p>
    <w:p w14:paraId="086EFD14" w14:textId="77777777" w:rsidR="00F340B2" w:rsidRPr="00FA62B9" w:rsidRDefault="00F340B2" w:rsidP="001E16D9"/>
    <w:p w14:paraId="086EFD15" w14:textId="77777777" w:rsidR="00F340B2" w:rsidRPr="00FA62B9" w:rsidRDefault="00202F43" w:rsidP="001E16D9">
      <w:r w:rsidRPr="00FA62B9">
        <w:t>Bez zdarzeń nadzwyczajnych, dyżur zakończony bez uwag.</w:t>
      </w:r>
    </w:p>
    <w:p w14:paraId="086EFD16" w14:textId="77777777" w:rsidR="00F340B2" w:rsidRPr="00FA62B9" w:rsidRDefault="00F340B2" w:rsidP="001E16D9"/>
    <w:p w14:paraId="086EFD17" w14:textId="1C23C50F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D18" w14:textId="029B64F1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04.11.2024</w:t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1E7C1DFC" wp14:editId="1A971B60">
            <wp:extent cx="1943100" cy="469618"/>
            <wp:effectExtent l="0" t="0" r="0" b="6985"/>
            <wp:docPr id="15" name="Obraz 15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D19" w14:textId="23E5A334" w:rsidR="00F340B2" w:rsidRPr="00FA62B9" w:rsidRDefault="00202F43" w:rsidP="001E16D9">
      <w:r w:rsidRPr="00FA62B9">
        <w:t>___</w:t>
      </w:r>
    </w:p>
    <w:p w14:paraId="226FB0E6" w14:textId="77777777" w:rsidR="00552A69" w:rsidRPr="00FA62B9" w:rsidRDefault="00552A69">
      <w:r w:rsidRPr="00FA62B9">
        <w:br w:type="page"/>
      </w:r>
    </w:p>
    <w:p w14:paraId="086EFD1A" w14:textId="0C831B48" w:rsidR="00F340B2" w:rsidRPr="00FA62B9" w:rsidRDefault="00202F43" w:rsidP="001E16D9">
      <w:r w:rsidRPr="00FA62B9">
        <w:lastRenderedPageBreak/>
        <w:t>5 listopada 2024 r., wtorek</w:t>
      </w:r>
    </w:p>
    <w:p w14:paraId="4CFCCFBE" w14:textId="724854FB" w:rsidR="000B64F5" w:rsidRPr="00FA62B9" w:rsidRDefault="000B64F5" w:rsidP="00BD171F">
      <w:r w:rsidRPr="00FA62B9">
        <w:t>Dyżurni: Anna Kosoń</w:t>
      </w:r>
      <w:del w:id="162" w:author="Reviewer" w:date="2025-11-14T09:14:00Z">
        <w:r w:rsidRPr="00FA62B9" w:rsidDel="00BD171F">
          <w:delText xml:space="preserve"> i</w:delText>
        </w:r>
      </w:del>
      <w:ins w:id="163" w:author="Reviewer" w:date="2025-11-14T09:14:00Z">
        <w:r w:rsidR="00BD171F">
          <w:t>,</w:t>
        </w:r>
      </w:ins>
      <w:r w:rsidRPr="00FA62B9">
        <w:t xml:space="preserve"> </w:t>
      </w:r>
      <w:r w:rsidR="000D22D4" w:rsidRPr="00FA62B9">
        <w:t>Piotr Zakrzewski</w:t>
      </w:r>
      <w:ins w:id="164" w:author="Reviewer" w:date="2025-11-14T09:14:00Z">
        <w:r w:rsidR="00BD171F">
          <w:t>, Arkadiusz Nowak</w:t>
        </w:r>
      </w:ins>
      <w:r w:rsidRPr="00FA62B9">
        <w:t xml:space="preserve"> </w:t>
      </w:r>
    </w:p>
    <w:p w14:paraId="086EFD1B" w14:textId="1D5A1D2C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D1C" w14:textId="77777777" w:rsidR="00F340B2" w:rsidRPr="00FA62B9" w:rsidRDefault="00F340B2" w:rsidP="001E16D9"/>
    <w:p w14:paraId="086EFD1D" w14:textId="626394E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+6.5°C), kontrola systemu wodociągowego (zawory, węże, pompy). System sprawny, bez wycieków.</w:t>
      </w:r>
    </w:p>
    <w:p w14:paraId="086EFD1E" w14:textId="77777777" w:rsidR="00F340B2" w:rsidRPr="00FA62B9" w:rsidRDefault="00F340B2" w:rsidP="001E16D9"/>
    <w:p w14:paraId="086EFD1F" w14:textId="7DE5FA5B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D20" w14:textId="77777777" w:rsidR="00F340B2" w:rsidRPr="00FA62B9" w:rsidRDefault="00F340B2" w:rsidP="001E16D9"/>
    <w:p w14:paraId="086EFD21" w14:textId="45BE6A7A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D22" w14:textId="77777777" w:rsidR="00F340B2" w:rsidRPr="00FA62B9" w:rsidRDefault="00F340B2" w:rsidP="001E16D9"/>
    <w:p w14:paraId="4AA0BB79" w14:textId="69044366" w:rsidR="00BD171F" w:rsidRDefault="00BD171F" w:rsidP="001E16D9">
      <w:pPr>
        <w:rPr>
          <w:ins w:id="165" w:author="Reviewer" w:date="2025-11-14T09:14:00Z"/>
        </w:rPr>
      </w:pPr>
      <w:ins w:id="166" w:author="Reviewer" w:date="2025-11-14T09:14:00Z">
        <w:r>
          <w:t>Spotkanie ze Starostą w Mrągowie - przygotowywanie projektu wspólnych grantów edukacyjnych.</w:t>
        </w:r>
      </w:ins>
    </w:p>
    <w:p w14:paraId="566080BD" w14:textId="77777777" w:rsidR="00BD171F" w:rsidRDefault="00BD171F" w:rsidP="001E16D9">
      <w:pPr>
        <w:rPr>
          <w:ins w:id="167" w:author="Reviewer" w:date="2025-11-14T09:14:00Z"/>
        </w:rPr>
      </w:pPr>
    </w:p>
    <w:p w14:paraId="086EFD23" w14:textId="5BF1143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D24" w14:textId="77777777" w:rsidR="00F340B2" w:rsidRPr="00FA62B9" w:rsidRDefault="00F340B2" w:rsidP="001E16D9"/>
    <w:p w14:paraId="086EFD25" w14:textId="77777777" w:rsidR="00F340B2" w:rsidRPr="00FA62B9" w:rsidRDefault="00202F43" w:rsidP="001E16D9">
      <w:r w:rsidRPr="00FA62B9">
        <w:rPr>
          <w:i/>
          <w:iCs/>
        </w:rPr>
        <w:t>Warunki meteorologiczne: temperatura min 4°C, max 9°C, średnia 6.5°C; brak opadów.</w:t>
      </w:r>
    </w:p>
    <w:p w14:paraId="086EFD26" w14:textId="77777777" w:rsidR="00F340B2" w:rsidRPr="00FA62B9" w:rsidRDefault="00F340B2" w:rsidP="001E16D9"/>
    <w:p w14:paraId="086EFD27" w14:textId="77777777" w:rsidR="00F340B2" w:rsidRPr="00FA62B9" w:rsidRDefault="00202F43" w:rsidP="001E16D9">
      <w:r w:rsidRPr="00FA62B9">
        <w:t>Bez zdarzeń nadzwyczajnych, dyżur zakończony bez uwag.</w:t>
      </w:r>
    </w:p>
    <w:p w14:paraId="086EFD28" w14:textId="77777777" w:rsidR="00F340B2" w:rsidRPr="00FA62B9" w:rsidRDefault="00F340B2" w:rsidP="001E16D9"/>
    <w:p w14:paraId="086EFD29" w14:textId="3BB2B6DE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D2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05.11.2024</w:t>
      </w:r>
    </w:p>
    <w:p w14:paraId="086EFD2B" w14:textId="69AD9F7D" w:rsidR="00F340B2" w:rsidRPr="00FA62B9" w:rsidRDefault="00202F43" w:rsidP="001E16D9">
      <w:r w:rsidRPr="00FA62B9">
        <w:t>___</w:t>
      </w:r>
    </w:p>
    <w:p w14:paraId="4CE2D4AB" w14:textId="77777777" w:rsidR="00552A69" w:rsidRPr="00FA62B9" w:rsidRDefault="00552A69">
      <w:r w:rsidRPr="00FA62B9">
        <w:br w:type="page"/>
      </w:r>
    </w:p>
    <w:p w14:paraId="086EFD2C" w14:textId="607C2FB3" w:rsidR="00F340B2" w:rsidRPr="00FA62B9" w:rsidRDefault="00202F43" w:rsidP="001E16D9">
      <w:r w:rsidRPr="00FA62B9">
        <w:lastRenderedPageBreak/>
        <w:t>6 listopada 2024 r., środa</w:t>
      </w:r>
    </w:p>
    <w:p w14:paraId="222A326B" w14:textId="2BD8BA18" w:rsidR="000B64F5" w:rsidRPr="00FA62B9" w:rsidRDefault="000B64F5" w:rsidP="000B64F5">
      <w:r w:rsidRPr="00FA62B9">
        <w:t xml:space="preserve">Dyżurni: Anna Kosoń i </w:t>
      </w:r>
      <w:r w:rsidR="00E41FD9" w:rsidRPr="00FA62B9">
        <w:t>Lucjan Świder</w:t>
      </w:r>
      <w:r w:rsidRPr="00FA62B9">
        <w:t xml:space="preserve"> </w:t>
      </w:r>
    </w:p>
    <w:p w14:paraId="086EFD2D" w14:textId="0823F9BC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D2E" w14:textId="77777777" w:rsidR="00F340B2" w:rsidRPr="00FA62B9" w:rsidRDefault="00F340B2" w:rsidP="001E16D9"/>
    <w:p w14:paraId="086EFD2F" w14:textId="5ABBBD9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+6.5°C), kontrola systemu wodociągowego (zawory, węże, pompy). System sprawny, bez wycieków.</w:t>
      </w:r>
    </w:p>
    <w:p w14:paraId="086EFD30" w14:textId="77777777" w:rsidR="00F340B2" w:rsidRPr="00FA62B9" w:rsidRDefault="00F340B2" w:rsidP="001E16D9"/>
    <w:p w14:paraId="086EFD31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D32" w14:textId="77777777" w:rsidR="00F340B2" w:rsidRPr="00FA62B9" w:rsidRDefault="00F340B2" w:rsidP="001E16D9"/>
    <w:p w14:paraId="086EFD33" w14:textId="487761E3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D34" w14:textId="77777777" w:rsidR="00F340B2" w:rsidRPr="00FA62B9" w:rsidRDefault="00F340B2" w:rsidP="001E16D9"/>
    <w:p w14:paraId="086EFD35" w14:textId="446DAF6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D36" w14:textId="77777777" w:rsidR="00F340B2" w:rsidRPr="00FA62B9" w:rsidRDefault="00F340B2" w:rsidP="001E16D9"/>
    <w:p w14:paraId="086EFD37" w14:textId="77777777" w:rsidR="00F340B2" w:rsidRPr="00FA62B9" w:rsidRDefault="00202F43" w:rsidP="001E16D9">
      <w:r w:rsidRPr="00FA62B9">
        <w:rPr>
          <w:i/>
          <w:iCs/>
        </w:rPr>
        <w:t>Warunki meteorologiczne: temperatura min 4°C, max 9°C, średnia 6.5°C; brak opadów.</w:t>
      </w:r>
    </w:p>
    <w:p w14:paraId="086EFD38" w14:textId="77777777" w:rsidR="00F340B2" w:rsidRPr="00FA62B9" w:rsidRDefault="00F340B2" w:rsidP="001E16D9"/>
    <w:p w14:paraId="086EFD39" w14:textId="77777777" w:rsidR="00F340B2" w:rsidRPr="00FA62B9" w:rsidRDefault="00202F43" w:rsidP="001E16D9">
      <w:r w:rsidRPr="00FA62B9">
        <w:t>Bez zdarzeń nadzwyczajnych, dyżur zakończony bez uwag.</w:t>
      </w:r>
    </w:p>
    <w:p w14:paraId="086EFD3A" w14:textId="77777777" w:rsidR="00F340B2" w:rsidRPr="00FA62B9" w:rsidRDefault="00F340B2" w:rsidP="001E16D9"/>
    <w:p w14:paraId="086EFD3B" w14:textId="44CC7A7E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D3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06.11.2024</w:t>
      </w:r>
    </w:p>
    <w:p w14:paraId="086EFD3D" w14:textId="2AE01F29" w:rsidR="00F340B2" w:rsidRPr="00FA62B9" w:rsidRDefault="00202F43" w:rsidP="001E16D9">
      <w:r w:rsidRPr="00FA62B9">
        <w:t>___</w:t>
      </w:r>
    </w:p>
    <w:p w14:paraId="308CE338" w14:textId="77777777" w:rsidR="00552A69" w:rsidRPr="00FA62B9" w:rsidRDefault="00552A69">
      <w:r w:rsidRPr="00FA62B9">
        <w:br w:type="page"/>
      </w:r>
    </w:p>
    <w:p w14:paraId="086EFD3E" w14:textId="761019CB" w:rsidR="00F340B2" w:rsidRPr="00FA62B9" w:rsidRDefault="00202F43" w:rsidP="001E16D9">
      <w:r w:rsidRPr="00FA62B9">
        <w:lastRenderedPageBreak/>
        <w:t>7 listopada 2024 r., czwartek</w:t>
      </w:r>
    </w:p>
    <w:p w14:paraId="034F358C" w14:textId="4BA85D18" w:rsidR="000B64F5" w:rsidRPr="00FA62B9" w:rsidRDefault="000B64F5" w:rsidP="000B64F5">
      <w:r w:rsidRPr="00FA62B9">
        <w:t xml:space="preserve">Dyżurni: Anna Kosoń i </w:t>
      </w:r>
      <w:r w:rsidR="00CA6B40" w:rsidRPr="00FA62B9">
        <w:t>Lucjan Świder</w:t>
      </w:r>
      <w:r w:rsidRPr="00FA62B9">
        <w:t xml:space="preserve"> </w:t>
      </w:r>
    </w:p>
    <w:p w14:paraId="086EFD3F" w14:textId="46AC4505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D40" w14:textId="77777777" w:rsidR="00F340B2" w:rsidRPr="00FA62B9" w:rsidRDefault="00F340B2" w:rsidP="001E16D9"/>
    <w:p w14:paraId="086EFD41" w14:textId="0B3E724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+6°C), kontrola systemu wodociągowego (zawory, węże, pompy). System sprawny, bez wycieków.</w:t>
      </w:r>
    </w:p>
    <w:p w14:paraId="086EFD42" w14:textId="77777777" w:rsidR="00F340B2" w:rsidRPr="00FA62B9" w:rsidRDefault="00F340B2" w:rsidP="001E16D9"/>
    <w:p w14:paraId="086EFD4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D44" w14:textId="77777777" w:rsidR="00F340B2" w:rsidRPr="00FA62B9" w:rsidRDefault="00F340B2" w:rsidP="001E16D9"/>
    <w:p w14:paraId="086EFD45" w14:textId="0A7801A9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D46" w14:textId="77777777" w:rsidR="00F340B2" w:rsidRPr="00FA62B9" w:rsidRDefault="00F340B2" w:rsidP="001E16D9"/>
    <w:p w14:paraId="086EFD47" w14:textId="539A209F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D48" w14:textId="77777777" w:rsidR="00F340B2" w:rsidRPr="00FA62B9" w:rsidRDefault="00F340B2" w:rsidP="001E16D9"/>
    <w:p w14:paraId="086EFD49" w14:textId="77777777" w:rsidR="00F340B2" w:rsidRPr="00FA62B9" w:rsidRDefault="00202F43" w:rsidP="001E16D9">
      <w:r w:rsidRPr="00FA62B9">
        <w:rPr>
          <w:i/>
          <w:iCs/>
        </w:rPr>
        <w:t>Warunki meteorologiczne: temperatura min 4°C, max 8°C, średnia 6°C; brak opadów.</w:t>
      </w:r>
    </w:p>
    <w:p w14:paraId="086EFD4A" w14:textId="77777777" w:rsidR="00F340B2" w:rsidRPr="00FA62B9" w:rsidRDefault="00F340B2" w:rsidP="001E16D9"/>
    <w:p w14:paraId="086EFD4B" w14:textId="77777777" w:rsidR="00F340B2" w:rsidRPr="00FA62B9" w:rsidRDefault="00202F43" w:rsidP="001E16D9">
      <w:r w:rsidRPr="00FA62B9">
        <w:t>Bez zdarzeń nadzwyczajnych, dyżur zakończony bez uwag.</w:t>
      </w:r>
    </w:p>
    <w:p w14:paraId="086EFD4C" w14:textId="77777777" w:rsidR="00F340B2" w:rsidRPr="00FA62B9" w:rsidRDefault="00F340B2" w:rsidP="001E16D9"/>
    <w:p w14:paraId="086EFD4D" w14:textId="731821A9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D4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07.11.2024</w:t>
      </w:r>
    </w:p>
    <w:p w14:paraId="086EFD4F" w14:textId="75F2EC6D" w:rsidR="00F340B2" w:rsidRPr="00FA62B9" w:rsidRDefault="00202F43" w:rsidP="001E16D9">
      <w:r w:rsidRPr="00FA62B9">
        <w:t>___</w:t>
      </w:r>
    </w:p>
    <w:p w14:paraId="1671520E" w14:textId="77777777" w:rsidR="00552A69" w:rsidRPr="00FA62B9" w:rsidRDefault="00552A69">
      <w:r w:rsidRPr="00FA62B9">
        <w:br w:type="page"/>
      </w:r>
    </w:p>
    <w:p w14:paraId="7A6F5D1D" w14:textId="4A8272D9" w:rsidR="007A1FBB" w:rsidRPr="00FA62B9" w:rsidRDefault="00202F43" w:rsidP="007A1FBB">
      <w:r w:rsidRPr="00FA62B9">
        <w:lastRenderedPageBreak/>
        <w:t xml:space="preserve">8 listopada 2024 r., </w:t>
      </w:r>
      <w:r w:rsidR="009857D2" w:rsidRPr="00FA62B9">
        <w:t>piątek</w:t>
      </w:r>
    </w:p>
    <w:p w14:paraId="1E67BEBB" w14:textId="7CA20C89" w:rsidR="007A1FBB" w:rsidRPr="00FA62B9" w:rsidRDefault="007A1FBB" w:rsidP="007A1FBB">
      <w:r w:rsidRPr="00FA62B9">
        <w:t xml:space="preserve">Dyżurni oddający: Anna Kosoń i </w:t>
      </w:r>
      <w:r w:rsidR="00CA6B40" w:rsidRPr="00FA62B9">
        <w:t>Lucjan Świder</w:t>
      </w:r>
    </w:p>
    <w:p w14:paraId="0D0CC8EE" w14:textId="0098DFE7" w:rsidR="007A1FBB" w:rsidRPr="00FA62B9" w:rsidRDefault="007A1FBB" w:rsidP="007A1FBB">
      <w:r w:rsidRPr="00FA62B9">
        <w:t xml:space="preserve">Dyżurni przyjmujący: Paweł Kojs i </w:t>
      </w:r>
      <w:r w:rsidR="006E6804" w:rsidRPr="00FA62B9">
        <w:t>Piotra Zakrzewski</w:t>
      </w:r>
    </w:p>
    <w:p w14:paraId="086EFD50" w14:textId="3E850064" w:rsidR="00F340B2" w:rsidRPr="00FA62B9" w:rsidRDefault="00F340B2" w:rsidP="001E16D9"/>
    <w:p w14:paraId="086EFD51" w14:textId="1C6CD048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D52" w14:textId="77777777" w:rsidR="00F340B2" w:rsidRPr="00FA62B9" w:rsidRDefault="00F340B2" w:rsidP="001E16D9"/>
    <w:p w14:paraId="086EFD53" w14:textId="58C95A3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+6°C), kontrola systemu wodociągowego (zawory, węże, pompy). System sprawny, bez wycieków.</w:t>
      </w:r>
    </w:p>
    <w:p w14:paraId="086EFD54" w14:textId="77777777" w:rsidR="00F340B2" w:rsidRPr="00FA62B9" w:rsidRDefault="00F340B2" w:rsidP="001E16D9"/>
    <w:p w14:paraId="086EFD55" w14:textId="00314CA4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D56" w14:textId="77777777" w:rsidR="00F340B2" w:rsidRPr="00FA62B9" w:rsidRDefault="00F340B2" w:rsidP="001E16D9"/>
    <w:p w14:paraId="086EFD57" w14:textId="51586BEB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 xml:space="preserve">. </w:t>
      </w:r>
      <w:r w:rsidR="00DF00CF" w:rsidRPr="00FA62B9">
        <w:t xml:space="preserve"> Konserwacja paśników i karmników. Drobne remonty nawierzchni dróg wewnętrznych.</w:t>
      </w:r>
    </w:p>
    <w:p w14:paraId="086EFD58" w14:textId="77777777" w:rsidR="00F340B2" w:rsidRPr="00FA62B9" w:rsidRDefault="00F340B2" w:rsidP="001E16D9"/>
    <w:p w14:paraId="086EFD59" w14:textId="38D5E6F4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D5A" w14:textId="77777777" w:rsidR="00F340B2" w:rsidRPr="00FA62B9" w:rsidRDefault="00F340B2" w:rsidP="001E16D9"/>
    <w:p w14:paraId="086EFD5B" w14:textId="77777777" w:rsidR="00F340B2" w:rsidRPr="00FA62B9" w:rsidRDefault="00202F43" w:rsidP="001E16D9">
      <w:r w:rsidRPr="00FA62B9">
        <w:t>Czynności tygodniowe: Przygotowanie sprzętu do sezonu zimowego. Kontrola zapasów pasz (bufor minimum 2 tygodnie). Przygotowanie magazynów.</w:t>
      </w:r>
    </w:p>
    <w:p w14:paraId="086EFD5C" w14:textId="77777777" w:rsidR="00F340B2" w:rsidRPr="00FA62B9" w:rsidRDefault="00F340B2" w:rsidP="001E16D9"/>
    <w:p w14:paraId="086EFD5D" w14:textId="58D09EBC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FD5E" w14:textId="77777777" w:rsidR="00F340B2" w:rsidRPr="00FA62B9" w:rsidRDefault="00F340B2" w:rsidP="001E16D9"/>
    <w:p w14:paraId="086EFD5F" w14:textId="77777777" w:rsidR="00F340B2" w:rsidRPr="00FA62B9" w:rsidRDefault="00202F43" w:rsidP="001E16D9">
      <w:r w:rsidRPr="00FA62B9">
        <w:rPr>
          <w:i/>
          <w:iCs/>
        </w:rPr>
        <w:t>Warunki meteorologiczne: temperatura min 4°C, max 8°C, średnia 6°C; brak opadów.</w:t>
      </w:r>
    </w:p>
    <w:p w14:paraId="086EFD60" w14:textId="77777777" w:rsidR="00F340B2" w:rsidRPr="00FA62B9" w:rsidRDefault="00F340B2" w:rsidP="001E16D9"/>
    <w:p w14:paraId="086EFD61" w14:textId="77777777" w:rsidR="00F340B2" w:rsidRPr="00FA62B9" w:rsidRDefault="00202F43" w:rsidP="001E16D9">
      <w:r w:rsidRPr="00FA62B9">
        <w:t>Bez zdarzeń nadzwyczajnych, dyżur zakończony bez uwag.</w:t>
      </w:r>
    </w:p>
    <w:p w14:paraId="086EFD62" w14:textId="77777777" w:rsidR="00F340B2" w:rsidRPr="00FA62B9" w:rsidRDefault="00F340B2" w:rsidP="001E16D9"/>
    <w:p w14:paraId="086EFD63" w14:textId="03650D4F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3768AD58" wp14:editId="45CED821">
            <wp:extent cx="1095375" cy="565454"/>
            <wp:effectExtent l="0" t="0" r="0" b="6350"/>
            <wp:docPr id="1153375046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D6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08.11.2024</w:t>
      </w:r>
    </w:p>
    <w:p w14:paraId="086EFD65" w14:textId="0EC8EE44" w:rsidR="00F340B2" w:rsidRPr="00FA62B9" w:rsidRDefault="00202F43" w:rsidP="001E16D9">
      <w:r w:rsidRPr="00FA62B9">
        <w:t>___</w:t>
      </w:r>
    </w:p>
    <w:p w14:paraId="17764DB0" w14:textId="77777777" w:rsidR="00552A69" w:rsidRPr="00FA62B9" w:rsidRDefault="00552A69">
      <w:r w:rsidRPr="00FA62B9">
        <w:br w:type="page"/>
      </w:r>
    </w:p>
    <w:p w14:paraId="086EFD66" w14:textId="3F6A2A57" w:rsidR="00F340B2" w:rsidRPr="00FA62B9" w:rsidRDefault="00202F43" w:rsidP="001E16D9">
      <w:r w:rsidRPr="00FA62B9">
        <w:lastRenderedPageBreak/>
        <w:t>9 listopada 2024 r., sobota</w:t>
      </w:r>
    </w:p>
    <w:p w14:paraId="3E89E740" w14:textId="5FD0A4BF" w:rsidR="003639E4" w:rsidRPr="00FA62B9" w:rsidRDefault="003639E4" w:rsidP="003639E4">
      <w:r w:rsidRPr="00FA62B9">
        <w:t xml:space="preserve">Dyżurni: Paweł Kojs i </w:t>
      </w:r>
      <w:r w:rsidR="006E6804" w:rsidRPr="00FA62B9">
        <w:t>Piotra Zakrzewski</w:t>
      </w:r>
    </w:p>
    <w:p w14:paraId="086EFD67" w14:textId="48379AA2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D68" w14:textId="77777777" w:rsidR="00F340B2" w:rsidRPr="00FA62B9" w:rsidRDefault="00F340B2" w:rsidP="001E16D9"/>
    <w:p w14:paraId="086EFD69" w14:textId="075600E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+5.5°C), kontrola systemu wodociągowego (zawory, węże, pompy). System sprawny, bez wycieków.</w:t>
      </w:r>
    </w:p>
    <w:p w14:paraId="086EFD6A" w14:textId="77777777" w:rsidR="00F340B2" w:rsidRPr="00FA62B9" w:rsidRDefault="00F340B2" w:rsidP="001E16D9"/>
    <w:p w14:paraId="086EFD6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D6C" w14:textId="77777777" w:rsidR="00F340B2" w:rsidRPr="00FA62B9" w:rsidRDefault="00F340B2" w:rsidP="001E16D9"/>
    <w:p w14:paraId="086EFD6D" w14:textId="1ADA9E01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 xml:space="preserve">. </w:t>
      </w:r>
      <w:r w:rsidR="00DF00CF" w:rsidRPr="00FA62B9">
        <w:t xml:space="preserve"> Konserwacja paśników i karmników. Drobne remonty nawierzchni dróg wewnętrznych.</w:t>
      </w:r>
    </w:p>
    <w:p w14:paraId="086EFD6E" w14:textId="77777777" w:rsidR="00F340B2" w:rsidRPr="00FA62B9" w:rsidRDefault="00F340B2" w:rsidP="001E16D9"/>
    <w:p w14:paraId="086EFD6F" w14:textId="72B464B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D70" w14:textId="77777777" w:rsidR="00F340B2" w:rsidRPr="00FA62B9" w:rsidRDefault="00F340B2" w:rsidP="001E16D9"/>
    <w:p w14:paraId="086EFD71" w14:textId="77777777" w:rsidR="00F340B2" w:rsidRPr="00FA62B9" w:rsidRDefault="00202F43" w:rsidP="001E16D9">
      <w:r w:rsidRPr="00FA62B9">
        <w:rPr>
          <w:i/>
          <w:iCs/>
        </w:rPr>
        <w:t>Warunki meteorologiczne: temperatura min 4°C, max 7°C, średnia 5.5°C; brak opadów.</w:t>
      </w:r>
    </w:p>
    <w:p w14:paraId="086EFD72" w14:textId="77777777" w:rsidR="00F340B2" w:rsidRPr="00FA62B9" w:rsidRDefault="00F340B2" w:rsidP="001E16D9"/>
    <w:p w14:paraId="086EFD73" w14:textId="77777777" w:rsidR="00F340B2" w:rsidRPr="00FA62B9" w:rsidRDefault="00202F43" w:rsidP="001E16D9">
      <w:r w:rsidRPr="00FA62B9">
        <w:t>Bez zdarzeń nadzwyczajnych, dyżur zakończony bez uwag.</w:t>
      </w:r>
    </w:p>
    <w:p w14:paraId="086EFD74" w14:textId="77777777" w:rsidR="00F340B2" w:rsidRPr="00FA62B9" w:rsidRDefault="00F340B2" w:rsidP="001E16D9"/>
    <w:p w14:paraId="086EFD75" w14:textId="79C7925D" w:rsidR="00F340B2" w:rsidRPr="00FA62B9" w:rsidRDefault="00B9574E" w:rsidP="001E16D9">
      <w:r w:rsidRPr="00FA62B9">
        <w:rPr>
          <w:i/>
          <w:iCs/>
        </w:rPr>
        <w:t>Dyżurny: Paweł Kojs</w:t>
      </w:r>
      <w:r w:rsidR="00EF1843" w:rsidRPr="00FA62B9">
        <w:rPr>
          <w:noProof/>
        </w:rPr>
        <w:drawing>
          <wp:inline distT="0" distB="0" distL="0" distR="0" wp14:anchorId="7846EAEC" wp14:editId="53AF6ABA">
            <wp:extent cx="1095375" cy="565454"/>
            <wp:effectExtent l="0" t="0" r="0" b="6350"/>
            <wp:docPr id="515313092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</w:p>
    <w:p w14:paraId="086EFD7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09.11.2024</w:t>
      </w:r>
    </w:p>
    <w:p w14:paraId="086EFD77" w14:textId="6FFF24C5" w:rsidR="00F340B2" w:rsidRPr="00FA62B9" w:rsidRDefault="00202F43" w:rsidP="001E16D9">
      <w:r w:rsidRPr="00FA62B9">
        <w:t>___</w:t>
      </w:r>
    </w:p>
    <w:p w14:paraId="7B1E2D34" w14:textId="77777777" w:rsidR="00552A69" w:rsidRPr="00FA62B9" w:rsidRDefault="00552A69">
      <w:r w:rsidRPr="00FA62B9">
        <w:br w:type="page"/>
      </w:r>
    </w:p>
    <w:p w14:paraId="086EFD78" w14:textId="00DE68F4" w:rsidR="00F340B2" w:rsidRPr="00FA62B9" w:rsidRDefault="00202F43" w:rsidP="001E16D9">
      <w:r w:rsidRPr="00FA62B9">
        <w:lastRenderedPageBreak/>
        <w:t>10 listopada 2024 r., niedziela</w:t>
      </w:r>
    </w:p>
    <w:p w14:paraId="6AC69A2E" w14:textId="4456F555" w:rsidR="003639E4" w:rsidRPr="00FA62B9" w:rsidRDefault="003639E4" w:rsidP="003639E4">
      <w:r w:rsidRPr="00FA62B9">
        <w:t xml:space="preserve">Dyżurni: Paweł Kojs i </w:t>
      </w:r>
      <w:r w:rsidR="006E6804" w:rsidRPr="00FA62B9">
        <w:t>Piotra Zakrzewski</w:t>
      </w:r>
    </w:p>
    <w:p w14:paraId="086EFD79" w14:textId="209883A8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D7A" w14:textId="77777777" w:rsidR="00F340B2" w:rsidRPr="00FA62B9" w:rsidRDefault="00F340B2" w:rsidP="001E16D9"/>
    <w:p w14:paraId="086EFD7B" w14:textId="57B225B2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+5°C), kontrola systemu wodociągowego (zawory, węże, pompy). System sprawny, bez wycieków.</w:t>
      </w:r>
    </w:p>
    <w:p w14:paraId="086EFD7C" w14:textId="77777777" w:rsidR="00F340B2" w:rsidRPr="00FA62B9" w:rsidRDefault="00F340B2" w:rsidP="001E16D9"/>
    <w:p w14:paraId="086EFD7D" w14:textId="118C57EB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D7E" w14:textId="77777777" w:rsidR="00F340B2" w:rsidRPr="00FA62B9" w:rsidRDefault="00F340B2" w:rsidP="001E16D9"/>
    <w:p w14:paraId="086EFD7F" w14:textId="38AFD878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D80" w14:textId="77777777" w:rsidR="00F340B2" w:rsidRPr="00FA62B9" w:rsidRDefault="00F340B2" w:rsidP="001E16D9"/>
    <w:p w14:paraId="086EFD81" w14:textId="4BA0C3F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D82" w14:textId="77777777" w:rsidR="00F340B2" w:rsidRPr="00FA62B9" w:rsidRDefault="00F340B2" w:rsidP="001E16D9"/>
    <w:p w14:paraId="086EFD83" w14:textId="77777777" w:rsidR="00F340B2" w:rsidRPr="00FA62B9" w:rsidRDefault="00202F43" w:rsidP="001E16D9">
      <w:r w:rsidRPr="00FA62B9">
        <w:rPr>
          <w:i/>
          <w:iCs/>
        </w:rPr>
        <w:t>Warunki meteorologiczne: temperatura min 4°C, max 6°C, średnia 5°C; brak opadów.</w:t>
      </w:r>
    </w:p>
    <w:p w14:paraId="086EFD84" w14:textId="77777777" w:rsidR="00F340B2" w:rsidRPr="00FA62B9" w:rsidRDefault="00F340B2" w:rsidP="001E16D9"/>
    <w:p w14:paraId="086EFD85" w14:textId="77777777" w:rsidR="00F340B2" w:rsidRPr="00FA62B9" w:rsidRDefault="00202F43" w:rsidP="001E16D9">
      <w:r w:rsidRPr="00FA62B9">
        <w:t>Bez zdarzeń nadzwyczajnych, dyżur zakończony bez uwag.</w:t>
      </w:r>
    </w:p>
    <w:p w14:paraId="086EFD86" w14:textId="77777777" w:rsidR="00F340B2" w:rsidRPr="00FA62B9" w:rsidRDefault="00F340B2" w:rsidP="001E16D9"/>
    <w:p w14:paraId="086EFD87" w14:textId="2A328EE8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059A91CF" wp14:editId="15D86CF2">
            <wp:extent cx="1095375" cy="565454"/>
            <wp:effectExtent l="0" t="0" r="0" b="6350"/>
            <wp:docPr id="1856616420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D88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10.11.2024</w:t>
      </w:r>
    </w:p>
    <w:p w14:paraId="086EFD89" w14:textId="70347F24" w:rsidR="00F340B2" w:rsidRPr="00FA62B9" w:rsidRDefault="00202F43" w:rsidP="001E16D9">
      <w:r w:rsidRPr="00FA62B9">
        <w:t>___</w:t>
      </w:r>
    </w:p>
    <w:p w14:paraId="3A244DFC" w14:textId="77777777" w:rsidR="00552A69" w:rsidRPr="00FA62B9" w:rsidRDefault="00552A69">
      <w:r w:rsidRPr="00FA62B9">
        <w:br w:type="page"/>
      </w:r>
    </w:p>
    <w:p w14:paraId="086EFD8A" w14:textId="18B3EE30" w:rsidR="00F340B2" w:rsidRPr="00FA62B9" w:rsidRDefault="00202F43" w:rsidP="001E16D9">
      <w:r w:rsidRPr="00FA62B9">
        <w:lastRenderedPageBreak/>
        <w:t>11 listopada 2024 r., poniedziałek</w:t>
      </w:r>
    </w:p>
    <w:p w14:paraId="5B5ECDAA" w14:textId="665AD9F4" w:rsidR="0023554E" w:rsidRPr="00FA62B9" w:rsidRDefault="0023554E" w:rsidP="0023554E">
      <w:r w:rsidRPr="00FA62B9">
        <w:t xml:space="preserve">Dyżurni oddający: Paweł Kojs i </w:t>
      </w:r>
      <w:r w:rsidR="006E6804" w:rsidRPr="00FA62B9">
        <w:t>Piotra Zakrzewski</w:t>
      </w:r>
    </w:p>
    <w:p w14:paraId="5F04C6FA" w14:textId="506C853A" w:rsidR="0023554E" w:rsidRPr="00FA62B9" w:rsidRDefault="0023554E" w:rsidP="0023554E">
      <w:r w:rsidRPr="00FA62B9">
        <w:t xml:space="preserve">Dyżurni przyjmujący: Anna Kosoń i </w:t>
      </w:r>
      <w:r w:rsidR="006E6804" w:rsidRPr="00FA62B9">
        <w:t xml:space="preserve">Maciej </w:t>
      </w:r>
      <w:r w:rsidR="008B2636" w:rsidRPr="00FA62B9">
        <w:t>Jabłoński</w:t>
      </w:r>
      <w:r w:rsidRPr="00FA62B9">
        <w:t xml:space="preserve"> </w:t>
      </w:r>
    </w:p>
    <w:p w14:paraId="086EFD8B" w14:textId="67F0AF82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FD8C" w14:textId="77777777" w:rsidR="00F340B2" w:rsidRPr="00FA62B9" w:rsidRDefault="00F340B2" w:rsidP="001E16D9"/>
    <w:p w14:paraId="086EFD8D" w14:textId="77777777" w:rsidR="00F340B2" w:rsidRPr="00FA62B9" w:rsidRDefault="00202F43" w:rsidP="001E16D9">
      <w:r w:rsidRPr="00FA62B9">
        <w:t>Liczenie zwierząt: ~550-600 (redukcja w toku) jeleniowatych + ~50 owiec w kwaterach. Wszystkie zwierzęta w dobrym stanie zdrowia.</w:t>
      </w:r>
    </w:p>
    <w:p w14:paraId="086EFD8E" w14:textId="77777777" w:rsidR="00F340B2" w:rsidRPr="00FA62B9" w:rsidRDefault="00F340B2" w:rsidP="001E16D9"/>
    <w:p w14:paraId="086EFD8F" w14:textId="639D275B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D90" w14:textId="77777777" w:rsidR="00F340B2" w:rsidRPr="00FA62B9" w:rsidRDefault="00F340B2" w:rsidP="001E16D9"/>
    <w:p w14:paraId="086EFD91" w14:textId="06CECE6D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D92" w14:textId="77777777" w:rsidR="00F340B2" w:rsidRPr="00FA62B9" w:rsidRDefault="00F340B2" w:rsidP="001E16D9"/>
    <w:p w14:paraId="086EFD93" w14:textId="513F652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+5°C), kontrola systemu wodociągowego (zawory, węże, pompy). System sprawny, bez wycieków.</w:t>
      </w:r>
    </w:p>
    <w:p w14:paraId="086EFD94" w14:textId="77777777" w:rsidR="00F340B2" w:rsidRPr="00FA62B9" w:rsidRDefault="00F340B2" w:rsidP="001E16D9"/>
    <w:p w14:paraId="086EFD9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D96" w14:textId="77777777" w:rsidR="00F340B2" w:rsidRPr="00FA62B9" w:rsidRDefault="00F340B2" w:rsidP="001E16D9"/>
    <w:p w14:paraId="086EFD97" w14:textId="25896CF2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D98" w14:textId="77777777" w:rsidR="00F340B2" w:rsidRPr="00FA62B9" w:rsidRDefault="00F340B2" w:rsidP="001E16D9"/>
    <w:p w14:paraId="086EFD99" w14:textId="1A03612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D9A" w14:textId="77777777" w:rsidR="00F340B2" w:rsidRPr="00FA62B9" w:rsidRDefault="00F340B2" w:rsidP="001E16D9"/>
    <w:p w14:paraId="086EFD9B" w14:textId="77777777" w:rsidR="00F340B2" w:rsidRPr="00FA62B9" w:rsidRDefault="00202F43" w:rsidP="001E16D9">
      <w:r w:rsidRPr="00FA62B9">
        <w:rPr>
          <w:i/>
          <w:iCs/>
        </w:rPr>
        <w:t>Warunki meteorologiczne: temperatura min 4°C, max 6°C, średnia 5°C; brak opadów.</w:t>
      </w:r>
    </w:p>
    <w:p w14:paraId="086EFD9C" w14:textId="77777777" w:rsidR="00F340B2" w:rsidRPr="00FA62B9" w:rsidRDefault="00F340B2" w:rsidP="001E16D9"/>
    <w:p w14:paraId="086EFD9D" w14:textId="77777777" w:rsidR="00F340B2" w:rsidRPr="00FA62B9" w:rsidRDefault="00202F43" w:rsidP="001E16D9">
      <w:r w:rsidRPr="00FA62B9">
        <w:t>Bez zdarzeń nadzwyczajnych, dyżur zakończony bez uwag.</w:t>
      </w:r>
    </w:p>
    <w:p w14:paraId="086EFD9E" w14:textId="77777777" w:rsidR="00F340B2" w:rsidRPr="00FA62B9" w:rsidRDefault="00F340B2" w:rsidP="001E16D9"/>
    <w:p w14:paraId="086EFD9F" w14:textId="28FE8AFB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DA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11.11.2024</w:t>
      </w:r>
    </w:p>
    <w:p w14:paraId="086EFDA1" w14:textId="07EC7958" w:rsidR="00F340B2" w:rsidRPr="00FA62B9" w:rsidRDefault="00202F43" w:rsidP="001E16D9">
      <w:r w:rsidRPr="00FA62B9">
        <w:t>___</w:t>
      </w:r>
    </w:p>
    <w:p w14:paraId="09E47E56" w14:textId="77777777" w:rsidR="00552A69" w:rsidRPr="00FA62B9" w:rsidRDefault="00552A69">
      <w:r w:rsidRPr="00FA62B9">
        <w:br w:type="page"/>
      </w:r>
    </w:p>
    <w:p w14:paraId="086EFDA2" w14:textId="5D638339" w:rsidR="00F340B2" w:rsidRPr="00FA62B9" w:rsidRDefault="00202F43" w:rsidP="001E16D9">
      <w:r w:rsidRPr="00FA62B9">
        <w:lastRenderedPageBreak/>
        <w:t>12 listopada 2024 r., wtorek</w:t>
      </w:r>
    </w:p>
    <w:p w14:paraId="14A0E63D" w14:textId="7A6B0E0B" w:rsidR="000B64F5" w:rsidRPr="00FA62B9" w:rsidRDefault="000B64F5" w:rsidP="000B64F5">
      <w:r w:rsidRPr="00FA62B9">
        <w:t xml:space="preserve">Dyżurni: Anna Kosoń i </w:t>
      </w:r>
      <w:r w:rsidR="008B2636" w:rsidRPr="00FA62B9">
        <w:t>Maciej Jabłoński</w:t>
      </w:r>
    </w:p>
    <w:p w14:paraId="086EFDA3" w14:textId="7B67D915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DA4" w14:textId="77777777" w:rsidR="00F340B2" w:rsidRPr="00FA62B9" w:rsidRDefault="00F340B2" w:rsidP="001E16D9"/>
    <w:p w14:paraId="086EFDA5" w14:textId="30551372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+4°C), kontrola systemu wodociągowego (zawory, węże, pompy). System sprawny, bez wycieków.</w:t>
      </w:r>
    </w:p>
    <w:p w14:paraId="086EFDA6" w14:textId="77777777" w:rsidR="00F340B2" w:rsidRPr="00FA62B9" w:rsidRDefault="00F340B2" w:rsidP="001E16D9"/>
    <w:p w14:paraId="086EFDA7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DA8" w14:textId="77777777" w:rsidR="00F340B2" w:rsidRPr="00FA62B9" w:rsidRDefault="00F340B2" w:rsidP="001E16D9"/>
    <w:p w14:paraId="086EFDA9" w14:textId="56529C1B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DAA" w14:textId="77777777" w:rsidR="00F340B2" w:rsidRPr="00FA62B9" w:rsidRDefault="00F340B2" w:rsidP="001E16D9"/>
    <w:p w14:paraId="086EFDAB" w14:textId="5EB34291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DAC" w14:textId="77777777" w:rsidR="00F340B2" w:rsidRPr="00FA62B9" w:rsidRDefault="00F340B2" w:rsidP="001E16D9"/>
    <w:p w14:paraId="086EFDAD" w14:textId="77777777" w:rsidR="00F340B2" w:rsidRPr="00FA62B9" w:rsidRDefault="00202F43" w:rsidP="001E16D9">
      <w:r w:rsidRPr="00FA62B9">
        <w:rPr>
          <w:i/>
          <w:iCs/>
        </w:rPr>
        <w:t>Warunki meteorologiczne: temperatura min 3°C, max 5°C, średnia 4°C; brak opadów.</w:t>
      </w:r>
    </w:p>
    <w:p w14:paraId="086EFDAE" w14:textId="77777777" w:rsidR="00F340B2" w:rsidRPr="00FA62B9" w:rsidRDefault="00F340B2" w:rsidP="001E16D9"/>
    <w:p w14:paraId="086EFDAF" w14:textId="77777777" w:rsidR="00F340B2" w:rsidRPr="00FA62B9" w:rsidRDefault="00202F43" w:rsidP="001E16D9">
      <w:r w:rsidRPr="00FA62B9">
        <w:t>Bez zdarzeń nadzwyczajnych, dyżur zakończony bez uwag.</w:t>
      </w:r>
    </w:p>
    <w:p w14:paraId="086EFDB0" w14:textId="77777777" w:rsidR="00F340B2" w:rsidRPr="00FA62B9" w:rsidRDefault="00F340B2" w:rsidP="001E16D9"/>
    <w:p w14:paraId="086EFDB1" w14:textId="15F7D633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DB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12.11.2024</w:t>
      </w:r>
    </w:p>
    <w:p w14:paraId="086EFDB3" w14:textId="5B073FA9" w:rsidR="00F340B2" w:rsidRPr="00FA62B9" w:rsidRDefault="00202F43" w:rsidP="001E16D9">
      <w:r w:rsidRPr="00FA62B9">
        <w:t>___</w:t>
      </w:r>
    </w:p>
    <w:p w14:paraId="67E97155" w14:textId="77777777" w:rsidR="00552A69" w:rsidRPr="00FA62B9" w:rsidRDefault="00552A69">
      <w:r w:rsidRPr="00FA62B9">
        <w:br w:type="page"/>
      </w:r>
    </w:p>
    <w:p w14:paraId="086EFDB4" w14:textId="795483C0" w:rsidR="00F340B2" w:rsidRPr="00FA62B9" w:rsidRDefault="00202F43" w:rsidP="001E16D9">
      <w:r w:rsidRPr="00FA62B9">
        <w:lastRenderedPageBreak/>
        <w:t>13 listopada 2024 r., środa</w:t>
      </w:r>
    </w:p>
    <w:p w14:paraId="473AA336" w14:textId="75C5BF78" w:rsidR="000B64F5" w:rsidRPr="00FA62B9" w:rsidRDefault="000B64F5" w:rsidP="000B64F5">
      <w:r w:rsidRPr="00FA62B9">
        <w:t xml:space="preserve">Dyżurni: Anna Kosoń i </w:t>
      </w:r>
      <w:r w:rsidR="008B2636" w:rsidRPr="00FA62B9">
        <w:t>Maciej Jabłoński</w:t>
      </w:r>
      <w:r w:rsidRPr="00FA62B9">
        <w:t xml:space="preserve"> </w:t>
      </w:r>
    </w:p>
    <w:p w14:paraId="086EFDB5" w14:textId="49AE8CED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DB6" w14:textId="77777777" w:rsidR="00F340B2" w:rsidRPr="00FA62B9" w:rsidRDefault="00F340B2" w:rsidP="001E16D9"/>
    <w:p w14:paraId="086EFDB7" w14:textId="50AE820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+4°C), kontrola systemu wodociągowego (zawory, węże, pompy). System sprawny, bez wycieków.</w:t>
      </w:r>
    </w:p>
    <w:p w14:paraId="086EFDB8" w14:textId="77777777" w:rsidR="00F340B2" w:rsidRPr="00FA62B9" w:rsidRDefault="00F340B2" w:rsidP="001E16D9"/>
    <w:p w14:paraId="086EFDB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DBA" w14:textId="77777777" w:rsidR="00F340B2" w:rsidRPr="00FA62B9" w:rsidRDefault="00F340B2" w:rsidP="001E16D9"/>
    <w:p w14:paraId="086EFDBB" w14:textId="55013555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DBC" w14:textId="77777777" w:rsidR="00F340B2" w:rsidRPr="00FA62B9" w:rsidRDefault="00F340B2" w:rsidP="001E16D9"/>
    <w:p w14:paraId="086EFDBD" w14:textId="0A57A1A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DBE" w14:textId="77777777" w:rsidR="00F340B2" w:rsidRPr="00FA62B9" w:rsidRDefault="00F340B2" w:rsidP="001E16D9"/>
    <w:p w14:paraId="086EFDBF" w14:textId="77777777" w:rsidR="00F340B2" w:rsidRPr="00FA62B9" w:rsidRDefault="00202F43" w:rsidP="001E16D9">
      <w:r w:rsidRPr="00FA62B9">
        <w:rPr>
          <w:i/>
          <w:iCs/>
        </w:rPr>
        <w:t>Warunki meteorologiczne: temperatura min 3°C, max 5°C, średnia 4°C; brak opadów.</w:t>
      </w:r>
    </w:p>
    <w:p w14:paraId="086EFDC0" w14:textId="77777777" w:rsidR="00F340B2" w:rsidRPr="00FA62B9" w:rsidRDefault="00F340B2" w:rsidP="001E16D9"/>
    <w:p w14:paraId="086EFDC1" w14:textId="77777777" w:rsidR="00F340B2" w:rsidRPr="00FA62B9" w:rsidRDefault="00202F43" w:rsidP="001E16D9">
      <w:r w:rsidRPr="00FA62B9">
        <w:t>Bez zdarzeń nadzwyczajnych, dyżur zakończony bez uwag.</w:t>
      </w:r>
    </w:p>
    <w:p w14:paraId="086EFDC2" w14:textId="77777777" w:rsidR="00F340B2" w:rsidRPr="00FA62B9" w:rsidRDefault="00F340B2" w:rsidP="001E16D9"/>
    <w:p w14:paraId="086EFDC3" w14:textId="40221FBE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DC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13.11.2024</w:t>
      </w:r>
    </w:p>
    <w:p w14:paraId="086EFDC5" w14:textId="4A43375A" w:rsidR="00F340B2" w:rsidRPr="00FA62B9" w:rsidRDefault="00202F43" w:rsidP="001E16D9">
      <w:r w:rsidRPr="00FA62B9">
        <w:t>___</w:t>
      </w:r>
    </w:p>
    <w:p w14:paraId="7E23B35D" w14:textId="77777777" w:rsidR="00552A69" w:rsidRPr="00FA62B9" w:rsidRDefault="00552A69">
      <w:r w:rsidRPr="00FA62B9">
        <w:br w:type="page"/>
      </w:r>
    </w:p>
    <w:p w14:paraId="086EFDC6" w14:textId="0D016DDF" w:rsidR="00F340B2" w:rsidRPr="00FA62B9" w:rsidRDefault="00202F43" w:rsidP="001E16D9">
      <w:r w:rsidRPr="00FA62B9">
        <w:lastRenderedPageBreak/>
        <w:t>14 listopada 2024 r., czwartek</w:t>
      </w:r>
    </w:p>
    <w:p w14:paraId="648743A7" w14:textId="6898C003" w:rsidR="000B64F5" w:rsidRPr="00FA62B9" w:rsidRDefault="000B64F5" w:rsidP="000B64F5">
      <w:r w:rsidRPr="00FA62B9">
        <w:t xml:space="preserve">Dyżurni: Anna Kosoń i </w:t>
      </w:r>
      <w:r w:rsidR="00D50F46" w:rsidRPr="00FA62B9">
        <w:t>Maciej Jabłoński</w:t>
      </w:r>
      <w:r w:rsidRPr="00FA62B9">
        <w:t xml:space="preserve"> </w:t>
      </w:r>
    </w:p>
    <w:p w14:paraId="086EFDC7" w14:textId="53D62AEC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DC8" w14:textId="77777777" w:rsidR="00F340B2" w:rsidRPr="00FA62B9" w:rsidRDefault="00F340B2" w:rsidP="001E16D9"/>
    <w:p w14:paraId="086EFDC9" w14:textId="4DBA602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+3.5°C), kontrola systemu wodociągowego (zawory, węże, pompy). System sprawny, bez wycieków.</w:t>
      </w:r>
    </w:p>
    <w:p w14:paraId="086EFDCA" w14:textId="77777777" w:rsidR="00F340B2" w:rsidRPr="00FA62B9" w:rsidRDefault="00F340B2" w:rsidP="001E16D9"/>
    <w:p w14:paraId="086EFDC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DCC" w14:textId="77777777" w:rsidR="00F340B2" w:rsidRPr="00FA62B9" w:rsidRDefault="00F340B2" w:rsidP="001E16D9"/>
    <w:p w14:paraId="086EFDCD" w14:textId="11B3A332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DCE" w14:textId="77777777" w:rsidR="00F340B2" w:rsidRPr="00FA62B9" w:rsidRDefault="00F340B2" w:rsidP="001E16D9"/>
    <w:p w14:paraId="086EFDCF" w14:textId="0EC5FA15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DD0" w14:textId="77777777" w:rsidR="00F340B2" w:rsidRPr="00FA62B9" w:rsidRDefault="00F340B2" w:rsidP="001E16D9"/>
    <w:p w14:paraId="086EFDD1" w14:textId="77777777" w:rsidR="00F340B2" w:rsidRPr="00FA62B9" w:rsidRDefault="00202F43" w:rsidP="001E16D9">
      <w:r w:rsidRPr="00FA62B9">
        <w:rPr>
          <w:i/>
          <w:iCs/>
        </w:rPr>
        <w:t>Warunki meteorologiczne: temperatura min 3°C, max 4°C, średnia 3.5°C; brak opadów.</w:t>
      </w:r>
    </w:p>
    <w:p w14:paraId="086EFDD2" w14:textId="77777777" w:rsidR="00F340B2" w:rsidRPr="00FA62B9" w:rsidRDefault="00F340B2" w:rsidP="001E16D9"/>
    <w:p w14:paraId="086EFDD3" w14:textId="77777777" w:rsidR="00F340B2" w:rsidRPr="00FA62B9" w:rsidRDefault="00202F43" w:rsidP="001E16D9">
      <w:r w:rsidRPr="00FA62B9">
        <w:t>Bez zdarzeń nadzwyczajnych, dyżur zakończony bez uwag.</w:t>
      </w:r>
    </w:p>
    <w:p w14:paraId="086EFDD4" w14:textId="77777777" w:rsidR="00F340B2" w:rsidRPr="00FA62B9" w:rsidRDefault="00F340B2" w:rsidP="001E16D9"/>
    <w:p w14:paraId="086EFDD5" w14:textId="0FAF46BF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DD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14.11.2024</w:t>
      </w:r>
    </w:p>
    <w:p w14:paraId="086EFDD7" w14:textId="10492630" w:rsidR="00F340B2" w:rsidRPr="00FA62B9" w:rsidRDefault="00202F43" w:rsidP="001E16D9">
      <w:r w:rsidRPr="00FA62B9">
        <w:t>___</w:t>
      </w:r>
    </w:p>
    <w:p w14:paraId="66E9020B" w14:textId="77777777" w:rsidR="00552A69" w:rsidRPr="00FA62B9" w:rsidRDefault="00552A69">
      <w:r w:rsidRPr="00FA62B9">
        <w:br w:type="page"/>
      </w:r>
    </w:p>
    <w:p w14:paraId="086EFDD8" w14:textId="52EE61D1" w:rsidR="00F340B2" w:rsidRPr="00FA62B9" w:rsidRDefault="00202F43" w:rsidP="001E16D9">
      <w:r w:rsidRPr="00FA62B9">
        <w:lastRenderedPageBreak/>
        <w:t>15 listopada 2024 r., piątek</w:t>
      </w:r>
    </w:p>
    <w:p w14:paraId="1D541141" w14:textId="77777777" w:rsidR="007A1FBB" w:rsidRPr="00FA62B9" w:rsidRDefault="007A1FBB" w:rsidP="007A1FBB">
      <w:r w:rsidRPr="00FA62B9">
        <w:t>Dyżurni oddający: Anna Kosoń i Maciej Jabłoński</w:t>
      </w:r>
    </w:p>
    <w:p w14:paraId="3D26BDDC" w14:textId="77777777" w:rsidR="007A1FBB" w:rsidRPr="00FA62B9" w:rsidRDefault="007A1FBB" w:rsidP="007A1FBB">
      <w:r w:rsidRPr="00FA62B9">
        <w:t>Dyżurni przyjmujący: Paweł Kojs i Arkadiusz Nowak</w:t>
      </w:r>
    </w:p>
    <w:p w14:paraId="086EFDD9" w14:textId="690B38CE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DDA" w14:textId="77777777" w:rsidR="00F340B2" w:rsidRPr="00FA62B9" w:rsidRDefault="00F340B2" w:rsidP="001E16D9"/>
    <w:p w14:paraId="086EFDDB" w14:textId="66B8695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+3°C), kontrola systemu wodociągowego (zawory, węże, pompy). System sprawny, bez wycieków.</w:t>
      </w:r>
    </w:p>
    <w:p w14:paraId="086EFDDC" w14:textId="77777777" w:rsidR="00F340B2" w:rsidRPr="00FA62B9" w:rsidRDefault="00F340B2" w:rsidP="001E16D9"/>
    <w:p w14:paraId="086EFDD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DDE" w14:textId="77777777" w:rsidR="00F340B2" w:rsidRPr="00FA62B9" w:rsidRDefault="00F340B2" w:rsidP="001E16D9"/>
    <w:p w14:paraId="086EFDDF" w14:textId="0AD31CE8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DE0" w14:textId="77777777" w:rsidR="00F340B2" w:rsidRPr="00FA62B9" w:rsidRDefault="00F340B2" w:rsidP="001E16D9"/>
    <w:p w14:paraId="086EFDE1" w14:textId="116E0F1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DE2" w14:textId="77777777" w:rsidR="00F340B2" w:rsidRPr="00FA62B9" w:rsidRDefault="00F340B2" w:rsidP="001E16D9"/>
    <w:p w14:paraId="086EFDE3" w14:textId="77777777" w:rsidR="00F340B2" w:rsidRPr="00FA62B9" w:rsidRDefault="00202F43" w:rsidP="001E16D9">
      <w:r w:rsidRPr="00FA62B9">
        <w:t>Czynności tygodniowe: Przygotowanie sprzętu do sezonu zimowego. Kontrola zapasów pasz (bufor minimum 2 tygodnie). Przygotowanie magazynów.</w:t>
      </w:r>
    </w:p>
    <w:p w14:paraId="086EFDE4" w14:textId="77777777" w:rsidR="00F340B2" w:rsidRPr="00FA62B9" w:rsidRDefault="00F340B2" w:rsidP="001E16D9"/>
    <w:p w14:paraId="086EFDE5" w14:textId="447F722B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FDE6" w14:textId="77777777" w:rsidR="00F340B2" w:rsidRPr="00FA62B9" w:rsidRDefault="00F340B2" w:rsidP="001E16D9"/>
    <w:p w14:paraId="086EFDE7" w14:textId="77777777" w:rsidR="00F340B2" w:rsidRPr="00FA62B9" w:rsidRDefault="00202F43" w:rsidP="001E16D9">
      <w:r w:rsidRPr="00FA62B9">
        <w:rPr>
          <w:i/>
          <w:iCs/>
        </w:rPr>
        <w:t>Warunki meteorologiczne: temperatura min 2°C, max 4°C, średnia 3°C; brak opadów.</w:t>
      </w:r>
    </w:p>
    <w:p w14:paraId="086EFDE8" w14:textId="77777777" w:rsidR="00F340B2" w:rsidRPr="00FA62B9" w:rsidRDefault="00F340B2" w:rsidP="001E16D9"/>
    <w:p w14:paraId="086EFDE9" w14:textId="77777777" w:rsidR="00F340B2" w:rsidRPr="00FA62B9" w:rsidRDefault="00202F43" w:rsidP="001E16D9">
      <w:r w:rsidRPr="00FA62B9">
        <w:t>Bez zdarzeń nadzwyczajnych, dyżur zakończony bez uwag.</w:t>
      </w:r>
    </w:p>
    <w:p w14:paraId="086EFDEA" w14:textId="77777777" w:rsidR="00F340B2" w:rsidRPr="00FA62B9" w:rsidRDefault="00F340B2" w:rsidP="001E16D9"/>
    <w:p w14:paraId="086EFDEB" w14:textId="10230500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13F3F9B0" wp14:editId="11BE9B26">
            <wp:extent cx="1095375" cy="565454"/>
            <wp:effectExtent l="0" t="0" r="0" b="6350"/>
            <wp:docPr id="656204465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2A8394BD" wp14:editId="14EDD1EE">
            <wp:extent cx="1943100" cy="469618"/>
            <wp:effectExtent l="0" t="0" r="0" b="6985"/>
            <wp:docPr id="14" name="Obraz 14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DE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15.11.2024</w:t>
      </w:r>
    </w:p>
    <w:p w14:paraId="086EFDED" w14:textId="1D236A50" w:rsidR="00F340B2" w:rsidRPr="00FA62B9" w:rsidRDefault="00202F43" w:rsidP="001E16D9">
      <w:r w:rsidRPr="00FA62B9">
        <w:t>___</w:t>
      </w:r>
    </w:p>
    <w:p w14:paraId="6C4983C7" w14:textId="77777777" w:rsidR="00552A69" w:rsidRPr="00FA62B9" w:rsidRDefault="00552A69">
      <w:r w:rsidRPr="00FA62B9">
        <w:br w:type="page"/>
      </w:r>
    </w:p>
    <w:p w14:paraId="086EFDEE" w14:textId="0DCB924B" w:rsidR="00F340B2" w:rsidRPr="00FA62B9" w:rsidRDefault="00202F43" w:rsidP="001E16D9">
      <w:r w:rsidRPr="00FA62B9">
        <w:lastRenderedPageBreak/>
        <w:t>16 listopada 2024 r., sobota</w:t>
      </w:r>
    </w:p>
    <w:p w14:paraId="790095FE" w14:textId="77777777" w:rsidR="003639E4" w:rsidRPr="00FA62B9" w:rsidRDefault="003639E4" w:rsidP="003639E4">
      <w:r w:rsidRPr="00FA62B9">
        <w:t>Dyżurni: Paweł Kojs i Arkadiusz Nowak</w:t>
      </w:r>
    </w:p>
    <w:p w14:paraId="086EFDEF" w14:textId="06B272A5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DF0" w14:textId="77777777" w:rsidR="00F340B2" w:rsidRPr="00FA62B9" w:rsidRDefault="00F340B2" w:rsidP="001E16D9"/>
    <w:p w14:paraId="086EFDF1" w14:textId="01474E1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+2.5°C), kontrola systemu wodociągowego (zawory, węże, pompy). System sprawny, bez wycieków.</w:t>
      </w:r>
    </w:p>
    <w:p w14:paraId="086EFDF2" w14:textId="77777777" w:rsidR="00F340B2" w:rsidRPr="00FA62B9" w:rsidRDefault="00F340B2" w:rsidP="001E16D9"/>
    <w:p w14:paraId="086EFDF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DF4" w14:textId="77777777" w:rsidR="00F340B2" w:rsidRPr="00FA62B9" w:rsidRDefault="00F340B2" w:rsidP="001E16D9"/>
    <w:p w14:paraId="086EFDF5" w14:textId="1B75305A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DF6" w14:textId="77777777" w:rsidR="00F340B2" w:rsidRPr="00FA62B9" w:rsidRDefault="00F340B2" w:rsidP="001E16D9"/>
    <w:p w14:paraId="086EFDF7" w14:textId="10A48DEF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DF8" w14:textId="77777777" w:rsidR="00F340B2" w:rsidRPr="00FA62B9" w:rsidRDefault="00F340B2" w:rsidP="001E16D9"/>
    <w:p w14:paraId="086EFDF9" w14:textId="77777777" w:rsidR="00F340B2" w:rsidRPr="00FA62B9" w:rsidRDefault="00202F43" w:rsidP="001E16D9">
      <w:r w:rsidRPr="00FA62B9">
        <w:rPr>
          <w:i/>
          <w:iCs/>
        </w:rPr>
        <w:t>Warunki meteorologiczne: temperatura min 2°C, max 3°C, średnia 2.5°C; brak opadów.</w:t>
      </w:r>
    </w:p>
    <w:p w14:paraId="086EFDFA" w14:textId="77777777" w:rsidR="00F340B2" w:rsidRPr="00FA62B9" w:rsidRDefault="00F340B2" w:rsidP="001E16D9"/>
    <w:p w14:paraId="086EFDFB" w14:textId="77777777" w:rsidR="00F340B2" w:rsidRPr="00FA62B9" w:rsidRDefault="00202F43" w:rsidP="001E16D9">
      <w:r w:rsidRPr="00FA62B9">
        <w:t>Bez zdarzeń nadzwyczajnych, dyżur zakończony bez uwag.</w:t>
      </w:r>
    </w:p>
    <w:p w14:paraId="086EFDFC" w14:textId="77777777" w:rsidR="00F340B2" w:rsidRPr="00FA62B9" w:rsidRDefault="00F340B2" w:rsidP="001E16D9"/>
    <w:p w14:paraId="086EFDFD" w14:textId="4062A00D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0FC5F6E6" wp14:editId="389D91A6">
            <wp:extent cx="1095375" cy="565454"/>
            <wp:effectExtent l="0" t="0" r="0" b="6350"/>
            <wp:docPr id="1629307395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22A2EA77" wp14:editId="5F09A59B">
            <wp:extent cx="1943100" cy="469618"/>
            <wp:effectExtent l="0" t="0" r="0" b="6985"/>
            <wp:docPr id="13" name="Obraz 13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DF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16.11.2024</w:t>
      </w:r>
    </w:p>
    <w:p w14:paraId="086EFDFF" w14:textId="737860B2" w:rsidR="00F340B2" w:rsidRPr="00FA62B9" w:rsidRDefault="00202F43" w:rsidP="001E16D9">
      <w:r w:rsidRPr="00FA62B9">
        <w:t>___</w:t>
      </w:r>
    </w:p>
    <w:p w14:paraId="59130F4E" w14:textId="77777777" w:rsidR="00552A69" w:rsidRPr="00FA62B9" w:rsidRDefault="00552A69">
      <w:r w:rsidRPr="00FA62B9">
        <w:br w:type="page"/>
      </w:r>
    </w:p>
    <w:p w14:paraId="086EFE00" w14:textId="2AFBEC94" w:rsidR="00F340B2" w:rsidRPr="00FA62B9" w:rsidRDefault="00202F43" w:rsidP="001E16D9">
      <w:r w:rsidRPr="00FA62B9">
        <w:lastRenderedPageBreak/>
        <w:t>17 listopada 2024 r., niedziela</w:t>
      </w:r>
    </w:p>
    <w:p w14:paraId="28B34766" w14:textId="77777777" w:rsidR="003639E4" w:rsidRPr="00FA62B9" w:rsidRDefault="003639E4" w:rsidP="003639E4">
      <w:r w:rsidRPr="00FA62B9">
        <w:t>Dyżurni: Paweł Kojs i Arkadiusz Nowak</w:t>
      </w:r>
    </w:p>
    <w:p w14:paraId="086EFE01" w14:textId="159EA4BC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E02" w14:textId="77777777" w:rsidR="00F340B2" w:rsidRPr="00FA62B9" w:rsidRDefault="00F340B2" w:rsidP="001E16D9"/>
    <w:p w14:paraId="086EFE03" w14:textId="5766A4E1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+2°C), kontrola systemu wodociągowego (zawory, węże, pompy). System sprawny, bez wycieków.</w:t>
      </w:r>
    </w:p>
    <w:p w14:paraId="086EFE04" w14:textId="77777777" w:rsidR="00F340B2" w:rsidRPr="00FA62B9" w:rsidRDefault="00F340B2" w:rsidP="001E16D9"/>
    <w:p w14:paraId="086EFE05" w14:textId="6404AFC7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E06" w14:textId="77777777" w:rsidR="00F340B2" w:rsidRPr="00FA62B9" w:rsidRDefault="00F340B2" w:rsidP="001E16D9"/>
    <w:p w14:paraId="086EFE07" w14:textId="5B419DE6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E08" w14:textId="77777777" w:rsidR="00F340B2" w:rsidRPr="00FA62B9" w:rsidRDefault="00F340B2" w:rsidP="001E16D9"/>
    <w:p w14:paraId="086EFE09" w14:textId="6EC18E7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E0A" w14:textId="77777777" w:rsidR="00F340B2" w:rsidRPr="00FA62B9" w:rsidRDefault="00F340B2" w:rsidP="001E16D9"/>
    <w:p w14:paraId="086EFE0B" w14:textId="77777777" w:rsidR="00F340B2" w:rsidRPr="00FA62B9" w:rsidRDefault="00202F43" w:rsidP="001E16D9">
      <w:r w:rsidRPr="00FA62B9">
        <w:rPr>
          <w:i/>
          <w:iCs/>
        </w:rPr>
        <w:t>Warunki meteorologiczne: temperatura min 1°C, max 3°C, średnia 2°C; brak opadów.</w:t>
      </w:r>
    </w:p>
    <w:p w14:paraId="086EFE0C" w14:textId="77777777" w:rsidR="00F340B2" w:rsidRPr="00FA62B9" w:rsidRDefault="00F340B2" w:rsidP="001E16D9"/>
    <w:p w14:paraId="086EFE0D" w14:textId="77777777" w:rsidR="00F340B2" w:rsidRPr="00FA62B9" w:rsidRDefault="00202F43" w:rsidP="001E16D9">
      <w:r w:rsidRPr="00FA62B9">
        <w:t>Bez zdarzeń nadzwyczajnych, dyżur zakończony bez uwag.</w:t>
      </w:r>
    </w:p>
    <w:p w14:paraId="086EFE0E" w14:textId="77777777" w:rsidR="00F340B2" w:rsidRPr="00FA62B9" w:rsidRDefault="00F340B2" w:rsidP="001E16D9"/>
    <w:p w14:paraId="086EFE0F" w14:textId="48FBCDC8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EF1843" w:rsidRPr="00FA62B9">
        <w:rPr>
          <w:noProof/>
        </w:rPr>
        <w:drawing>
          <wp:inline distT="0" distB="0" distL="0" distR="0" wp14:anchorId="05D7B078" wp14:editId="3E998FEF">
            <wp:extent cx="1095375" cy="565454"/>
            <wp:effectExtent l="0" t="0" r="0" b="6350"/>
            <wp:docPr id="1994787739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7D0" w:rsidRPr="000B5157">
        <w:rPr>
          <w:i/>
          <w:iCs/>
          <w:noProof/>
          <w:sz w:val="20"/>
          <w:szCs w:val="20"/>
        </w:rPr>
        <w:drawing>
          <wp:inline distT="0" distB="0" distL="0" distR="0" wp14:anchorId="7F124A98" wp14:editId="7BC49A5B">
            <wp:extent cx="1943100" cy="469618"/>
            <wp:effectExtent l="0" t="0" r="0" b="6985"/>
            <wp:docPr id="12" name="Obraz 12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FE1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17.11.2024</w:t>
      </w:r>
    </w:p>
    <w:p w14:paraId="086EFE11" w14:textId="5C6C3948" w:rsidR="00F340B2" w:rsidRPr="00FA62B9" w:rsidRDefault="00202F43" w:rsidP="001E16D9">
      <w:r w:rsidRPr="00FA62B9">
        <w:t>___</w:t>
      </w:r>
    </w:p>
    <w:p w14:paraId="4C13070B" w14:textId="77777777" w:rsidR="00552A69" w:rsidRPr="00FA62B9" w:rsidRDefault="00552A69">
      <w:r w:rsidRPr="00FA62B9">
        <w:br w:type="page"/>
      </w:r>
    </w:p>
    <w:p w14:paraId="086EFE12" w14:textId="5EA69BA7" w:rsidR="00F340B2" w:rsidRPr="00FA62B9" w:rsidRDefault="00202F43" w:rsidP="001E16D9">
      <w:r w:rsidRPr="00FA62B9">
        <w:lastRenderedPageBreak/>
        <w:t>18 listopada 2024 r., poniedziałek</w:t>
      </w:r>
    </w:p>
    <w:p w14:paraId="41AA35D0" w14:textId="77777777" w:rsidR="0023554E" w:rsidRPr="00FA62B9" w:rsidRDefault="0023554E" w:rsidP="0023554E">
      <w:r w:rsidRPr="00FA62B9">
        <w:t>Dyżurni oddający: Paweł Kojs i Arkadiusz Nowak</w:t>
      </w:r>
    </w:p>
    <w:p w14:paraId="39DF42CE" w14:textId="14DFAA79" w:rsidR="0023554E" w:rsidRPr="00FA62B9" w:rsidRDefault="0023554E" w:rsidP="0023554E">
      <w:r w:rsidRPr="00FA62B9">
        <w:t xml:space="preserve">Dyżurni przyjmujący: Anna Kosoń i </w:t>
      </w:r>
      <w:r w:rsidR="00537BEB" w:rsidRPr="00FA62B9">
        <w:t>Piotr Zakrzewski</w:t>
      </w:r>
      <w:r w:rsidRPr="00FA62B9">
        <w:t xml:space="preserve"> </w:t>
      </w:r>
    </w:p>
    <w:p w14:paraId="086EFE13" w14:textId="7DA60F60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FE14" w14:textId="77777777" w:rsidR="00F340B2" w:rsidRPr="00FA62B9" w:rsidRDefault="00F340B2" w:rsidP="001E16D9"/>
    <w:p w14:paraId="086EFE15" w14:textId="77777777" w:rsidR="00F340B2" w:rsidRPr="00FA62B9" w:rsidRDefault="00202F43" w:rsidP="001E16D9">
      <w:r w:rsidRPr="00FA62B9">
        <w:t>Liczenie zwierząt: ~500-550 (redukcja w toku) jeleniowatych + ~50 owiec w kwaterach. Wszystkie zwierzęta w dobrym stanie zdrowia.</w:t>
      </w:r>
    </w:p>
    <w:p w14:paraId="086EFE16" w14:textId="77777777" w:rsidR="00F340B2" w:rsidRPr="00FA62B9" w:rsidRDefault="00F340B2" w:rsidP="001E16D9"/>
    <w:p w14:paraId="086EFE17" w14:textId="38D203CE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E18" w14:textId="77777777" w:rsidR="00F340B2" w:rsidRPr="00FA62B9" w:rsidRDefault="00F340B2" w:rsidP="001E16D9"/>
    <w:p w14:paraId="086EFE19" w14:textId="7EE2C30C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E1A" w14:textId="77777777" w:rsidR="00F340B2" w:rsidRPr="00FA62B9" w:rsidRDefault="00F340B2" w:rsidP="001E16D9"/>
    <w:p w14:paraId="086EFE1B" w14:textId="2ADD76B2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+2°C), kontrola systemu wodociągowego (zawory, węże, pompy). System sprawny, bez wycieków.</w:t>
      </w:r>
    </w:p>
    <w:p w14:paraId="086EFE1C" w14:textId="77777777" w:rsidR="00F340B2" w:rsidRPr="00FA62B9" w:rsidRDefault="00F340B2" w:rsidP="001E16D9"/>
    <w:p w14:paraId="086EFE1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E1E" w14:textId="77777777" w:rsidR="00F340B2" w:rsidRPr="00FA62B9" w:rsidRDefault="00F340B2" w:rsidP="001E16D9"/>
    <w:p w14:paraId="086EFE1F" w14:textId="75045C33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E20" w14:textId="77777777" w:rsidR="00F340B2" w:rsidRPr="00FA62B9" w:rsidRDefault="00F340B2" w:rsidP="001E16D9"/>
    <w:p w14:paraId="086EFE21" w14:textId="5D5D46C4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E22" w14:textId="77777777" w:rsidR="00F340B2" w:rsidRPr="00FA62B9" w:rsidRDefault="00F340B2" w:rsidP="001E16D9"/>
    <w:p w14:paraId="086EFE23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1°C, max 3°C, średnia 2°C; opady deszczu 9.0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E24" w14:textId="77777777" w:rsidR="00F340B2" w:rsidRPr="00FA62B9" w:rsidRDefault="00F340B2" w:rsidP="001E16D9"/>
    <w:p w14:paraId="086EFE25" w14:textId="77777777" w:rsidR="00F340B2" w:rsidRPr="00FA62B9" w:rsidRDefault="00202F43" w:rsidP="001E16D9">
      <w:r w:rsidRPr="00FA62B9">
        <w:t>Bez zdarzeń nadzwyczajnych, dyżur zakończony bez uwag.</w:t>
      </w:r>
    </w:p>
    <w:p w14:paraId="086EFE26" w14:textId="77777777" w:rsidR="00F340B2" w:rsidRPr="00FA62B9" w:rsidRDefault="00F340B2" w:rsidP="001E16D9"/>
    <w:p w14:paraId="086EFE27" w14:textId="3EDE576C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E28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18.11.2024</w:t>
      </w:r>
    </w:p>
    <w:p w14:paraId="086EFE29" w14:textId="314ECC99" w:rsidR="00F340B2" w:rsidRPr="00FA62B9" w:rsidRDefault="00202F43" w:rsidP="001E16D9">
      <w:r w:rsidRPr="00FA62B9">
        <w:t>___</w:t>
      </w:r>
    </w:p>
    <w:p w14:paraId="16B9E1AB" w14:textId="77777777" w:rsidR="00552A69" w:rsidRPr="00FA62B9" w:rsidRDefault="00552A69">
      <w:r w:rsidRPr="00FA62B9">
        <w:br w:type="page"/>
      </w:r>
    </w:p>
    <w:p w14:paraId="086EFE2A" w14:textId="133C49EC" w:rsidR="00F340B2" w:rsidRPr="00FA62B9" w:rsidRDefault="00202F43" w:rsidP="001E16D9">
      <w:r w:rsidRPr="00FA62B9">
        <w:lastRenderedPageBreak/>
        <w:t>19 listopada 2024 r., wtorek</w:t>
      </w:r>
    </w:p>
    <w:p w14:paraId="60CD3F70" w14:textId="610E5D43" w:rsidR="000B64F5" w:rsidRPr="00FA62B9" w:rsidRDefault="000B64F5" w:rsidP="000B64F5">
      <w:r w:rsidRPr="00FA62B9">
        <w:t xml:space="preserve">Dyżurni: Anna Kosoń i </w:t>
      </w:r>
      <w:r w:rsidR="00537BEB" w:rsidRPr="00FA62B9">
        <w:t>Piotr Zakrzewski</w:t>
      </w:r>
      <w:r w:rsidRPr="00FA62B9">
        <w:t xml:space="preserve"> </w:t>
      </w:r>
    </w:p>
    <w:p w14:paraId="086EFE2B" w14:textId="271207E8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E2C" w14:textId="77777777" w:rsidR="00F340B2" w:rsidRPr="00FA62B9" w:rsidRDefault="00F340B2" w:rsidP="001E16D9"/>
    <w:p w14:paraId="086EFE2D" w14:textId="04156BF1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+2°C), kontrola systemu wodociągowego (zawory, węże, pompy). System sprawny, bez wycieków.</w:t>
      </w:r>
    </w:p>
    <w:p w14:paraId="086EFE2E" w14:textId="77777777" w:rsidR="00F340B2" w:rsidRPr="00FA62B9" w:rsidRDefault="00F340B2" w:rsidP="001E16D9"/>
    <w:p w14:paraId="086EFE2F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E30" w14:textId="77777777" w:rsidR="00F340B2" w:rsidRPr="00FA62B9" w:rsidRDefault="00F340B2" w:rsidP="001E16D9"/>
    <w:p w14:paraId="086EFE31" w14:textId="08D44669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E32" w14:textId="77777777" w:rsidR="00F340B2" w:rsidRPr="00FA62B9" w:rsidRDefault="00F340B2" w:rsidP="001E16D9"/>
    <w:p w14:paraId="086EFE33" w14:textId="27514E4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E34" w14:textId="77777777" w:rsidR="00F340B2" w:rsidRPr="00FA62B9" w:rsidRDefault="00F340B2" w:rsidP="001E16D9"/>
    <w:p w14:paraId="086EFE35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1°C, max 3°C, średnia 2°C; opady deszczu 3.0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E36" w14:textId="77777777" w:rsidR="00F340B2" w:rsidRPr="00FA62B9" w:rsidRDefault="00F340B2" w:rsidP="001E16D9"/>
    <w:p w14:paraId="086EFE37" w14:textId="77777777" w:rsidR="00F340B2" w:rsidRPr="00FA62B9" w:rsidRDefault="00202F43" w:rsidP="001E16D9">
      <w:r w:rsidRPr="00FA62B9">
        <w:t>Bez zdarzeń nadzwyczajnych, dyżur zakończony bez uwag.</w:t>
      </w:r>
    </w:p>
    <w:p w14:paraId="086EFE38" w14:textId="77777777" w:rsidR="00F340B2" w:rsidRPr="00FA62B9" w:rsidRDefault="00F340B2" w:rsidP="001E16D9"/>
    <w:p w14:paraId="086EFE39" w14:textId="370BE5AB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E3A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19.11.2024</w:t>
      </w:r>
    </w:p>
    <w:p w14:paraId="086EFE3B" w14:textId="0AE54165" w:rsidR="00F340B2" w:rsidRPr="00FA62B9" w:rsidRDefault="00202F43" w:rsidP="001E16D9">
      <w:r w:rsidRPr="00FA62B9">
        <w:t>___</w:t>
      </w:r>
    </w:p>
    <w:p w14:paraId="19B5B7AA" w14:textId="77777777" w:rsidR="00552A69" w:rsidRPr="00FA62B9" w:rsidRDefault="00552A69">
      <w:r w:rsidRPr="00FA62B9">
        <w:br w:type="page"/>
      </w:r>
    </w:p>
    <w:p w14:paraId="086EFE3C" w14:textId="7F9CD670" w:rsidR="00F340B2" w:rsidRPr="00FA62B9" w:rsidRDefault="00202F43" w:rsidP="001E16D9">
      <w:r w:rsidRPr="00FA62B9">
        <w:lastRenderedPageBreak/>
        <w:t>20 listopada 2024 r., środa</w:t>
      </w:r>
    </w:p>
    <w:p w14:paraId="676EBD1F" w14:textId="77777777" w:rsidR="000B64F5" w:rsidRPr="00FA62B9" w:rsidRDefault="000B64F5" w:rsidP="000B64F5">
      <w:r w:rsidRPr="00FA62B9">
        <w:t xml:space="preserve">Dyżurni: Anna Kosoń i Lucjan Świder </w:t>
      </w:r>
    </w:p>
    <w:p w14:paraId="086EFE3D" w14:textId="3E16AA9F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E3E" w14:textId="77777777" w:rsidR="00F340B2" w:rsidRPr="00FA62B9" w:rsidRDefault="00F340B2" w:rsidP="001E16D9"/>
    <w:p w14:paraId="086EFE3F" w14:textId="14C24CA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+1.5°C), kontrola systemu wodociągowego (zawory, węże, pompy). System sprawny, bez wycieków.</w:t>
      </w:r>
    </w:p>
    <w:p w14:paraId="086EFE40" w14:textId="77777777" w:rsidR="00F340B2" w:rsidRPr="00FA62B9" w:rsidRDefault="00F340B2" w:rsidP="001E16D9"/>
    <w:p w14:paraId="3629C7E5" w14:textId="530CAC09" w:rsidR="00E956E7" w:rsidRPr="00FA62B9" w:rsidRDefault="000B0DF0" w:rsidP="001E16D9">
      <w:r w:rsidRPr="00FA62B9">
        <w:t xml:space="preserve">Sprzedaż </w:t>
      </w:r>
      <w:r w:rsidR="00E956E7" w:rsidRPr="00FA62B9">
        <w:t xml:space="preserve">25 danieli firmie </w:t>
      </w:r>
      <w:proofErr w:type="spellStart"/>
      <w:r w:rsidR="00E956E7" w:rsidRPr="00FA62B9">
        <w:t>Hubertus</w:t>
      </w:r>
      <w:proofErr w:type="spellEnd"/>
      <w:r w:rsidR="00E956E7" w:rsidRPr="00FA62B9">
        <w:t xml:space="preserve">. Odłowienie, </w:t>
      </w:r>
      <w:proofErr w:type="spellStart"/>
      <w:r w:rsidR="0000646F" w:rsidRPr="00FA62B9">
        <w:t>zaczipowanie</w:t>
      </w:r>
      <w:proofErr w:type="spellEnd"/>
      <w:r w:rsidR="0000646F" w:rsidRPr="00FA62B9">
        <w:t xml:space="preserve">, załadowanie na przyczepę. </w:t>
      </w:r>
    </w:p>
    <w:p w14:paraId="51371A81" w14:textId="77777777" w:rsidR="00E956E7" w:rsidRPr="00FA62B9" w:rsidRDefault="00E956E7" w:rsidP="001E16D9"/>
    <w:p w14:paraId="086EFE41" w14:textId="7BE6682A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E42" w14:textId="77777777" w:rsidR="00F340B2" w:rsidRPr="00FA62B9" w:rsidRDefault="00F340B2" w:rsidP="001E16D9"/>
    <w:p w14:paraId="086EFE43" w14:textId="029E9A25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E44" w14:textId="77777777" w:rsidR="00F340B2" w:rsidRPr="00FA62B9" w:rsidRDefault="00F340B2" w:rsidP="001E16D9"/>
    <w:p w14:paraId="086EFE45" w14:textId="1AACF8F0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E46" w14:textId="77777777" w:rsidR="00F340B2" w:rsidRPr="00FA62B9" w:rsidRDefault="00F340B2" w:rsidP="001E16D9"/>
    <w:p w14:paraId="086EFE47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0°C, max 3°C, średnia 1.5°C; opady deszczu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E48" w14:textId="77777777" w:rsidR="00F340B2" w:rsidRPr="00FA62B9" w:rsidRDefault="00F340B2" w:rsidP="001E16D9"/>
    <w:p w14:paraId="086EFE49" w14:textId="77777777" w:rsidR="00F340B2" w:rsidRPr="00FA62B9" w:rsidRDefault="00202F43" w:rsidP="001E16D9">
      <w:r w:rsidRPr="00FA62B9">
        <w:t>Bez zdarzeń nadzwyczajnych, dyżur zakończony bez uwag.</w:t>
      </w:r>
    </w:p>
    <w:p w14:paraId="086EFE4A" w14:textId="77777777" w:rsidR="00F340B2" w:rsidRPr="00FA62B9" w:rsidRDefault="00F340B2" w:rsidP="001E16D9"/>
    <w:p w14:paraId="086EFE4B" w14:textId="180A72CC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E4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20.11.2024</w:t>
      </w:r>
    </w:p>
    <w:p w14:paraId="086EFE4D" w14:textId="09C4A730" w:rsidR="00F340B2" w:rsidRPr="00FA62B9" w:rsidRDefault="00202F43" w:rsidP="001E16D9">
      <w:r w:rsidRPr="00FA62B9">
        <w:t>___</w:t>
      </w:r>
    </w:p>
    <w:p w14:paraId="03419949" w14:textId="77777777" w:rsidR="00552A69" w:rsidRPr="00FA62B9" w:rsidRDefault="00552A69">
      <w:r w:rsidRPr="00FA62B9">
        <w:br w:type="page"/>
      </w:r>
    </w:p>
    <w:p w14:paraId="086EFE4E" w14:textId="442C149F" w:rsidR="00F340B2" w:rsidRPr="00FA62B9" w:rsidRDefault="00202F43" w:rsidP="001E16D9">
      <w:r w:rsidRPr="00FA62B9">
        <w:lastRenderedPageBreak/>
        <w:t>21 listopada 2024 r., czwartek</w:t>
      </w:r>
    </w:p>
    <w:p w14:paraId="09084256" w14:textId="77777777" w:rsidR="000B64F5" w:rsidRPr="00FA62B9" w:rsidRDefault="000B64F5" w:rsidP="000B64F5">
      <w:r w:rsidRPr="00FA62B9">
        <w:t xml:space="preserve">Dyżurni: Anna Kosoń i Lucjan Świder </w:t>
      </w:r>
    </w:p>
    <w:p w14:paraId="086EFE4F" w14:textId="391F07E1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E50" w14:textId="77777777" w:rsidR="00F340B2" w:rsidRPr="00FA62B9" w:rsidRDefault="00F340B2" w:rsidP="001E16D9"/>
    <w:p w14:paraId="086EFE51" w14:textId="1950E62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+2°C), kontrola systemu wodociągowego (zawory, węże, pompy). System sprawny, bez wycieków.</w:t>
      </w:r>
    </w:p>
    <w:p w14:paraId="086EFE52" w14:textId="77777777" w:rsidR="00F340B2" w:rsidRPr="00FA62B9" w:rsidRDefault="00F340B2" w:rsidP="001E16D9"/>
    <w:p w14:paraId="086EFE53" w14:textId="3E7BD2B4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E54" w14:textId="77777777" w:rsidR="00F340B2" w:rsidRPr="00FA62B9" w:rsidRDefault="00F340B2" w:rsidP="001E16D9"/>
    <w:p w14:paraId="086EFE55" w14:textId="578DCF74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E56" w14:textId="77777777" w:rsidR="00F340B2" w:rsidRPr="00FA62B9" w:rsidRDefault="00F340B2" w:rsidP="001E16D9"/>
    <w:p w14:paraId="086EFE57" w14:textId="6497672A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E58" w14:textId="77777777" w:rsidR="00F340B2" w:rsidRPr="00FA62B9" w:rsidRDefault="00F340B2" w:rsidP="001E16D9"/>
    <w:p w14:paraId="086EFE59" w14:textId="77777777" w:rsidR="00F340B2" w:rsidRPr="00FA62B9" w:rsidRDefault="00202F43" w:rsidP="001E16D9">
      <w:r w:rsidRPr="00FA62B9">
        <w:rPr>
          <w:i/>
          <w:iCs/>
        </w:rPr>
        <w:t>Warunki meteorologiczne: temperatura min 0°C, max 4°C, średnia 2°C; brak opadów.</w:t>
      </w:r>
    </w:p>
    <w:p w14:paraId="086EFE5A" w14:textId="77777777" w:rsidR="00F340B2" w:rsidRPr="00FA62B9" w:rsidRDefault="00F340B2" w:rsidP="001E16D9"/>
    <w:p w14:paraId="086EFE5B" w14:textId="77777777" w:rsidR="00F340B2" w:rsidRPr="00FA62B9" w:rsidRDefault="00202F43" w:rsidP="001E16D9">
      <w:r w:rsidRPr="00FA62B9">
        <w:t>Bez zdarzeń nadzwyczajnych, dyżur zakończony bez uwag.</w:t>
      </w:r>
    </w:p>
    <w:p w14:paraId="086EFE5C" w14:textId="77777777" w:rsidR="00F340B2" w:rsidRPr="00FA62B9" w:rsidRDefault="00F340B2" w:rsidP="001E16D9"/>
    <w:p w14:paraId="086EFE5D" w14:textId="584E826D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E5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21.11.2024</w:t>
      </w:r>
    </w:p>
    <w:p w14:paraId="086EFE5F" w14:textId="13D6D949" w:rsidR="00F340B2" w:rsidRPr="00FA62B9" w:rsidRDefault="00202F43" w:rsidP="001E16D9">
      <w:r w:rsidRPr="00FA62B9">
        <w:t>___</w:t>
      </w:r>
    </w:p>
    <w:p w14:paraId="158601F0" w14:textId="77777777" w:rsidR="00552A69" w:rsidRPr="00FA62B9" w:rsidRDefault="00552A69">
      <w:r w:rsidRPr="00FA62B9">
        <w:br w:type="page"/>
      </w:r>
    </w:p>
    <w:p w14:paraId="086EFE60" w14:textId="14C89E53" w:rsidR="00F340B2" w:rsidRPr="00FA62B9" w:rsidRDefault="00202F43" w:rsidP="001E16D9">
      <w:r w:rsidRPr="00FA62B9">
        <w:lastRenderedPageBreak/>
        <w:t>22 listopada 2024 r., piątek</w:t>
      </w:r>
    </w:p>
    <w:p w14:paraId="599CE95A" w14:textId="2F7CF779" w:rsidR="000B64F5" w:rsidRPr="00FA62B9" w:rsidRDefault="007A1FBB" w:rsidP="000B64F5">
      <w:r w:rsidRPr="00FA62B9">
        <w:t xml:space="preserve">Dyżurni oddający: </w:t>
      </w:r>
      <w:r w:rsidR="000B64F5" w:rsidRPr="00FA62B9">
        <w:t xml:space="preserve">Anna Kosoń i Lucjan Świder </w:t>
      </w:r>
    </w:p>
    <w:p w14:paraId="0A3604A2" w14:textId="79106035" w:rsidR="007A1FBB" w:rsidRPr="00FA62B9" w:rsidRDefault="007A1FBB" w:rsidP="007A1FBB">
      <w:r w:rsidRPr="00FA62B9">
        <w:t xml:space="preserve">Dyżurni przyjmujący: Paweł Kojs i </w:t>
      </w:r>
      <w:r w:rsidR="002A6EEB" w:rsidRPr="00FA62B9">
        <w:t>Piotr Zakrzewski</w:t>
      </w:r>
    </w:p>
    <w:p w14:paraId="086EFE61" w14:textId="5D2CC1AE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E62" w14:textId="77777777" w:rsidR="00F340B2" w:rsidRPr="00FA62B9" w:rsidRDefault="00F340B2" w:rsidP="001E16D9"/>
    <w:p w14:paraId="086EFE63" w14:textId="05A3325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+2°C), kontrola systemu wodociągowego (zawory, węże, pompy). System sprawny, bez wycieków.</w:t>
      </w:r>
    </w:p>
    <w:p w14:paraId="086EFE64" w14:textId="77777777" w:rsidR="00F340B2" w:rsidRPr="00FA62B9" w:rsidRDefault="00F340B2" w:rsidP="001E16D9"/>
    <w:p w14:paraId="086EFE68" w14:textId="6CFF0FE1" w:rsidR="00F340B2" w:rsidRPr="00FA62B9" w:rsidRDefault="00EF2567" w:rsidP="001E16D9">
      <w:r w:rsidRPr="00FA62B9">
        <w:t xml:space="preserve">Odstrzał </w:t>
      </w:r>
      <w:r w:rsidR="00CB14D0" w:rsidRPr="00FA62B9">
        <w:t>3</w:t>
      </w:r>
      <w:r w:rsidR="003746D9" w:rsidRPr="00FA62B9">
        <w:t xml:space="preserve">0 jeleni sika </w:t>
      </w:r>
      <w:r w:rsidR="00CB14D0" w:rsidRPr="00FA62B9">
        <w:t xml:space="preserve">oraz 25 hybryd jeleni szlachetnych </w:t>
      </w:r>
      <w:r w:rsidR="00D93E6F" w:rsidRPr="00FA62B9">
        <w:t xml:space="preserve">i jeleni sika </w:t>
      </w:r>
      <w:r w:rsidR="003746D9" w:rsidRPr="00FA62B9">
        <w:t xml:space="preserve">(firma </w:t>
      </w:r>
      <w:proofErr w:type="spellStart"/>
      <w:r w:rsidR="003746D9" w:rsidRPr="00FA62B9">
        <w:t>Hubertus</w:t>
      </w:r>
      <w:proofErr w:type="spellEnd"/>
      <w:r w:rsidR="003746D9" w:rsidRPr="00FA62B9">
        <w:t>)</w:t>
      </w:r>
    </w:p>
    <w:p w14:paraId="54E5AC53" w14:textId="77777777" w:rsidR="009B0058" w:rsidRPr="00FA62B9" w:rsidRDefault="009B0058" w:rsidP="001E16D9"/>
    <w:p w14:paraId="086EFE69" w14:textId="6853285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E6A" w14:textId="77777777" w:rsidR="00F340B2" w:rsidRPr="00FA62B9" w:rsidRDefault="00F340B2" w:rsidP="001E16D9"/>
    <w:p w14:paraId="086EFE6B" w14:textId="77777777" w:rsidR="00F340B2" w:rsidRPr="00FA62B9" w:rsidRDefault="00202F43" w:rsidP="001E16D9">
      <w:r w:rsidRPr="00FA62B9">
        <w:t>Czynności tygodniowe: Przygotowanie sprzętu do sezonu zimowego. Kontrola zapasów pasz (bufor minimum 2 tygodnie). Przygotowanie magazynów.</w:t>
      </w:r>
    </w:p>
    <w:p w14:paraId="086EFE6C" w14:textId="77777777" w:rsidR="00F340B2" w:rsidRPr="00FA62B9" w:rsidRDefault="00F340B2" w:rsidP="001E16D9"/>
    <w:p w14:paraId="086EFE6D" w14:textId="2D11B119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FE6E" w14:textId="77777777" w:rsidR="00F340B2" w:rsidRPr="00FA62B9" w:rsidRDefault="00F340B2" w:rsidP="001E16D9"/>
    <w:p w14:paraId="086EFE6F" w14:textId="77777777" w:rsidR="00F340B2" w:rsidRPr="00FA62B9" w:rsidRDefault="00202F43" w:rsidP="001E16D9">
      <w:r w:rsidRPr="00FA62B9">
        <w:rPr>
          <w:i/>
          <w:iCs/>
        </w:rPr>
        <w:t>Warunki meteorologiczne: temperatura min 0°C, max 4°C, średnia 2°C; brak opadów.</w:t>
      </w:r>
    </w:p>
    <w:p w14:paraId="086EFE70" w14:textId="77777777" w:rsidR="00F340B2" w:rsidRPr="00FA62B9" w:rsidRDefault="00F340B2" w:rsidP="001E16D9"/>
    <w:p w14:paraId="086EFE71" w14:textId="77777777" w:rsidR="00F340B2" w:rsidRPr="00FA62B9" w:rsidRDefault="00202F43" w:rsidP="001E16D9">
      <w:r w:rsidRPr="00FA62B9">
        <w:t>Bez zdarzeń nadzwyczajnych, dyżur zakończony bez uwag.</w:t>
      </w:r>
    </w:p>
    <w:p w14:paraId="086EFE72" w14:textId="77777777" w:rsidR="00F340B2" w:rsidRPr="00FA62B9" w:rsidRDefault="00F340B2" w:rsidP="001E16D9"/>
    <w:p w14:paraId="086EFE73" w14:textId="345A76AC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4F2412D3" wp14:editId="35F317FF">
            <wp:extent cx="1095375" cy="565454"/>
            <wp:effectExtent l="0" t="0" r="0" b="6350"/>
            <wp:docPr id="1341262118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E7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22.11.2024</w:t>
      </w:r>
    </w:p>
    <w:p w14:paraId="086EFE75" w14:textId="22EBFD7B" w:rsidR="00F340B2" w:rsidRPr="00FA62B9" w:rsidRDefault="00202F43" w:rsidP="001E16D9">
      <w:r w:rsidRPr="00FA62B9">
        <w:t>___</w:t>
      </w:r>
    </w:p>
    <w:p w14:paraId="4BFD382F" w14:textId="77777777" w:rsidR="00552A69" w:rsidRPr="00FA62B9" w:rsidRDefault="00552A69">
      <w:r w:rsidRPr="00FA62B9">
        <w:br w:type="page"/>
      </w:r>
    </w:p>
    <w:p w14:paraId="086EFE76" w14:textId="16E97DD8" w:rsidR="00F340B2" w:rsidRPr="00FA62B9" w:rsidRDefault="00202F43" w:rsidP="001E16D9">
      <w:r w:rsidRPr="00FA62B9">
        <w:lastRenderedPageBreak/>
        <w:t>23 listopada 2024 r., sobota</w:t>
      </w:r>
    </w:p>
    <w:p w14:paraId="316D64C7" w14:textId="5191AECE" w:rsidR="003639E4" w:rsidRPr="00FA62B9" w:rsidRDefault="003639E4" w:rsidP="003639E4">
      <w:r w:rsidRPr="00FA62B9">
        <w:t xml:space="preserve">Dyżurni: Paweł Kojs i </w:t>
      </w:r>
      <w:r w:rsidR="002A6EEB" w:rsidRPr="00FA62B9">
        <w:t>Piotra Zakrzewski</w:t>
      </w:r>
    </w:p>
    <w:p w14:paraId="086EFE77" w14:textId="73B3475A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E78" w14:textId="77777777" w:rsidR="00F340B2" w:rsidRPr="00FA62B9" w:rsidRDefault="00F340B2" w:rsidP="001E16D9"/>
    <w:p w14:paraId="086EFE79" w14:textId="236EE20F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+2.5°C), kontrola systemu wodociągowego (zawory, węże, pompy). System sprawny, bez wycieków.</w:t>
      </w:r>
    </w:p>
    <w:p w14:paraId="086EFE7A" w14:textId="2B4C7ABB" w:rsidR="00F340B2" w:rsidRPr="00FA62B9" w:rsidRDefault="00C96C32" w:rsidP="001E16D9">
      <w:r w:rsidRPr="00FA62B9">
        <w:t>Odstrzał 13 jeleni sika oraz 18 hybryd jeleni sika i jeleni szlachetnych</w:t>
      </w:r>
    </w:p>
    <w:p w14:paraId="04D3CF43" w14:textId="402ED621" w:rsidR="00C96C32" w:rsidRPr="00FA62B9" w:rsidRDefault="00C96C32" w:rsidP="001E16D9">
      <w:r w:rsidRPr="00FA62B9">
        <w:t xml:space="preserve">Sprzedaż </w:t>
      </w:r>
      <w:r w:rsidR="002C16AB" w:rsidRPr="00FA62B9">
        <w:t xml:space="preserve">14 danieli firmie </w:t>
      </w:r>
      <w:proofErr w:type="spellStart"/>
      <w:r w:rsidR="002C16AB" w:rsidRPr="00FA62B9">
        <w:t>hubertus</w:t>
      </w:r>
      <w:proofErr w:type="spellEnd"/>
      <w:r w:rsidR="002C16AB" w:rsidRPr="00FA62B9">
        <w:t xml:space="preserve"> (odłowienie do odłowni, zakolczykowanie i wywiezienie)</w:t>
      </w:r>
    </w:p>
    <w:p w14:paraId="086EFE7E" w14:textId="77777777" w:rsidR="00F340B2" w:rsidRPr="00FA62B9" w:rsidRDefault="00F340B2" w:rsidP="001E16D9"/>
    <w:p w14:paraId="086EFE7F" w14:textId="49E1C2DF" w:rsidR="00F340B2" w:rsidRPr="00FA62B9" w:rsidRDefault="00202F43" w:rsidP="001E16D9">
      <w:r w:rsidRPr="00FA62B9">
        <w:t xml:space="preserve">Dyżur nocny: Kontrola </w:t>
      </w:r>
      <w:r w:rsidR="009B0058" w:rsidRPr="00FA62B9">
        <w:t>2</w:t>
      </w:r>
      <w:r w:rsidRPr="00FA62B9">
        <w:t xml:space="preserve"> budynków gospodarczych, nadzór przeciwpożarowy, kontrola zabezpieczeń. Wszystkie obiekty zabezpieczone.</w:t>
      </w:r>
    </w:p>
    <w:p w14:paraId="086EFE80" w14:textId="77777777" w:rsidR="00F340B2" w:rsidRPr="00FA62B9" w:rsidRDefault="00F340B2" w:rsidP="001E16D9"/>
    <w:p w14:paraId="086EFE81" w14:textId="77777777" w:rsidR="00F340B2" w:rsidRPr="00FA62B9" w:rsidRDefault="00202F43" w:rsidP="001E16D9">
      <w:r w:rsidRPr="00FA62B9">
        <w:rPr>
          <w:i/>
          <w:iCs/>
        </w:rPr>
        <w:t>Warunki meteorologiczne: temperatura min 0°C, max 5°C, średnia 2.5°C; brak opadów.</w:t>
      </w:r>
    </w:p>
    <w:p w14:paraId="086EFE82" w14:textId="77777777" w:rsidR="00F340B2" w:rsidRPr="00FA62B9" w:rsidRDefault="00F340B2" w:rsidP="001E16D9"/>
    <w:p w14:paraId="086EFE83" w14:textId="77777777" w:rsidR="00F340B2" w:rsidRPr="00FA62B9" w:rsidRDefault="00202F43" w:rsidP="001E16D9">
      <w:r w:rsidRPr="00FA62B9">
        <w:t>Bez zdarzeń nadzwyczajnych, dyżur zakończony bez uwag.</w:t>
      </w:r>
    </w:p>
    <w:p w14:paraId="086EFE84" w14:textId="77777777" w:rsidR="00F340B2" w:rsidRPr="00FA62B9" w:rsidRDefault="00F340B2" w:rsidP="001E16D9"/>
    <w:p w14:paraId="086EFE85" w14:textId="52681A4B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280DB348" wp14:editId="30A3939E">
            <wp:extent cx="1095375" cy="565454"/>
            <wp:effectExtent l="0" t="0" r="0" b="6350"/>
            <wp:docPr id="769154866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E8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23.11.2024</w:t>
      </w:r>
    </w:p>
    <w:p w14:paraId="086EFE87" w14:textId="7DE922FA" w:rsidR="00F340B2" w:rsidRPr="00FA62B9" w:rsidRDefault="00202F43" w:rsidP="001E16D9">
      <w:r w:rsidRPr="00FA62B9">
        <w:t>___</w:t>
      </w:r>
    </w:p>
    <w:p w14:paraId="49BE0AEE" w14:textId="77777777" w:rsidR="00552A69" w:rsidRPr="00FA62B9" w:rsidRDefault="00552A69">
      <w:r w:rsidRPr="00FA62B9">
        <w:br w:type="page"/>
      </w:r>
    </w:p>
    <w:p w14:paraId="086EFE88" w14:textId="4C256166" w:rsidR="00F340B2" w:rsidRPr="00FA62B9" w:rsidRDefault="00202F43" w:rsidP="001E16D9">
      <w:r w:rsidRPr="00FA62B9">
        <w:lastRenderedPageBreak/>
        <w:t>24 listopada 2024 r., niedziela</w:t>
      </w:r>
    </w:p>
    <w:p w14:paraId="10CBC5BE" w14:textId="64103EEC" w:rsidR="003639E4" w:rsidRPr="00FA62B9" w:rsidRDefault="003639E4" w:rsidP="003639E4">
      <w:r w:rsidRPr="00FA62B9">
        <w:t xml:space="preserve">Dyżurni: Paweł Kojs i </w:t>
      </w:r>
      <w:r w:rsidR="002A6EEB" w:rsidRPr="00FA62B9">
        <w:t>Piotra Zakrzewski</w:t>
      </w:r>
    </w:p>
    <w:p w14:paraId="086EFE89" w14:textId="0F94C699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E8A" w14:textId="77777777" w:rsidR="00F340B2" w:rsidRPr="00FA62B9" w:rsidRDefault="00F340B2" w:rsidP="001E16D9"/>
    <w:p w14:paraId="086EFE8B" w14:textId="784505C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+2.5°C), kontrola systemu wodociągowego (zawory, węże, pompy). System sprawny, bez wycieków.</w:t>
      </w:r>
    </w:p>
    <w:p w14:paraId="086EFE8C" w14:textId="77777777" w:rsidR="00F340B2" w:rsidRPr="00FA62B9" w:rsidRDefault="00F340B2" w:rsidP="001E16D9"/>
    <w:p w14:paraId="086EFE8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E8E" w14:textId="77777777" w:rsidR="00F340B2" w:rsidRPr="00FA62B9" w:rsidRDefault="00F340B2" w:rsidP="001E16D9"/>
    <w:p w14:paraId="086EFE8F" w14:textId="5A2CA754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E90" w14:textId="77777777" w:rsidR="00F340B2" w:rsidRPr="00FA62B9" w:rsidRDefault="00F340B2" w:rsidP="001E16D9"/>
    <w:p w14:paraId="086EFE91" w14:textId="1A282C7F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E92" w14:textId="77777777" w:rsidR="00F340B2" w:rsidRPr="00FA62B9" w:rsidRDefault="00F340B2" w:rsidP="001E16D9"/>
    <w:p w14:paraId="086EFE93" w14:textId="77777777" w:rsidR="00F340B2" w:rsidRPr="00FA62B9" w:rsidRDefault="00202F43" w:rsidP="001E16D9">
      <w:r w:rsidRPr="00FA62B9">
        <w:rPr>
          <w:i/>
          <w:iCs/>
        </w:rPr>
        <w:t>Warunki meteorologiczne: temperatura min 0°C, max 5°C, średnia 2.5°C; brak opadów.</w:t>
      </w:r>
    </w:p>
    <w:p w14:paraId="086EFE94" w14:textId="77777777" w:rsidR="00F340B2" w:rsidRPr="00FA62B9" w:rsidRDefault="00F340B2" w:rsidP="001E16D9"/>
    <w:p w14:paraId="086EFE95" w14:textId="77777777" w:rsidR="00F340B2" w:rsidRPr="00FA62B9" w:rsidRDefault="00202F43" w:rsidP="001E16D9">
      <w:r w:rsidRPr="00FA62B9">
        <w:t>Bez zdarzeń nadzwyczajnych, dyżur zakończony bez uwag.</w:t>
      </w:r>
    </w:p>
    <w:p w14:paraId="086EFE96" w14:textId="77777777" w:rsidR="00F340B2" w:rsidRPr="00FA62B9" w:rsidRDefault="00F340B2" w:rsidP="001E16D9"/>
    <w:p w14:paraId="086EFE97" w14:textId="73EFC46F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34E80083" wp14:editId="43686C38">
            <wp:extent cx="1095375" cy="565454"/>
            <wp:effectExtent l="0" t="0" r="0" b="6350"/>
            <wp:docPr id="1274392950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E98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24.11.2024</w:t>
      </w:r>
    </w:p>
    <w:p w14:paraId="086EFE99" w14:textId="1DB87AE7" w:rsidR="00F340B2" w:rsidRPr="00FA62B9" w:rsidRDefault="00202F43" w:rsidP="001E16D9">
      <w:r w:rsidRPr="00FA62B9">
        <w:t>___</w:t>
      </w:r>
    </w:p>
    <w:p w14:paraId="582D520D" w14:textId="77777777" w:rsidR="00552A69" w:rsidRPr="00FA62B9" w:rsidRDefault="00552A69">
      <w:r w:rsidRPr="00FA62B9">
        <w:br w:type="page"/>
      </w:r>
    </w:p>
    <w:p w14:paraId="43B61C2E" w14:textId="0992C66A" w:rsidR="00CB39A7" w:rsidRPr="00FA62B9" w:rsidRDefault="00202F43" w:rsidP="00CB39A7">
      <w:r w:rsidRPr="00FA62B9">
        <w:lastRenderedPageBreak/>
        <w:t xml:space="preserve">25 listopada 2024 r., </w:t>
      </w:r>
      <w:r w:rsidR="0098747E" w:rsidRPr="00FA62B9">
        <w:t>poniedziałek</w:t>
      </w:r>
    </w:p>
    <w:p w14:paraId="05177CCC" w14:textId="749F5ED7" w:rsidR="00CB39A7" w:rsidRPr="00FA62B9" w:rsidRDefault="00CB39A7" w:rsidP="00CB39A7">
      <w:r w:rsidRPr="00FA62B9">
        <w:t xml:space="preserve">Dyżurni oddający: </w:t>
      </w:r>
      <w:commentRangeStart w:id="168"/>
      <w:r w:rsidRPr="00FA62B9">
        <w:t xml:space="preserve">Paweł </w:t>
      </w:r>
      <w:proofErr w:type="spellStart"/>
      <w:r w:rsidRPr="00FA62B9">
        <w:t>Kojs</w:t>
      </w:r>
      <w:proofErr w:type="spellEnd"/>
      <w:r w:rsidRPr="00FA62B9">
        <w:t xml:space="preserve"> </w:t>
      </w:r>
      <w:commentRangeEnd w:id="168"/>
      <w:r w:rsidR="00BD0BFC">
        <w:rPr>
          <w:rStyle w:val="Odwoaniedokomentarza"/>
        </w:rPr>
        <w:commentReference w:id="168"/>
      </w:r>
      <w:r w:rsidRPr="00FA62B9">
        <w:t xml:space="preserve">i </w:t>
      </w:r>
      <w:r w:rsidR="002A6EEB" w:rsidRPr="00FA62B9">
        <w:t>Piotra Zakrzewski</w:t>
      </w:r>
    </w:p>
    <w:p w14:paraId="4F20B512" w14:textId="7D430A7B" w:rsidR="0098747E" w:rsidRPr="00FA62B9" w:rsidRDefault="00CB39A7" w:rsidP="0098747E">
      <w:r w:rsidRPr="00FA62B9">
        <w:t xml:space="preserve">Dyżurni przyjmujący: </w:t>
      </w:r>
      <w:r w:rsidR="0098747E" w:rsidRPr="00FA62B9">
        <w:t xml:space="preserve">Anna Kosoń i Lucjan Świder </w:t>
      </w:r>
    </w:p>
    <w:p w14:paraId="086EFE9A" w14:textId="42C4BA41" w:rsidR="00F340B2" w:rsidRPr="00FA62B9" w:rsidRDefault="00F340B2" w:rsidP="001E16D9"/>
    <w:p w14:paraId="6F398263" w14:textId="0512D187" w:rsidR="00980420" w:rsidRPr="00FA62B9" w:rsidRDefault="00202F43" w:rsidP="001E16D9">
      <w:r w:rsidRPr="00FA62B9">
        <w:t xml:space="preserve">Przejęcie obowiązków: Stan zapasów: </w:t>
      </w:r>
      <w:r w:rsidR="000E0D92" w:rsidRPr="00FA62B9">
        <w:t>silos sprawdzony</w:t>
      </w:r>
      <w:r w:rsidRPr="00FA62B9">
        <w:t xml:space="preserve">, siano </w:t>
      </w:r>
      <w:r w:rsidR="00935040" w:rsidRPr="00FA62B9">
        <w:t>1</w:t>
      </w:r>
      <w:r w:rsidRPr="00FA62B9">
        <w:t xml:space="preserve">5 balotów, paliwo </w:t>
      </w:r>
      <w:r w:rsidR="00980420" w:rsidRPr="00FA62B9">
        <w:t>jest w wystarczającej ilości</w:t>
      </w:r>
    </w:p>
    <w:p w14:paraId="086EFE9C" w14:textId="77777777" w:rsidR="00F340B2" w:rsidRPr="00FA62B9" w:rsidRDefault="00F340B2" w:rsidP="001E16D9"/>
    <w:p w14:paraId="086EFEA1" w14:textId="0BA4F27B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EA2" w14:textId="77777777" w:rsidR="00F340B2" w:rsidRPr="00FA62B9" w:rsidRDefault="00F340B2" w:rsidP="001E16D9"/>
    <w:p w14:paraId="086EFEA3" w14:textId="0C6CE8F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+3°C), kontrola systemu wodociągowego (zawory, węże, pompy). System sprawny, bez wycieków.</w:t>
      </w:r>
    </w:p>
    <w:p w14:paraId="086EFEA4" w14:textId="77777777" w:rsidR="00F340B2" w:rsidRPr="00FA62B9" w:rsidRDefault="00F340B2" w:rsidP="001E16D9"/>
    <w:p w14:paraId="086EFEA5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EA6" w14:textId="77777777" w:rsidR="00F340B2" w:rsidRPr="00FA62B9" w:rsidRDefault="00F340B2" w:rsidP="001E16D9"/>
    <w:p w14:paraId="086EFEA7" w14:textId="270B7FAC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EA8" w14:textId="77777777" w:rsidR="00F340B2" w:rsidRPr="00FA62B9" w:rsidRDefault="00F340B2" w:rsidP="001E16D9"/>
    <w:p w14:paraId="086EFEA9" w14:textId="34F4AB5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EAA" w14:textId="77777777" w:rsidR="00F340B2" w:rsidRPr="00FA62B9" w:rsidRDefault="00F340B2" w:rsidP="001E16D9"/>
    <w:p w14:paraId="086EFEAB" w14:textId="77777777" w:rsidR="00F340B2" w:rsidRPr="00FA62B9" w:rsidRDefault="00202F43" w:rsidP="001E16D9">
      <w:r w:rsidRPr="00FA62B9">
        <w:rPr>
          <w:i/>
          <w:iCs/>
        </w:rPr>
        <w:t>Warunki meteorologiczne: temperatura min 0°C, max 6°C, średnia 3°C; brak opadów.</w:t>
      </w:r>
    </w:p>
    <w:p w14:paraId="086EFEAC" w14:textId="77777777" w:rsidR="00F340B2" w:rsidRPr="00FA62B9" w:rsidRDefault="00F340B2" w:rsidP="001E16D9"/>
    <w:p w14:paraId="086EFEAD" w14:textId="77777777" w:rsidR="00F340B2" w:rsidRPr="00FA62B9" w:rsidRDefault="00202F43" w:rsidP="001E16D9">
      <w:r w:rsidRPr="00FA62B9">
        <w:t>Bez zdarzeń nadzwyczajnych, dyżur zakończony bez uwag.</w:t>
      </w:r>
    </w:p>
    <w:p w14:paraId="086EFEAE" w14:textId="77777777" w:rsidR="00F340B2" w:rsidRPr="00FA62B9" w:rsidRDefault="00F340B2" w:rsidP="001E16D9"/>
    <w:p w14:paraId="086EFEAF" w14:textId="494FA86A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EB0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25.11.2024</w:t>
      </w:r>
    </w:p>
    <w:p w14:paraId="086EFEB1" w14:textId="6EC61ED9" w:rsidR="00F340B2" w:rsidRPr="00FA62B9" w:rsidRDefault="00202F43" w:rsidP="001E16D9">
      <w:r w:rsidRPr="00FA62B9">
        <w:t>___</w:t>
      </w:r>
    </w:p>
    <w:p w14:paraId="00BEC5EE" w14:textId="77777777" w:rsidR="00552A69" w:rsidRPr="00FA62B9" w:rsidRDefault="00552A69">
      <w:r w:rsidRPr="00FA62B9">
        <w:br w:type="page"/>
      </w:r>
    </w:p>
    <w:p w14:paraId="086EFEB2" w14:textId="658E83BC" w:rsidR="00F340B2" w:rsidRPr="00FA62B9" w:rsidRDefault="00202F43" w:rsidP="001E16D9">
      <w:r w:rsidRPr="00FA62B9">
        <w:lastRenderedPageBreak/>
        <w:t>26 listopada 2024 r., wtorek</w:t>
      </w:r>
    </w:p>
    <w:p w14:paraId="6DE88E2E" w14:textId="77777777" w:rsidR="0098747E" w:rsidRPr="00FA62B9" w:rsidRDefault="0098747E" w:rsidP="0098747E">
      <w:r w:rsidRPr="00FA62B9">
        <w:t xml:space="preserve">Dyżurni: Anna Kosoń i Lucjan Świder </w:t>
      </w:r>
    </w:p>
    <w:p w14:paraId="086EFEB3" w14:textId="0D18F864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EB4" w14:textId="77777777" w:rsidR="00F340B2" w:rsidRPr="00FA62B9" w:rsidRDefault="00F340B2" w:rsidP="001E16D9"/>
    <w:p w14:paraId="086EFEB5" w14:textId="42D2DEE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+3.5°C), kontrola systemu wodociągowego (zawory, węże, pompy). System sprawny, bez wycieków.</w:t>
      </w:r>
    </w:p>
    <w:p w14:paraId="086EFEB6" w14:textId="77777777" w:rsidR="00F340B2" w:rsidRPr="00FA62B9" w:rsidRDefault="00F340B2" w:rsidP="001E16D9"/>
    <w:p w14:paraId="086EFEB7" w14:textId="61F153DC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EB8" w14:textId="77777777" w:rsidR="00F340B2" w:rsidRPr="00FA62B9" w:rsidRDefault="00F340B2" w:rsidP="001E16D9"/>
    <w:p w14:paraId="086EFEB9" w14:textId="4658E526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EBA" w14:textId="77777777" w:rsidR="00F340B2" w:rsidRPr="00FA62B9" w:rsidRDefault="00F340B2" w:rsidP="001E16D9"/>
    <w:p w14:paraId="086EFEBB" w14:textId="304738E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EBC" w14:textId="77777777" w:rsidR="00F340B2" w:rsidRPr="00FA62B9" w:rsidRDefault="00F340B2" w:rsidP="001E16D9"/>
    <w:p w14:paraId="086EFEBD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0°C, max 7°C, średnia 3.5°C; opady deszczu 6.0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EBE" w14:textId="77777777" w:rsidR="00F340B2" w:rsidRPr="00FA62B9" w:rsidRDefault="00F340B2" w:rsidP="001E16D9"/>
    <w:p w14:paraId="086EFEBF" w14:textId="77777777" w:rsidR="00F340B2" w:rsidRPr="00FA62B9" w:rsidRDefault="00202F43" w:rsidP="001E16D9">
      <w:r w:rsidRPr="00FA62B9">
        <w:t>Bez zdarzeń nadzwyczajnych, dyżur zakończony bez uwag.</w:t>
      </w:r>
    </w:p>
    <w:p w14:paraId="086EFEC0" w14:textId="77777777" w:rsidR="00F340B2" w:rsidRPr="00FA62B9" w:rsidRDefault="00F340B2" w:rsidP="001E16D9"/>
    <w:p w14:paraId="086EFEC1" w14:textId="419A5229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EC2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26.11.2024</w:t>
      </w:r>
    </w:p>
    <w:p w14:paraId="086EFEC3" w14:textId="5E80C81C" w:rsidR="00F340B2" w:rsidRPr="00FA62B9" w:rsidRDefault="00202F43" w:rsidP="001E16D9">
      <w:r w:rsidRPr="00FA62B9">
        <w:t>___</w:t>
      </w:r>
    </w:p>
    <w:p w14:paraId="0F7CF960" w14:textId="77777777" w:rsidR="00552A69" w:rsidRPr="00FA62B9" w:rsidRDefault="00552A69">
      <w:r w:rsidRPr="00FA62B9">
        <w:br w:type="page"/>
      </w:r>
    </w:p>
    <w:p w14:paraId="086EFEC4" w14:textId="3E931370" w:rsidR="00F340B2" w:rsidRPr="00FA62B9" w:rsidRDefault="00202F43" w:rsidP="001E16D9">
      <w:r w:rsidRPr="00FA62B9">
        <w:lastRenderedPageBreak/>
        <w:t>27 listopada 2024 r., środa</w:t>
      </w:r>
    </w:p>
    <w:p w14:paraId="5416B019" w14:textId="6E2C1A5F" w:rsidR="0098747E" w:rsidRPr="00FA62B9" w:rsidRDefault="0098747E" w:rsidP="0098747E">
      <w:r w:rsidRPr="00FA62B9">
        <w:t xml:space="preserve">Dyżurni: Anna Kosoń </w:t>
      </w:r>
    </w:p>
    <w:p w14:paraId="086EFEC5" w14:textId="4EE1674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EC6" w14:textId="77777777" w:rsidR="00F340B2" w:rsidRPr="00FA62B9" w:rsidRDefault="00F340B2" w:rsidP="001E16D9"/>
    <w:p w14:paraId="086EFEC7" w14:textId="4C4C66E2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+4°C), kontrola systemu wodociągowego (zawory, węże, pompy). System sprawny, bez wycieków.</w:t>
      </w:r>
    </w:p>
    <w:p w14:paraId="086EFEC8" w14:textId="77777777" w:rsidR="00F340B2" w:rsidRPr="00FA62B9" w:rsidRDefault="00F340B2" w:rsidP="001E16D9"/>
    <w:p w14:paraId="086EFEC9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ECA" w14:textId="77777777" w:rsidR="00F340B2" w:rsidRPr="00FA62B9" w:rsidRDefault="00F340B2" w:rsidP="001E16D9"/>
    <w:p w14:paraId="086EFECB" w14:textId="1A1301B2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ECC" w14:textId="77777777" w:rsidR="00F340B2" w:rsidRPr="00FA62B9" w:rsidRDefault="00F340B2" w:rsidP="001E16D9"/>
    <w:p w14:paraId="086EFECD" w14:textId="7387C82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ECE" w14:textId="77777777" w:rsidR="00F340B2" w:rsidRPr="00FA62B9" w:rsidRDefault="00F340B2" w:rsidP="001E16D9"/>
    <w:p w14:paraId="086EFECF" w14:textId="77777777" w:rsidR="00F340B2" w:rsidRPr="00FA62B9" w:rsidRDefault="00202F43" w:rsidP="001E16D9">
      <w:r w:rsidRPr="00FA62B9">
        <w:rPr>
          <w:i/>
          <w:iCs/>
        </w:rPr>
        <w:t>Warunki meteorologiczne: temperatura min 1°C, max 7°C, średnia 4°C; brak opadów.</w:t>
      </w:r>
    </w:p>
    <w:p w14:paraId="086EFED0" w14:textId="77777777" w:rsidR="00F340B2" w:rsidRPr="00FA62B9" w:rsidRDefault="00F340B2" w:rsidP="001E16D9"/>
    <w:p w14:paraId="086EFED1" w14:textId="77777777" w:rsidR="00F340B2" w:rsidRPr="00FA62B9" w:rsidRDefault="00202F43" w:rsidP="001E16D9">
      <w:r w:rsidRPr="00FA62B9">
        <w:t>Bez zdarzeń nadzwyczajnych, dyżur zakończony bez uwag.</w:t>
      </w:r>
    </w:p>
    <w:p w14:paraId="086EFED2" w14:textId="77777777" w:rsidR="00F340B2" w:rsidRPr="00FA62B9" w:rsidRDefault="00F340B2" w:rsidP="001E16D9"/>
    <w:p w14:paraId="086EFED3" w14:textId="0D89C15A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ED4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27.11.2024</w:t>
      </w:r>
    </w:p>
    <w:p w14:paraId="086EFED5" w14:textId="2B0BBAC5" w:rsidR="00F340B2" w:rsidRPr="00FA62B9" w:rsidRDefault="00202F43" w:rsidP="001E16D9">
      <w:r w:rsidRPr="00FA62B9">
        <w:t>___</w:t>
      </w:r>
    </w:p>
    <w:p w14:paraId="2EF168DF" w14:textId="77777777" w:rsidR="00552A69" w:rsidRPr="00FA62B9" w:rsidRDefault="00552A69">
      <w:r w:rsidRPr="00FA62B9">
        <w:br w:type="page"/>
      </w:r>
    </w:p>
    <w:p w14:paraId="086EFED6" w14:textId="3EF33446" w:rsidR="00F340B2" w:rsidRPr="00FA62B9" w:rsidRDefault="00202F43" w:rsidP="001E16D9">
      <w:r w:rsidRPr="00FA62B9">
        <w:lastRenderedPageBreak/>
        <w:t>28 listopada 2024 r., czwartek</w:t>
      </w:r>
    </w:p>
    <w:p w14:paraId="7E45235B" w14:textId="586DF557" w:rsidR="0098747E" w:rsidRPr="00FA62B9" w:rsidRDefault="0098747E" w:rsidP="0098747E">
      <w:r w:rsidRPr="00FA62B9">
        <w:t>Dyżurni: Anna Kosoń</w:t>
      </w:r>
      <w:r w:rsidR="005E2BF2" w:rsidRPr="00FA62B9">
        <w:t>, Paweł Kojs</w:t>
      </w:r>
      <w:r w:rsidRPr="00FA62B9">
        <w:t xml:space="preserve"> i </w:t>
      </w:r>
      <w:r w:rsidR="000E36D5" w:rsidRPr="00FA62B9">
        <w:t>Piotr Zakrzewski</w:t>
      </w:r>
      <w:r w:rsidRPr="00FA62B9">
        <w:t xml:space="preserve"> </w:t>
      </w:r>
    </w:p>
    <w:p w14:paraId="086EFED7" w14:textId="1EE4902D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ED8" w14:textId="77777777" w:rsidR="00F340B2" w:rsidRPr="00FA62B9" w:rsidRDefault="00F340B2" w:rsidP="001E16D9"/>
    <w:p w14:paraId="086EFED9" w14:textId="55B7080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+4.5°C), kontrola systemu wodociągowego (zawory, węże, pompy). System sprawny, bez wycieków.</w:t>
      </w:r>
    </w:p>
    <w:p w14:paraId="086EFEDA" w14:textId="77777777" w:rsidR="00F340B2" w:rsidRPr="00FA62B9" w:rsidRDefault="00F340B2" w:rsidP="001E16D9"/>
    <w:p w14:paraId="086EFEDB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EDC" w14:textId="77777777" w:rsidR="00F340B2" w:rsidRPr="00FA62B9" w:rsidRDefault="00F340B2" w:rsidP="001E16D9"/>
    <w:p w14:paraId="086EFEDD" w14:textId="6CB1A0AD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EDE" w14:textId="77777777" w:rsidR="00F340B2" w:rsidRPr="00FA62B9" w:rsidRDefault="00F340B2" w:rsidP="001E16D9"/>
    <w:p w14:paraId="086EFEDF" w14:textId="716E705D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EE0" w14:textId="77777777" w:rsidR="00F340B2" w:rsidRPr="00FA62B9" w:rsidRDefault="00F340B2" w:rsidP="001E16D9"/>
    <w:p w14:paraId="086EFEE1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1°C, max 8°C, średnia 4.5°C; opady deszczu 3.0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EE2" w14:textId="77777777" w:rsidR="00F340B2" w:rsidRPr="00FA62B9" w:rsidRDefault="00F340B2" w:rsidP="001E16D9"/>
    <w:p w14:paraId="086EFEE3" w14:textId="77777777" w:rsidR="00F340B2" w:rsidRPr="00FA62B9" w:rsidRDefault="00202F43" w:rsidP="001E16D9">
      <w:r w:rsidRPr="00FA62B9">
        <w:t>Bez zdarzeń nadzwyczajnych, dyżur zakończony bez uwag.</w:t>
      </w:r>
    </w:p>
    <w:p w14:paraId="086EFEE4" w14:textId="77777777" w:rsidR="00F340B2" w:rsidRPr="00FA62B9" w:rsidRDefault="00F340B2" w:rsidP="001E16D9"/>
    <w:p w14:paraId="086EFEE5" w14:textId="7C08DBD3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EE6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28.11.2024</w:t>
      </w:r>
    </w:p>
    <w:p w14:paraId="086EFEE7" w14:textId="6874BF2B" w:rsidR="00F340B2" w:rsidRPr="00FA62B9" w:rsidRDefault="00202F43" w:rsidP="001E16D9">
      <w:r w:rsidRPr="00FA62B9">
        <w:t>___</w:t>
      </w:r>
    </w:p>
    <w:p w14:paraId="03505C70" w14:textId="77777777" w:rsidR="00552A69" w:rsidRPr="00FA62B9" w:rsidRDefault="00552A69">
      <w:r w:rsidRPr="00FA62B9">
        <w:br w:type="page"/>
      </w:r>
    </w:p>
    <w:p w14:paraId="086EFEE8" w14:textId="206F27DD" w:rsidR="00F340B2" w:rsidRPr="00FA62B9" w:rsidRDefault="00202F43" w:rsidP="001E16D9">
      <w:r w:rsidRPr="00FA62B9">
        <w:lastRenderedPageBreak/>
        <w:t>29 listopada 2024 r., piątek</w:t>
      </w:r>
    </w:p>
    <w:p w14:paraId="56AEFD89" w14:textId="77777777" w:rsidR="00777C07" w:rsidRPr="00FA62B9" w:rsidRDefault="00777C07" w:rsidP="0098747E"/>
    <w:p w14:paraId="3F8B7190" w14:textId="3F2A5942" w:rsidR="0098747E" w:rsidRPr="00FA62B9" w:rsidRDefault="007A1FBB" w:rsidP="0098747E">
      <w:r w:rsidRPr="00FA62B9">
        <w:t xml:space="preserve">Dyżurni oddający: </w:t>
      </w:r>
      <w:r w:rsidR="0098747E" w:rsidRPr="00FA62B9">
        <w:t xml:space="preserve">Anna Kosoń i </w:t>
      </w:r>
      <w:r w:rsidR="000E36D5" w:rsidRPr="00FA62B9">
        <w:t>Piotr Zakrzewski</w:t>
      </w:r>
      <w:r w:rsidR="0098747E" w:rsidRPr="00FA62B9">
        <w:t xml:space="preserve"> </w:t>
      </w:r>
    </w:p>
    <w:p w14:paraId="553D61E0" w14:textId="770FD9E2" w:rsidR="007A1FBB" w:rsidRPr="00FA62B9" w:rsidRDefault="007A1FBB" w:rsidP="007A1FBB">
      <w:r w:rsidRPr="00FA62B9">
        <w:t xml:space="preserve">Dyżurni przyjmujący: Paweł Kojs i </w:t>
      </w:r>
      <w:r w:rsidR="002A6EEB" w:rsidRPr="00FA62B9">
        <w:t>Anna Kosoń</w:t>
      </w:r>
    </w:p>
    <w:p w14:paraId="6F002705" w14:textId="77777777" w:rsidR="00777C07" w:rsidRPr="00FA62B9" w:rsidRDefault="00777C07" w:rsidP="001E16D9"/>
    <w:p w14:paraId="086EFEE9" w14:textId="12415254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EEA" w14:textId="77777777" w:rsidR="00F340B2" w:rsidRPr="00FA62B9" w:rsidRDefault="00F340B2" w:rsidP="001E16D9"/>
    <w:p w14:paraId="086EFEEB" w14:textId="7595F73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+5°C), kontrola systemu wodociągowego (zawory, węże, pompy). System sprawny, bez wycieków.</w:t>
      </w:r>
    </w:p>
    <w:p w14:paraId="086EFEEC" w14:textId="77777777" w:rsidR="00F340B2" w:rsidRPr="00FA62B9" w:rsidRDefault="00F340B2" w:rsidP="001E16D9"/>
    <w:p w14:paraId="086EFEED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EEE" w14:textId="77777777" w:rsidR="00F340B2" w:rsidRPr="00FA62B9" w:rsidRDefault="00F340B2" w:rsidP="001E16D9"/>
    <w:p w14:paraId="086EFEEF" w14:textId="1373B522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EF0" w14:textId="77777777" w:rsidR="00F340B2" w:rsidRPr="00FA62B9" w:rsidRDefault="00F340B2" w:rsidP="001E16D9"/>
    <w:p w14:paraId="086EFEF1" w14:textId="1CE6D28F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EF2" w14:textId="77777777" w:rsidR="00F340B2" w:rsidRPr="00FA62B9" w:rsidRDefault="00F340B2" w:rsidP="001E16D9"/>
    <w:p w14:paraId="086EFEF3" w14:textId="77777777" w:rsidR="00F340B2" w:rsidRPr="00FA62B9" w:rsidRDefault="00202F43" w:rsidP="001E16D9">
      <w:r w:rsidRPr="00FA62B9">
        <w:t>Czynności tygodniowe: Przygotowanie sprzętu do sezonu zimowego. Kontrola zapasów pasz (bufor minimum 2 tygodnie). Przygotowanie magazynów.</w:t>
      </w:r>
    </w:p>
    <w:p w14:paraId="086EFEF4" w14:textId="77777777" w:rsidR="00F340B2" w:rsidRPr="00FA62B9" w:rsidRDefault="00F340B2" w:rsidP="001E16D9"/>
    <w:p w14:paraId="086EFEF5" w14:textId="5454AAB2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FEF6" w14:textId="77777777" w:rsidR="00F340B2" w:rsidRPr="00FA62B9" w:rsidRDefault="00F340B2" w:rsidP="001E16D9"/>
    <w:p w14:paraId="086EFEF7" w14:textId="77777777" w:rsidR="00F340B2" w:rsidRPr="00FA62B9" w:rsidRDefault="00202F43" w:rsidP="001E16D9">
      <w:r w:rsidRPr="00FA62B9">
        <w:rPr>
          <w:i/>
          <w:iCs/>
        </w:rPr>
        <w:t>Warunki meteorologiczne: temperatura min 2°C, max 8°C, średnia 5°C; brak opadów.</w:t>
      </w:r>
    </w:p>
    <w:p w14:paraId="086EFEF8" w14:textId="77777777" w:rsidR="00F340B2" w:rsidRPr="00FA62B9" w:rsidRDefault="00F340B2" w:rsidP="001E16D9"/>
    <w:p w14:paraId="086EFEF9" w14:textId="77777777" w:rsidR="00F340B2" w:rsidRPr="00FA62B9" w:rsidRDefault="00202F43" w:rsidP="001E16D9">
      <w:r w:rsidRPr="00FA62B9">
        <w:t>Bez zdarzeń nadzwyczajnych, dyżur zakończony bez uwag.</w:t>
      </w:r>
    </w:p>
    <w:p w14:paraId="086EFEFA" w14:textId="77777777" w:rsidR="00F340B2" w:rsidRPr="00FA62B9" w:rsidRDefault="00F340B2" w:rsidP="001E16D9"/>
    <w:p w14:paraId="086EFEFB" w14:textId="61D6B80D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053FC0B6" wp14:editId="79D0B8D7">
            <wp:extent cx="1095375" cy="565454"/>
            <wp:effectExtent l="0" t="0" r="0" b="6350"/>
            <wp:docPr id="361094471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EFC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29.11.2024</w:t>
      </w:r>
    </w:p>
    <w:p w14:paraId="086EFEFD" w14:textId="416F9787" w:rsidR="00F340B2" w:rsidRPr="00FA62B9" w:rsidRDefault="00202F43" w:rsidP="001E16D9">
      <w:r w:rsidRPr="00FA62B9">
        <w:t>___</w:t>
      </w:r>
    </w:p>
    <w:p w14:paraId="648383F8" w14:textId="77777777" w:rsidR="00552A69" w:rsidRPr="00FA62B9" w:rsidRDefault="00552A69">
      <w:r w:rsidRPr="00FA62B9">
        <w:br w:type="page"/>
      </w:r>
    </w:p>
    <w:p w14:paraId="086EFEFE" w14:textId="37190C26" w:rsidR="00F340B2" w:rsidRPr="00FA62B9" w:rsidRDefault="00202F43" w:rsidP="001E16D9">
      <w:r w:rsidRPr="00FA62B9">
        <w:lastRenderedPageBreak/>
        <w:t>30 listopada 2024 r., sobota</w:t>
      </w:r>
    </w:p>
    <w:p w14:paraId="5605D588" w14:textId="77777777" w:rsidR="00777C07" w:rsidRPr="00FA62B9" w:rsidRDefault="00777C07" w:rsidP="003639E4"/>
    <w:p w14:paraId="5A370CBF" w14:textId="1B1B09B8" w:rsidR="003639E4" w:rsidRPr="00FA62B9" w:rsidRDefault="003639E4" w:rsidP="000608C5">
      <w:r w:rsidRPr="00FA62B9">
        <w:t xml:space="preserve">Dyżurni: Paweł </w:t>
      </w:r>
      <w:proofErr w:type="spellStart"/>
      <w:r w:rsidRPr="00FA62B9">
        <w:t>Kojs</w:t>
      </w:r>
      <w:proofErr w:type="spellEnd"/>
      <w:r w:rsidRPr="00FA62B9">
        <w:t xml:space="preserve"> i </w:t>
      </w:r>
      <w:r w:rsidR="005E2BF2" w:rsidRPr="00FA62B9">
        <w:t>Anna Kosoń</w:t>
      </w:r>
    </w:p>
    <w:p w14:paraId="29C862AA" w14:textId="77777777" w:rsidR="00777C07" w:rsidRPr="00FA62B9" w:rsidRDefault="00777C07" w:rsidP="001E16D9"/>
    <w:p w14:paraId="086EFEFF" w14:textId="38DDA324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F00" w14:textId="77777777" w:rsidR="00F340B2" w:rsidRPr="00FA62B9" w:rsidRDefault="00F340B2" w:rsidP="001E16D9"/>
    <w:p w14:paraId="086EFF01" w14:textId="748810C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+5.5°C), kontrola systemu wodociągowego (zawory, węże, pompy). System sprawny, bez wycieków.</w:t>
      </w:r>
    </w:p>
    <w:p w14:paraId="086EFF02" w14:textId="77777777" w:rsidR="00F340B2" w:rsidRPr="00FA62B9" w:rsidRDefault="00F340B2" w:rsidP="001E16D9"/>
    <w:p w14:paraId="086EFF03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F04" w14:textId="77777777" w:rsidR="00F340B2" w:rsidRPr="00FA62B9" w:rsidRDefault="00F340B2" w:rsidP="001E16D9"/>
    <w:p w14:paraId="086EFF05" w14:textId="37343770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 xml:space="preserve">. </w:t>
      </w:r>
      <w:r w:rsidR="00DF00CF" w:rsidRPr="00FA62B9">
        <w:t xml:space="preserve"> Konserwacja paśników i karmników. Drobne remonty nawierzchni dróg wewnętrznych.</w:t>
      </w:r>
    </w:p>
    <w:p w14:paraId="086EFF06" w14:textId="77777777" w:rsidR="00F340B2" w:rsidRPr="00FA62B9" w:rsidRDefault="00F340B2" w:rsidP="001E16D9"/>
    <w:p w14:paraId="086EFF07" w14:textId="4FAB266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F08" w14:textId="77777777" w:rsidR="00F340B2" w:rsidRPr="00FA62B9" w:rsidRDefault="00F340B2" w:rsidP="001E16D9"/>
    <w:p w14:paraId="086EFF09" w14:textId="77777777" w:rsidR="00F340B2" w:rsidRPr="00FA62B9" w:rsidRDefault="00202F43" w:rsidP="001E16D9">
      <w:r w:rsidRPr="00FA62B9">
        <w:rPr>
          <w:i/>
          <w:iCs/>
        </w:rPr>
        <w:t>Warunki meteorologiczne: temperatura min 2°C, max 9°C, średnia 5.5°C; brak opadów.</w:t>
      </w:r>
    </w:p>
    <w:p w14:paraId="086EFF0A" w14:textId="77777777" w:rsidR="00F340B2" w:rsidRPr="00FA62B9" w:rsidRDefault="00F340B2" w:rsidP="001E16D9"/>
    <w:p w14:paraId="086EFF0B" w14:textId="77777777" w:rsidR="00F340B2" w:rsidRPr="00FA62B9" w:rsidRDefault="00202F43" w:rsidP="001E16D9">
      <w:r w:rsidRPr="00FA62B9">
        <w:t>Bez zdarzeń nadzwyczajnych, dyżur zakończony bez uwag.</w:t>
      </w:r>
    </w:p>
    <w:p w14:paraId="086EFF0C" w14:textId="77777777" w:rsidR="00F340B2" w:rsidRPr="00FA62B9" w:rsidRDefault="00F340B2" w:rsidP="001E16D9"/>
    <w:p w14:paraId="086EFF0D" w14:textId="775086F9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45AC17FD" wp14:editId="76212B09">
            <wp:extent cx="1095375" cy="565454"/>
            <wp:effectExtent l="0" t="0" r="0" b="6350"/>
            <wp:docPr id="618205338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F0E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30.11.2024</w:t>
      </w:r>
    </w:p>
    <w:p w14:paraId="086EFF0F" w14:textId="568F9458" w:rsidR="00F340B2" w:rsidRPr="00FA62B9" w:rsidRDefault="00202F43" w:rsidP="001E16D9">
      <w:r w:rsidRPr="00FA62B9">
        <w:t>___</w:t>
      </w:r>
    </w:p>
    <w:p w14:paraId="6AE00BE6" w14:textId="77777777" w:rsidR="000851DD" w:rsidRPr="00FA62B9" w:rsidRDefault="000851DD">
      <w:pPr>
        <w:rPr>
          <w:sz w:val="32"/>
          <w:szCs w:val="32"/>
        </w:rPr>
      </w:pPr>
      <w:r w:rsidRPr="00FA62B9">
        <w:rPr>
          <w:sz w:val="32"/>
          <w:szCs w:val="32"/>
        </w:rPr>
        <w:br w:type="page"/>
      </w:r>
    </w:p>
    <w:p w14:paraId="086EFF10" w14:textId="309F5080" w:rsidR="00F340B2" w:rsidRPr="00FA62B9" w:rsidRDefault="00202F43" w:rsidP="001E16D9">
      <w:r w:rsidRPr="00FA62B9">
        <w:rPr>
          <w:sz w:val="32"/>
          <w:szCs w:val="32"/>
        </w:rPr>
        <w:lastRenderedPageBreak/>
        <w:t>GRUDZIEŃ</w:t>
      </w:r>
    </w:p>
    <w:p w14:paraId="086EFF11" w14:textId="132A20DF" w:rsidR="00F340B2" w:rsidRPr="00FA62B9" w:rsidRDefault="00202F43" w:rsidP="001E16D9">
      <w:r w:rsidRPr="00FA62B9">
        <w:t>1 grudnia 2024 r., niedziela</w:t>
      </w:r>
    </w:p>
    <w:p w14:paraId="0BC10AA2" w14:textId="77777777" w:rsidR="00777C07" w:rsidRPr="00FA62B9" w:rsidRDefault="00777C07" w:rsidP="003639E4"/>
    <w:p w14:paraId="6948EF8D" w14:textId="594A202C" w:rsidR="003639E4" w:rsidRPr="00FA62B9" w:rsidRDefault="003639E4" w:rsidP="003639E4">
      <w:r w:rsidRPr="00FA62B9">
        <w:t xml:space="preserve">Dyżurni: Paweł Kojs i </w:t>
      </w:r>
      <w:r w:rsidR="00EE4D3E" w:rsidRPr="00FA62B9">
        <w:t>Piotr Zakrzewski</w:t>
      </w:r>
    </w:p>
    <w:p w14:paraId="2B999D0A" w14:textId="77777777" w:rsidR="00777C07" w:rsidRPr="00FA62B9" w:rsidRDefault="00777C07" w:rsidP="001E16D9"/>
    <w:p w14:paraId="086EFF12" w14:textId="07C1A9BE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F13" w14:textId="77777777" w:rsidR="00F340B2" w:rsidRPr="00FA62B9" w:rsidRDefault="00F340B2" w:rsidP="001E16D9"/>
    <w:p w14:paraId="086EFF14" w14:textId="2A24EDB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+2°C), kontrola systemu wodociągowego (zawory, węże, pompy). System sprawny, bez wycieków.</w:t>
      </w:r>
    </w:p>
    <w:p w14:paraId="086EFF15" w14:textId="77777777" w:rsidR="00F340B2" w:rsidRPr="00FA62B9" w:rsidRDefault="00F340B2" w:rsidP="001E16D9"/>
    <w:p w14:paraId="086EFF16" w14:textId="488180E3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F17" w14:textId="77777777" w:rsidR="00F340B2" w:rsidRPr="00FA62B9" w:rsidRDefault="00F340B2" w:rsidP="001E16D9"/>
    <w:p w14:paraId="086EFF18" w14:textId="4A0F2441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 xml:space="preserve">. </w:t>
      </w:r>
      <w:r w:rsidR="00DF00CF" w:rsidRPr="00FA62B9">
        <w:t xml:space="preserve"> Konserwacja paśników i karmników. Drobne remonty nawierzchni dróg wewnętrznych.</w:t>
      </w:r>
    </w:p>
    <w:p w14:paraId="086EFF19" w14:textId="77777777" w:rsidR="00F340B2" w:rsidRPr="00FA62B9" w:rsidRDefault="00F340B2" w:rsidP="001E16D9"/>
    <w:p w14:paraId="086EFF1A" w14:textId="646F2C86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F1B" w14:textId="77777777" w:rsidR="00F340B2" w:rsidRPr="00FA62B9" w:rsidRDefault="00F340B2" w:rsidP="001E16D9"/>
    <w:p w14:paraId="086EFF1C" w14:textId="77777777" w:rsidR="00F340B2" w:rsidRPr="00FA62B9" w:rsidRDefault="00202F43" w:rsidP="001E16D9">
      <w:r w:rsidRPr="00FA62B9">
        <w:rPr>
          <w:i/>
          <w:iCs/>
        </w:rPr>
        <w:t>Warunki meteorologiczne: temperatura min -1°C, max 5°C, średnia 2°C; brak opadów.</w:t>
      </w:r>
    </w:p>
    <w:p w14:paraId="086EFF1D" w14:textId="77777777" w:rsidR="00F340B2" w:rsidRPr="00FA62B9" w:rsidRDefault="00F340B2" w:rsidP="001E16D9"/>
    <w:p w14:paraId="086EFF1E" w14:textId="77777777" w:rsidR="00F340B2" w:rsidRPr="00FA62B9" w:rsidRDefault="00202F43" w:rsidP="001E16D9">
      <w:r w:rsidRPr="00FA62B9">
        <w:t>Bez zdarzeń nadzwyczajnych, dyżur zakończony bez uwag.</w:t>
      </w:r>
    </w:p>
    <w:p w14:paraId="086EFF1F" w14:textId="77777777" w:rsidR="00F340B2" w:rsidRPr="00FA62B9" w:rsidRDefault="00F340B2" w:rsidP="001E16D9"/>
    <w:p w14:paraId="086EFF20" w14:textId="5D3AE569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6D9ED715" wp14:editId="01AE2F3A">
            <wp:extent cx="1095375" cy="565454"/>
            <wp:effectExtent l="0" t="0" r="0" b="6350"/>
            <wp:docPr id="2101554901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F21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01.12.2024</w:t>
      </w:r>
    </w:p>
    <w:p w14:paraId="086EFF22" w14:textId="3C0742F6" w:rsidR="00F340B2" w:rsidRPr="00FA62B9" w:rsidRDefault="00202F43" w:rsidP="001E16D9">
      <w:r w:rsidRPr="00FA62B9">
        <w:t>___</w:t>
      </w:r>
    </w:p>
    <w:p w14:paraId="2AE5DC0E" w14:textId="77777777" w:rsidR="00552A69" w:rsidRPr="00FA62B9" w:rsidRDefault="00552A69">
      <w:r w:rsidRPr="00FA62B9">
        <w:br w:type="page"/>
      </w:r>
    </w:p>
    <w:p w14:paraId="086EFF23" w14:textId="357A4430" w:rsidR="00F340B2" w:rsidRPr="00FA62B9" w:rsidRDefault="00202F43" w:rsidP="001E16D9">
      <w:r w:rsidRPr="00FA62B9">
        <w:lastRenderedPageBreak/>
        <w:t>2 grudnia 2024 r., poniedziałek</w:t>
      </w:r>
    </w:p>
    <w:p w14:paraId="2AFB9BA6" w14:textId="77777777" w:rsidR="000C5A7E" w:rsidRPr="00FA62B9" w:rsidRDefault="000C5A7E" w:rsidP="000C5A7E"/>
    <w:p w14:paraId="153AC9C7" w14:textId="38B24B32" w:rsidR="000C5A7E" w:rsidRPr="00FA62B9" w:rsidRDefault="000C5A7E" w:rsidP="000C5A7E">
      <w:r w:rsidRPr="00FA62B9">
        <w:t>Dyżurni oddający: Paweł Kojs i Piotr Zakrzewski</w:t>
      </w:r>
    </w:p>
    <w:p w14:paraId="0B5B9CFB" w14:textId="77777777" w:rsidR="000C5A7E" w:rsidRPr="00FA62B9" w:rsidRDefault="000C5A7E" w:rsidP="000C5A7E">
      <w:r w:rsidRPr="00FA62B9">
        <w:t xml:space="preserve">Dyżurni przyjmujący: Anna Kosoń i Maciej Jabłoński </w:t>
      </w:r>
    </w:p>
    <w:p w14:paraId="0B678627" w14:textId="7B6B0F60" w:rsidR="0023554E" w:rsidRPr="00FA62B9" w:rsidRDefault="0023554E" w:rsidP="0023554E"/>
    <w:p w14:paraId="086EFF24" w14:textId="3DDC0E0D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FF25" w14:textId="77777777" w:rsidR="00F340B2" w:rsidRPr="00FA62B9" w:rsidRDefault="00F340B2" w:rsidP="001E16D9"/>
    <w:p w14:paraId="086EFF26" w14:textId="2E984899" w:rsidR="00F340B2" w:rsidRPr="00FA62B9" w:rsidRDefault="00202F43" w:rsidP="001E16D9">
      <w:r w:rsidRPr="00FA62B9">
        <w:t>Liczenie zwierząt: ~400-500 jeleniowatych</w:t>
      </w:r>
      <w:r w:rsidR="00B2761A" w:rsidRPr="00FA62B9">
        <w:t xml:space="preserve"> (redukcja w </w:t>
      </w:r>
      <w:proofErr w:type="gramStart"/>
      <w:r w:rsidR="00B2761A" w:rsidRPr="00FA62B9">
        <w:t xml:space="preserve">toku) </w:t>
      </w:r>
      <w:r w:rsidRPr="00FA62B9">
        <w:t xml:space="preserve"> + 50 owiec</w:t>
      </w:r>
      <w:proofErr w:type="gramEnd"/>
      <w:r w:rsidRPr="00FA62B9">
        <w:t xml:space="preserve"> w kwaterach. Wszystkie zwierzęta w dobrym stanie zdrowia.</w:t>
      </w:r>
    </w:p>
    <w:p w14:paraId="086EFF27" w14:textId="77777777" w:rsidR="00F340B2" w:rsidRPr="00FA62B9" w:rsidRDefault="00F340B2" w:rsidP="001E16D9"/>
    <w:p w14:paraId="086EFF28" w14:textId="59B0FCD8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F29" w14:textId="77777777" w:rsidR="00F340B2" w:rsidRPr="00FA62B9" w:rsidRDefault="00F340B2" w:rsidP="001E16D9"/>
    <w:p w14:paraId="086EFF2A" w14:textId="10F97642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F2B" w14:textId="77777777" w:rsidR="00F340B2" w:rsidRPr="00FA62B9" w:rsidRDefault="00F340B2" w:rsidP="001E16D9"/>
    <w:p w14:paraId="086EFF2C" w14:textId="31C4F2C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+2°C), kontrola systemu wodociągowego (zawory, węże, pompy). System sprawny, bez wycieków.</w:t>
      </w:r>
    </w:p>
    <w:p w14:paraId="086EFF2D" w14:textId="77777777" w:rsidR="00F340B2" w:rsidRPr="00FA62B9" w:rsidRDefault="00F340B2" w:rsidP="001E16D9"/>
    <w:p w14:paraId="086EFF2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F2F" w14:textId="77777777" w:rsidR="00F340B2" w:rsidRPr="00FA62B9" w:rsidRDefault="00F340B2" w:rsidP="001E16D9"/>
    <w:p w14:paraId="086EFF30" w14:textId="1ABC8D70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F31" w14:textId="77777777" w:rsidR="00F340B2" w:rsidRPr="00FA62B9" w:rsidRDefault="00F340B2" w:rsidP="001E16D9"/>
    <w:p w14:paraId="086EFF32" w14:textId="205E11E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F33" w14:textId="77777777" w:rsidR="00F340B2" w:rsidRPr="00FA62B9" w:rsidRDefault="00F340B2" w:rsidP="001E16D9"/>
    <w:p w14:paraId="086EFF34" w14:textId="77777777" w:rsidR="00F340B2" w:rsidRPr="00FA62B9" w:rsidRDefault="00202F43" w:rsidP="001E16D9">
      <w:r w:rsidRPr="00FA62B9">
        <w:rPr>
          <w:i/>
          <w:iCs/>
        </w:rPr>
        <w:t>Warunki meteorologiczne: temperatura min -1°C, max 5°C, średnia 2°C; brak opadów.</w:t>
      </w:r>
    </w:p>
    <w:p w14:paraId="086EFF35" w14:textId="77777777" w:rsidR="00F340B2" w:rsidRPr="00FA62B9" w:rsidRDefault="00F340B2" w:rsidP="001E16D9"/>
    <w:p w14:paraId="086EFF36" w14:textId="77777777" w:rsidR="00F340B2" w:rsidRPr="00FA62B9" w:rsidRDefault="00202F43" w:rsidP="001E16D9">
      <w:r w:rsidRPr="00FA62B9">
        <w:t>Bez zdarzeń nadzwyczajnych, dyżur zakończony bez uwag.</w:t>
      </w:r>
    </w:p>
    <w:p w14:paraId="086EFF37" w14:textId="77777777" w:rsidR="00F340B2" w:rsidRPr="00FA62B9" w:rsidRDefault="00F340B2" w:rsidP="001E16D9"/>
    <w:p w14:paraId="086EFF38" w14:textId="210E6C47" w:rsidR="00F340B2" w:rsidRPr="00FA62B9" w:rsidRDefault="00B9574E" w:rsidP="001E16D9">
      <w:r w:rsidRPr="00FA62B9">
        <w:rPr>
          <w:i/>
          <w:iCs/>
        </w:rPr>
        <w:t xml:space="preserve">Dyżurny: </w:t>
      </w:r>
      <w:r w:rsidR="0002786C" w:rsidRPr="00FA62B9">
        <w:rPr>
          <w:i/>
          <w:iCs/>
        </w:rPr>
        <w:t>Paweł Kojs</w:t>
      </w:r>
      <w:r w:rsidR="0002786C" w:rsidRPr="00FA62B9">
        <w:rPr>
          <w:noProof/>
        </w:rPr>
        <w:drawing>
          <wp:inline distT="0" distB="0" distL="0" distR="0" wp14:anchorId="415CA062" wp14:editId="1981991C">
            <wp:extent cx="1095375" cy="565454"/>
            <wp:effectExtent l="0" t="0" r="0" b="6350"/>
            <wp:docPr id="2067552336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F3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02.12.2024</w:t>
      </w:r>
    </w:p>
    <w:p w14:paraId="086EFF3A" w14:textId="6376D551" w:rsidR="00F340B2" w:rsidRPr="00FA62B9" w:rsidRDefault="00202F43" w:rsidP="001E16D9">
      <w:r w:rsidRPr="00FA62B9">
        <w:t>___</w:t>
      </w:r>
    </w:p>
    <w:p w14:paraId="2BA13098" w14:textId="77777777" w:rsidR="00552A69" w:rsidRPr="00FA62B9" w:rsidRDefault="00552A69">
      <w:r w:rsidRPr="00FA62B9">
        <w:br w:type="page"/>
      </w:r>
    </w:p>
    <w:p w14:paraId="086EFF3B" w14:textId="1BD498B4" w:rsidR="00F340B2" w:rsidRPr="00FA62B9" w:rsidRDefault="00202F43" w:rsidP="001E16D9">
      <w:r w:rsidRPr="00FA62B9">
        <w:lastRenderedPageBreak/>
        <w:t>3 grudnia 2024 r., wtorek</w:t>
      </w:r>
    </w:p>
    <w:p w14:paraId="05102665" w14:textId="4E71BA8A" w:rsidR="000C5A7E" w:rsidRPr="00FA62B9" w:rsidRDefault="000C5A7E" w:rsidP="000C5A7E">
      <w:r w:rsidRPr="00FA62B9">
        <w:t xml:space="preserve">Dyżurni: Anna Kosoń i Maciej Jabłoński </w:t>
      </w:r>
    </w:p>
    <w:p w14:paraId="5B78C0B8" w14:textId="77777777" w:rsidR="000C5A7E" w:rsidRPr="00FA62B9" w:rsidRDefault="000C5A7E" w:rsidP="001E16D9"/>
    <w:p w14:paraId="086EFF3C" w14:textId="57A120EB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F3D" w14:textId="77777777" w:rsidR="00F340B2" w:rsidRPr="00FA62B9" w:rsidRDefault="00F340B2" w:rsidP="001E16D9"/>
    <w:p w14:paraId="086EFF3E" w14:textId="507E978F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+2.5°C), kontrola systemu wodociągowego (zawory, węże, pompy). System sprawny, bez wycieków.</w:t>
      </w:r>
    </w:p>
    <w:p w14:paraId="086EFF3F" w14:textId="77777777" w:rsidR="00F340B2" w:rsidRPr="00FA62B9" w:rsidRDefault="00F340B2" w:rsidP="001E16D9"/>
    <w:p w14:paraId="086EFF40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F41" w14:textId="77777777" w:rsidR="00F340B2" w:rsidRPr="00FA62B9" w:rsidRDefault="00F340B2" w:rsidP="001E16D9"/>
    <w:p w14:paraId="086EFF42" w14:textId="3F137F33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F43" w14:textId="77777777" w:rsidR="00F340B2" w:rsidRPr="00FA62B9" w:rsidRDefault="00F340B2" w:rsidP="001E16D9"/>
    <w:p w14:paraId="086EFF44" w14:textId="702443A0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F45" w14:textId="77777777" w:rsidR="00F340B2" w:rsidRPr="00FA62B9" w:rsidRDefault="00F340B2" w:rsidP="001E16D9"/>
    <w:p w14:paraId="086EFF46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0°C, max 5°C, średnia 2.5°C; opady deszczu 8.0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F47" w14:textId="77777777" w:rsidR="00F340B2" w:rsidRPr="00FA62B9" w:rsidRDefault="00F340B2" w:rsidP="001E16D9"/>
    <w:p w14:paraId="086EFF48" w14:textId="77777777" w:rsidR="00F340B2" w:rsidRPr="00FA62B9" w:rsidRDefault="00202F43" w:rsidP="001E16D9">
      <w:r w:rsidRPr="00FA62B9">
        <w:t>Bez zdarzeń nadzwyczajnych, dyżur zakończony bez uwag.</w:t>
      </w:r>
    </w:p>
    <w:p w14:paraId="086EFF49" w14:textId="77777777" w:rsidR="00F340B2" w:rsidRPr="00FA62B9" w:rsidRDefault="00F340B2" w:rsidP="001E16D9"/>
    <w:p w14:paraId="086EFF4A" w14:textId="60E281DB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F4B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03.12.2024</w:t>
      </w:r>
    </w:p>
    <w:p w14:paraId="086EFF4C" w14:textId="4C8B3E54" w:rsidR="00F340B2" w:rsidRPr="00FA62B9" w:rsidRDefault="00202F43" w:rsidP="001E16D9">
      <w:r w:rsidRPr="00FA62B9">
        <w:t>___</w:t>
      </w:r>
    </w:p>
    <w:p w14:paraId="4EC64D95" w14:textId="77777777" w:rsidR="00552A69" w:rsidRPr="00FA62B9" w:rsidRDefault="00552A69">
      <w:r w:rsidRPr="00FA62B9">
        <w:br w:type="page"/>
      </w:r>
    </w:p>
    <w:p w14:paraId="086EFF4D" w14:textId="21D9F75D" w:rsidR="00F340B2" w:rsidRPr="00FA62B9" w:rsidRDefault="00202F43" w:rsidP="001E16D9">
      <w:r w:rsidRPr="00FA62B9">
        <w:lastRenderedPageBreak/>
        <w:t>4 grudnia 2024 r., środa</w:t>
      </w:r>
    </w:p>
    <w:p w14:paraId="2E7C1003" w14:textId="00F4C0A7" w:rsidR="0098747E" w:rsidRPr="00FA62B9" w:rsidRDefault="0098747E" w:rsidP="0098747E">
      <w:r w:rsidRPr="00FA62B9">
        <w:t xml:space="preserve">Dyżurni: Anna Kosoń i </w:t>
      </w:r>
      <w:r w:rsidR="007C0152" w:rsidRPr="00FA62B9">
        <w:t>Maciej Jabłoński</w:t>
      </w:r>
    </w:p>
    <w:p w14:paraId="086EFF4E" w14:textId="364A56A0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F4F" w14:textId="77777777" w:rsidR="00F340B2" w:rsidRPr="00FA62B9" w:rsidRDefault="00F340B2" w:rsidP="001E16D9"/>
    <w:p w14:paraId="086EFF50" w14:textId="5F58ED6F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+2.5°C), kontrola systemu wodociągowego (zawory, węże, pompy). System sprawny, bez wycieków.</w:t>
      </w:r>
    </w:p>
    <w:p w14:paraId="086EFF51" w14:textId="77777777" w:rsidR="00F340B2" w:rsidRPr="00FA62B9" w:rsidRDefault="00F340B2" w:rsidP="001E16D9"/>
    <w:p w14:paraId="086EFF52" w14:textId="05E5575B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EFF53" w14:textId="77777777" w:rsidR="00F340B2" w:rsidRPr="00FA62B9" w:rsidRDefault="00F340B2" w:rsidP="001E16D9"/>
    <w:p w14:paraId="086EFF54" w14:textId="0DD5E83B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F55" w14:textId="77777777" w:rsidR="00F340B2" w:rsidRPr="00FA62B9" w:rsidRDefault="00F340B2" w:rsidP="001E16D9"/>
    <w:p w14:paraId="086EFF56" w14:textId="409CF768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F57" w14:textId="77777777" w:rsidR="00F340B2" w:rsidRPr="00FA62B9" w:rsidRDefault="00F340B2" w:rsidP="001E16D9"/>
    <w:p w14:paraId="086EFF58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0°C, max 5°C, średnia 2.5°C; opady deszczu 8.0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EFF59" w14:textId="77777777" w:rsidR="00F340B2" w:rsidRPr="00FA62B9" w:rsidRDefault="00F340B2" w:rsidP="001E16D9"/>
    <w:p w14:paraId="086EFF5A" w14:textId="77777777" w:rsidR="00F340B2" w:rsidRPr="00FA62B9" w:rsidRDefault="00202F43" w:rsidP="001E16D9">
      <w:r w:rsidRPr="00FA62B9">
        <w:t>Bez zdarzeń nadzwyczajnych, dyżur zakończony bez uwag.</w:t>
      </w:r>
    </w:p>
    <w:p w14:paraId="086EFF5B" w14:textId="77777777" w:rsidR="00F340B2" w:rsidRPr="00FA62B9" w:rsidRDefault="00F340B2" w:rsidP="001E16D9"/>
    <w:p w14:paraId="086EFF5C" w14:textId="14E3033F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F5D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04.12.2024</w:t>
      </w:r>
    </w:p>
    <w:p w14:paraId="086EFF5E" w14:textId="781D4E84" w:rsidR="00F340B2" w:rsidRPr="00FA62B9" w:rsidRDefault="00202F43" w:rsidP="001E16D9">
      <w:r w:rsidRPr="00FA62B9">
        <w:t>___</w:t>
      </w:r>
    </w:p>
    <w:p w14:paraId="65914E7A" w14:textId="77777777" w:rsidR="00552A69" w:rsidRPr="00FA62B9" w:rsidRDefault="00552A69">
      <w:r w:rsidRPr="00FA62B9">
        <w:br w:type="page"/>
      </w:r>
    </w:p>
    <w:p w14:paraId="086EFF5F" w14:textId="1CBA3E7A" w:rsidR="00F340B2" w:rsidRPr="00FA62B9" w:rsidRDefault="00202F43" w:rsidP="001E16D9">
      <w:r w:rsidRPr="00FA62B9">
        <w:lastRenderedPageBreak/>
        <w:t>5 grudnia 2024 r., czwartek</w:t>
      </w:r>
    </w:p>
    <w:p w14:paraId="63E1590D" w14:textId="77777777" w:rsidR="0068746D" w:rsidRPr="00FA62B9" w:rsidRDefault="0068746D" w:rsidP="0098747E"/>
    <w:p w14:paraId="6D860AA7" w14:textId="3E51D190" w:rsidR="0098747E" w:rsidRPr="00FA62B9" w:rsidRDefault="0098747E" w:rsidP="0098747E">
      <w:r w:rsidRPr="00FA62B9">
        <w:t xml:space="preserve">Dyżurni: Anna Kosoń i </w:t>
      </w:r>
      <w:r w:rsidR="007C0152" w:rsidRPr="00FA62B9">
        <w:t>Maciej Jabłoński</w:t>
      </w:r>
    </w:p>
    <w:p w14:paraId="5776548E" w14:textId="77777777" w:rsidR="0068746D" w:rsidRPr="00FA62B9" w:rsidRDefault="0068746D" w:rsidP="001E16D9"/>
    <w:p w14:paraId="086EFF60" w14:textId="57223C76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F61" w14:textId="77777777" w:rsidR="00F340B2" w:rsidRPr="00FA62B9" w:rsidRDefault="00F340B2" w:rsidP="001E16D9"/>
    <w:p w14:paraId="086EFF62" w14:textId="2BDF7F39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+2.5°C), kontrola systemu wodociągowego (zawory, węże, pompy). System sprawny, bez wycieków.</w:t>
      </w:r>
    </w:p>
    <w:p w14:paraId="086EFF63" w14:textId="77777777" w:rsidR="00F340B2" w:rsidRPr="00FA62B9" w:rsidRDefault="00F340B2" w:rsidP="001E16D9"/>
    <w:p w14:paraId="086EFF64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F65" w14:textId="77777777" w:rsidR="00F340B2" w:rsidRPr="00FA62B9" w:rsidRDefault="00F340B2" w:rsidP="001E16D9"/>
    <w:p w14:paraId="086EFF66" w14:textId="343A4228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F67" w14:textId="77777777" w:rsidR="00F340B2" w:rsidRPr="00FA62B9" w:rsidRDefault="00F340B2" w:rsidP="001E16D9"/>
    <w:p w14:paraId="086EFF68" w14:textId="10D7269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F69" w14:textId="77777777" w:rsidR="00F340B2" w:rsidRPr="00FA62B9" w:rsidRDefault="00F340B2" w:rsidP="001E16D9"/>
    <w:p w14:paraId="086EFF6A" w14:textId="77777777" w:rsidR="00F340B2" w:rsidRPr="00FA62B9" w:rsidRDefault="00202F43" w:rsidP="001E16D9">
      <w:r w:rsidRPr="00FA62B9">
        <w:rPr>
          <w:i/>
          <w:iCs/>
        </w:rPr>
        <w:t>Warunki meteorologiczne: temperatura min 0°C, max 5°C, średnia 2.5°C; brak opadów.</w:t>
      </w:r>
    </w:p>
    <w:p w14:paraId="086EFF6B" w14:textId="77777777" w:rsidR="00F340B2" w:rsidRPr="00FA62B9" w:rsidRDefault="00F340B2" w:rsidP="001E16D9"/>
    <w:p w14:paraId="086EFF6C" w14:textId="77777777" w:rsidR="00F340B2" w:rsidRPr="00FA62B9" w:rsidRDefault="00202F43" w:rsidP="001E16D9">
      <w:r w:rsidRPr="00FA62B9">
        <w:t>Bez zdarzeń nadzwyczajnych, dyżur zakończony bez uwag.</w:t>
      </w:r>
    </w:p>
    <w:p w14:paraId="086EFF6D" w14:textId="77777777" w:rsidR="00F340B2" w:rsidRPr="00FA62B9" w:rsidRDefault="00F340B2" w:rsidP="001E16D9"/>
    <w:p w14:paraId="086EFF6E" w14:textId="175A0642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F6F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05.12.2024</w:t>
      </w:r>
    </w:p>
    <w:p w14:paraId="086EFF70" w14:textId="11F3CF29" w:rsidR="00F340B2" w:rsidRPr="00FA62B9" w:rsidRDefault="00202F43" w:rsidP="001E16D9">
      <w:r w:rsidRPr="00FA62B9">
        <w:t>___</w:t>
      </w:r>
    </w:p>
    <w:p w14:paraId="4DF4D93A" w14:textId="77777777" w:rsidR="00552A69" w:rsidRPr="00FA62B9" w:rsidRDefault="00552A69">
      <w:r w:rsidRPr="00FA62B9">
        <w:br w:type="page"/>
      </w:r>
    </w:p>
    <w:p w14:paraId="086EFF71" w14:textId="173EC02B" w:rsidR="00F340B2" w:rsidRPr="00FA62B9" w:rsidRDefault="00202F43" w:rsidP="001E16D9">
      <w:r w:rsidRPr="00FA62B9">
        <w:lastRenderedPageBreak/>
        <w:t>6 grudnia 2024 r., piątek</w:t>
      </w:r>
    </w:p>
    <w:p w14:paraId="2C07A9D1" w14:textId="77777777" w:rsidR="007C0152" w:rsidRPr="00FA62B9" w:rsidRDefault="007C0152" w:rsidP="0098747E"/>
    <w:p w14:paraId="60CD913E" w14:textId="2C67FAA7" w:rsidR="0098747E" w:rsidRPr="00FA62B9" w:rsidRDefault="007A1FBB" w:rsidP="0098747E">
      <w:r w:rsidRPr="00FA62B9">
        <w:t xml:space="preserve">Dyżurni oddający: </w:t>
      </w:r>
      <w:r w:rsidR="0098747E" w:rsidRPr="00FA62B9">
        <w:t xml:space="preserve">Anna Kosoń i </w:t>
      </w:r>
      <w:r w:rsidR="007C0152" w:rsidRPr="00FA62B9">
        <w:t>Maciej Jabłoński</w:t>
      </w:r>
    </w:p>
    <w:p w14:paraId="4E977FEF" w14:textId="3744BC74" w:rsidR="007A1FBB" w:rsidRPr="00FA62B9" w:rsidRDefault="007A1FBB" w:rsidP="007A1FBB">
      <w:r w:rsidRPr="00FA62B9">
        <w:t xml:space="preserve">Dyżurni przyjmujący: Paweł Kojs i </w:t>
      </w:r>
      <w:r w:rsidR="00E2027A" w:rsidRPr="00FA62B9">
        <w:t>Piotr Zakrzewski</w:t>
      </w:r>
    </w:p>
    <w:p w14:paraId="750A6F97" w14:textId="77777777" w:rsidR="007C0152" w:rsidRPr="00FA62B9" w:rsidRDefault="007C0152" w:rsidP="001E16D9"/>
    <w:p w14:paraId="086EFF72" w14:textId="4ADF569C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F73" w14:textId="77777777" w:rsidR="00F340B2" w:rsidRPr="00FA62B9" w:rsidRDefault="00F340B2" w:rsidP="001E16D9"/>
    <w:p w14:paraId="086EFF74" w14:textId="5358D36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+3°C), kontrola systemu wodociągowego (zawory, węże, pompy). System sprawny, bez wycieków.</w:t>
      </w:r>
    </w:p>
    <w:p w14:paraId="086EFF75" w14:textId="77777777" w:rsidR="00F340B2" w:rsidRPr="00FA62B9" w:rsidRDefault="00F340B2" w:rsidP="001E16D9"/>
    <w:p w14:paraId="086EFF76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F77" w14:textId="77777777" w:rsidR="00F340B2" w:rsidRPr="00FA62B9" w:rsidRDefault="00F340B2" w:rsidP="001E16D9"/>
    <w:p w14:paraId="086EFF78" w14:textId="571F768E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F79" w14:textId="77777777" w:rsidR="00F340B2" w:rsidRPr="00FA62B9" w:rsidRDefault="00F340B2" w:rsidP="001E16D9"/>
    <w:p w14:paraId="086EFF7A" w14:textId="35ABC7D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F7B" w14:textId="77777777" w:rsidR="00F340B2" w:rsidRPr="00FA62B9" w:rsidRDefault="00F340B2" w:rsidP="001E16D9"/>
    <w:p w14:paraId="086EFF7C" w14:textId="77777777" w:rsidR="00F340B2" w:rsidRPr="00FA62B9" w:rsidRDefault="00202F43" w:rsidP="001E16D9">
      <w:r w:rsidRPr="00FA62B9">
        <w:t>Czynności tygodniowe: Kontrola zabezpieczeń przeciwpożarowych w 14 budynkach. Sprawdzanie stanu dachów, rynien (śnieg, sople). Monitoring kondycji zwierząt.</w:t>
      </w:r>
    </w:p>
    <w:p w14:paraId="086EFF7D" w14:textId="77777777" w:rsidR="00F340B2" w:rsidRPr="00FA62B9" w:rsidRDefault="00F340B2" w:rsidP="001E16D9"/>
    <w:p w14:paraId="086EFF7E" w14:textId="3648A718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EFF7F" w14:textId="77777777" w:rsidR="00F340B2" w:rsidRPr="00FA62B9" w:rsidRDefault="00F340B2" w:rsidP="001E16D9"/>
    <w:p w14:paraId="086EFF80" w14:textId="77777777" w:rsidR="00F340B2" w:rsidRPr="00FA62B9" w:rsidRDefault="00202F43" w:rsidP="001E16D9">
      <w:r w:rsidRPr="00FA62B9">
        <w:rPr>
          <w:i/>
          <w:iCs/>
        </w:rPr>
        <w:t>Warunki meteorologiczne: temperatura min 1°C, max 5°C, średnia 3°C; brak opadów.</w:t>
      </w:r>
    </w:p>
    <w:p w14:paraId="086EFF81" w14:textId="77777777" w:rsidR="00F340B2" w:rsidRPr="00FA62B9" w:rsidRDefault="00F340B2" w:rsidP="001E16D9"/>
    <w:p w14:paraId="086EFF82" w14:textId="77777777" w:rsidR="00F340B2" w:rsidRPr="00FA62B9" w:rsidRDefault="00202F43" w:rsidP="001E16D9">
      <w:r w:rsidRPr="00FA62B9">
        <w:t>Bez zdarzeń nadzwyczajnych, dyżur zakończony bez uwag.</w:t>
      </w:r>
    </w:p>
    <w:p w14:paraId="086EFF83" w14:textId="77777777" w:rsidR="00F340B2" w:rsidRPr="00FA62B9" w:rsidRDefault="00F340B2" w:rsidP="001E16D9"/>
    <w:p w14:paraId="086EFF84" w14:textId="4187E4F1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EF1843" w:rsidRPr="00FA62B9">
        <w:rPr>
          <w:noProof/>
        </w:rPr>
        <w:drawing>
          <wp:inline distT="0" distB="0" distL="0" distR="0" wp14:anchorId="1566C9F8" wp14:editId="235EEF76">
            <wp:extent cx="1095375" cy="565454"/>
            <wp:effectExtent l="0" t="0" r="0" b="6350"/>
            <wp:docPr id="99588608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F8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06.12.2024</w:t>
      </w:r>
    </w:p>
    <w:p w14:paraId="086EFF86" w14:textId="763EB4A9" w:rsidR="00F340B2" w:rsidRPr="00FA62B9" w:rsidRDefault="00202F43" w:rsidP="001E16D9">
      <w:r w:rsidRPr="00FA62B9">
        <w:t>___</w:t>
      </w:r>
    </w:p>
    <w:p w14:paraId="219C6E87" w14:textId="77777777" w:rsidR="00552A69" w:rsidRPr="00FA62B9" w:rsidRDefault="00552A69">
      <w:r w:rsidRPr="00FA62B9">
        <w:br w:type="page"/>
      </w:r>
    </w:p>
    <w:p w14:paraId="086EFF87" w14:textId="62BA6EF7" w:rsidR="00F340B2" w:rsidRPr="00FA62B9" w:rsidRDefault="00202F43" w:rsidP="001E16D9">
      <w:r w:rsidRPr="00FA62B9">
        <w:lastRenderedPageBreak/>
        <w:t>7 grudnia 2024 r., sobota</w:t>
      </w:r>
    </w:p>
    <w:p w14:paraId="5FA1E919" w14:textId="77777777" w:rsidR="00604055" w:rsidRPr="00FA62B9" w:rsidRDefault="00604055" w:rsidP="003639E4"/>
    <w:p w14:paraId="516DF06B" w14:textId="2D639041" w:rsidR="003639E4" w:rsidRPr="00FA62B9" w:rsidRDefault="003639E4" w:rsidP="003639E4">
      <w:r w:rsidRPr="00FA62B9">
        <w:t xml:space="preserve">Dyżurni: Paweł Kojs i </w:t>
      </w:r>
      <w:r w:rsidR="00E2027A" w:rsidRPr="00FA62B9">
        <w:t>Piotr Zakrzewski</w:t>
      </w:r>
    </w:p>
    <w:p w14:paraId="616D048B" w14:textId="77777777" w:rsidR="00604055" w:rsidRPr="00FA62B9" w:rsidRDefault="00604055" w:rsidP="001E16D9"/>
    <w:p w14:paraId="086EFF88" w14:textId="61785BF7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F89" w14:textId="77777777" w:rsidR="00F340B2" w:rsidRPr="00FA62B9" w:rsidRDefault="00F340B2" w:rsidP="001E16D9"/>
    <w:p w14:paraId="086EFF8A" w14:textId="0AA347D4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+2.5°C), kontrola systemu wodociągowego (zawory, węże, pompy). System sprawny, bez wycieków.</w:t>
      </w:r>
    </w:p>
    <w:p w14:paraId="086EFF8B" w14:textId="77777777" w:rsidR="00F340B2" w:rsidRPr="00FA62B9" w:rsidRDefault="00F340B2" w:rsidP="001E16D9"/>
    <w:p w14:paraId="086EFF8F" w14:textId="06C37573" w:rsidR="00F340B2" w:rsidRPr="00FA62B9" w:rsidRDefault="00E41603" w:rsidP="001E16D9">
      <w:r w:rsidRPr="00FA62B9">
        <w:t xml:space="preserve">Odstrzał 21 jeleni sika oraz 19 hybryd jeleni szlachetnych i jeleni </w:t>
      </w:r>
      <w:r w:rsidR="00497322" w:rsidRPr="00FA62B9">
        <w:t xml:space="preserve">sika (firma </w:t>
      </w:r>
      <w:proofErr w:type="spellStart"/>
      <w:r w:rsidR="00497322" w:rsidRPr="00FA62B9">
        <w:t>Hubertus</w:t>
      </w:r>
      <w:proofErr w:type="spellEnd"/>
      <w:r w:rsidR="00497322" w:rsidRPr="00FA62B9">
        <w:t>)</w:t>
      </w:r>
    </w:p>
    <w:p w14:paraId="2E370731" w14:textId="77777777" w:rsidR="00E77EAA" w:rsidRPr="00FA62B9" w:rsidRDefault="00E77EAA" w:rsidP="001E16D9"/>
    <w:p w14:paraId="086EFF90" w14:textId="12127D69" w:rsidR="00F340B2" w:rsidRPr="00FA62B9" w:rsidRDefault="00202F43" w:rsidP="001E16D9">
      <w:r w:rsidRPr="00FA62B9">
        <w:t xml:space="preserve">Dyżur nocny: Kontrola </w:t>
      </w:r>
      <w:r w:rsidR="00E77EAA" w:rsidRPr="00FA62B9">
        <w:t>2</w:t>
      </w:r>
      <w:r w:rsidRPr="00FA62B9">
        <w:t xml:space="preserve"> budynków gospodarczych, nadzór przeciwpożarowy, kontrola zabezpieczeń. Wszystkie obiekty zabezpieczone.</w:t>
      </w:r>
    </w:p>
    <w:p w14:paraId="086EFF91" w14:textId="77777777" w:rsidR="00F340B2" w:rsidRPr="00FA62B9" w:rsidRDefault="00F340B2" w:rsidP="001E16D9"/>
    <w:p w14:paraId="086EFF92" w14:textId="77777777" w:rsidR="00F340B2" w:rsidRPr="00FA62B9" w:rsidRDefault="00202F43" w:rsidP="001E16D9">
      <w:r w:rsidRPr="00FA62B9">
        <w:rPr>
          <w:i/>
          <w:iCs/>
        </w:rPr>
        <w:t>Warunki meteorologiczne: temperatura min 1°C, max 4°C, średnia 2.5°C; brak opadów.</w:t>
      </w:r>
    </w:p>
    <w:p w14:paraId="086EFF93" w14:textId="77777777" w:rsidR="00F340B2" w:rsidRPr="00FA62B9" w:rsidRDefault="00F340B2" w:rsidP="001E16D9"/>
    <w:p w14:paraId="086EFF94" w14:textId="77777777" w:rsidR="00F340B2" w:rsidRPr="00FA62B9" w:rsidRDefault="00202F43" w:rsidP="001E16D9">
      <w:r w:rsidRPr="00FA62B9">
        <w:t>Bez zdarzeń nadzwyczajnych, dyżur zakończony bez uwag.</w:t>
      </w:r>
    </w:p>
    <w:p w14:paraId="086EFF95" w14:textId="77777777" w:rsidR="00F340B2" w:rsidRPr="00FA62B9" w:rsidRDefault="00F340B2" w:rsidP="001E16D9"/>
    <w:p w14:paraId="086EFF96" w14:textId="5EA5A949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3DC7BC26" wp14:editId="3289DF96">
            <wp:extent cx="1095375" cy="565454"/>
            <wp:effectExtent l="0" t="0" r="0" b="6350"/>
            <wp:docPr id="46548369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F97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07.12.2024</w:t>
      </w:r>
    </w:p>
    <w:p w14:paraId="086EFF98" w14:textId="301BA7E3" w:rsidR="00F340B2" w:rsidRPr="00FA62B9" w:rsidRDefault="00202F43" w:rsidP="001E16D9">
      <w:r w:rsidRPr="00FA62B9">
        <w:t>___</w:t>
      </w:r>
    </w:p>
    <w:p w14:paraId="4DD52415" w14:textId="77777777" w:rsidR="00552A69" w:rsidRPr="00FA62B9" w:rsidRDefault="00552A69">
      <w:r w:rsidRPr="00FA62B9">
        <w:br w:type="page"/>
      </w:r>
    </w:p>
    <w:p w14:paraId="086EFF99" w14:textId="2073390F" w:rsidR="00F340B2" w:rsidRPr="00FA62B9" w:rsidRDefault="00202F43" w:rsidP="001E16D9">
      <w:r w:rsidRPr="00FA62B9">
        <w:lastRenderedPageBreak/>
        <w:t>8 grudnia 2024 r., niedziela</w:t>
      </w:r>
    </w:p>
    <w:p w14:paraId="78BBBD94" w14:textId="77777777" w:rsidR="00604055" w:rsidRPr="00FA62B9" w:rsidRDefault="00604055" w:rsidP="003639E4"/>
    <w:p w14:paraId="2F7DC169" w14:textId="31753695" w:rsidR="003639E4" w:rsidRPr="00FA62B9" w:rsidRDefault="003639E4" w:rsidP="003639E4">
      <w:r w:rsidRPr="00FA62B9">
        <w:t xml:space="preserve">Dyżurni: Paweł Kojs i </w:t>
      </w:r>
      <w:r w:rsidR="00E2027A" w:rsidRPr="00FA62B9">
        <w:t>Piotr Zakrzewski</w:t>
      </w:r>
    </w:p>
    <w:p w14:paraId="18165FBD" w14:textId="77777777" w:rsidR="00604055" w:rsidRPr="00FA62B9" w:rsidRDefault="00604055" w:rsidP="001E16D9"/>
    <w:p w14:paraId="086EFF9A" w14:textId="5564D398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F9B" w14:textId="77777777" w:rsidR="00F340B2" w:rsidRPr="00FA62B9" w:rsidRDefault="00F340B2" w:rsidP="001E16D9"/>
    <w:p w14:paraId="086EFF9C" w14:textId="70F49E9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+2.5°C), kontrola systemu wodociągowego (zawory, węże, pompy). System sprawny, bez wycieków.</w:t>
      </w:r>
    </w:p>
    <w:p w14:paraId="086EFF9D" w14:textId="77777777" w:rsidR="00F340B2" w:rsidRPr="00FA62B9" w:rsidRDefault="00F340B2" w:rsidP="001E16D9"/>
    <w:p w14:paraId="086EFF9F" w14:textId="6D23EE0C" w:rsidR="00F340B2" w:rsidRPr="00FA62B9" w:rsidRDefault="00BE1BDC" w:rsidP="001E16D9">
      <w:r w:rsidRPr="00FA62B9">
        <w:t xml:space="preserve">Odstrzał </w:t>
      </w:r>
      <w:r w:rsidR="00092253" w:rsidRPr="00FA62B9">
        <w:t xml:space="preserve">8 jeleni sika (firma </w:t>
      </w:r>
      <w:proofErr w:type="spellStart"/>
      <w:r w:rsidR="00092253" w:rsidRPr="00FA62B9">
        <w:t>Hubertus</w:t>
      </w:r>
      <w:proofErr w:type="spellEnd"/>
      <w:r w:rsidR="00092253" w:rsidRPr="00FA62B9">
        <w:t>)</w:t>
      </w:r>
    </w:p>
    <w:p w14:paraId="406D92B1" w14:textId="77777777" w:rsidR="00092253" w:rsidRPr="00FA62B9" w:rsidRDefault="00092253" w:rsidP="001E16D9"/>
    <w:p w14:paraId="086EFFA0" w14:textId="40CDEDBE" w:rsidR="00F340B2" w:rsidRPr="00FA62B9" w:rsidRDefault="00202F43" w:rsidP="001E16D9">
      <w:r w:rsidRPr="00FA62B9">
        <w:t xml:space="preserve">Prace porządkowe: Mycie </w:t>
      </w:r>
      <w:r w:rsidR="003A58B2" w:rsidRPr="00FA62B9">
        <w:t>ubojni i sprzątanie podwórka przed zabudowaniami biurowymi.</w:t>
      </w:r>
    </w:p>
    <w:p w14:paraId="086EFFA1" w14:textId="77777777" w:rsidR="00F340B2" w:rsidRPr="00FA62B9" w:rsidRDefault="00F340B2" w:rsidP="001E16D9"/>
    <w:p w14:paraId="086EFFA2" w14:textId="59532102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FA3" w14:textId="77777777" w:rsidR="00F340B2" w:rsidRPr="00FA62B9" w:rsidRDefault="00F340B2" w:rsidP="001E16D9"/>
    <w:p w14:paraId="086EFFA4" w14:textId="77777777" w:rsidR="00F340B2" w:rsidRPr="00FA62B9" w:rsidRDefault="00202F43" w:rsidP="001E16D9">
      <w:r w:rsidRPr="00FA62B9">
        <w:rPr>
          <w:i/>
          <w:iCs/>
        </w:rPr>
        <w:t>Warunki meteorologiczne: temperatura min 1°C, max 4°C, średnia 2.5°C; brak opadów.</w:t>
      </w:r>
    </w:p>
    <w:p w14:paraId="086EFFA5" w14:textId="77777777" w:rsidR="00F340B2" w:rsidRPr="00FA62B9" w:rsidRDefault="00F340B2" w:rsidP="001E16D9"/>
    <w:p w14:paraId="086EFFA6" w14:textId="77777777" w:rsidR="00F340B2" w:rsidRPr="00FA62B9" w:rsidRDefault="00202F43" w:rsidP="001E16D9">
      <w:r w:rsidRPr="00FA62B9">
        <w:t>Bez zdarzeń nadzwyczajnych, dyżur zakończony bez uwag.</w:t>
      </w:r>
    </w:p>
    <w:p w14:paraId="086EFFA7" w14:textId="77777777" w:rsidR="00F340B2" w:rsidRPr="00FA62B9" w:rsidRDefault="00F340B2" w:rsidP="001E16D9"/>
    <w:p w14:paraId="086EFFA8" w14:textId="300482DD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7228E415" wp14:editId="25C2FEA1">
            <wp:extent cx="1095375" cy="565454"/>
            <wp:effectExtent l="0" t="0" r="0" b="6350"/>
            <wp:docPr id="369491277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FA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08.12.2024</w:t>
      </w:r>
    </w:p>
    <w:p w14:paraId="086EFFAA" w14:textId="4E4D5E85" w:rsidR="00F340B2" w:rsidRPr="00FA62B9" w:rsidRDefault="00202F43" w:rsidP="001E16D9">
      <w:r w:rsidRPr="00FA62B9">
        <w:t>___</w:t>
      </w:r>
    </w:p>
    <w:p w14:paraId="06764DDC" w14:textId="77777777" w:rsidR="00552A69" w:rsidRPr="00FA62B9" w:rsidRDefault="00552A69">
      <w:r w:rsidRPr="00FA62B9">
        <w:br w:type="page"/>
      </w:r>
    </w:p>
    <w:p w14:paraId="086EFFAB" w14:textId="66E72C43" w:rsidR="00F340B2" w:rsidRPr="00FA62B9" w:rsidRDefault="00202F43" w:rsidP="001E16D9">
      <w:r w:rsidRPr="00FA62B9">
        <w:lastRenderedPageBreak/>
        <w:t>9 grudnia 2024 r., poniedziałek</w:t>
      </w:r>
    </w:p>
    <w:p w14:paraId="1F84A087" w14:textId="369772D5" w:rsidR="0023554E" w:rsidRPr="00FA62B9" w:rsidRDefault="0023554E" w:rsidP="0023554E">
      <w:r w:rsidRPr="00FA62B9">
        <w:t xml:space="preserve">Dyżurni oddający: Paweł Kojs i </w:t>
      </w:r>
      <w:r w:rsidR="00E2027A" w:rsidRPr="00FA62B9">
        <w:t>Piotr Zakrzewski</w:t>
      </w:r>
    </w:p>
    <w:p w14:paraId="2538EEF8" w14:textId="77777777" w:rsidR="007E22DE" w:rsidRPr="00FA62B9" w:rsidRDefault="007E22DE" w:rsidP="001E16D9"/>
    <w:p w14:paraId="086EFFAC" w14:textId="58A74CC4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EFFAD" w14:textId="77777777" w:rsidR="00F340B2" w:rsidRPr="00FA62B9" w:rsidRDefault="00F340B2" w:rsidP="001E16D9"/>
    <w:p w14:paraId="086EFFAE" w14:textId="77777777" w:rsidR="00F340B2" w:rsidRPr="00FA62B9" w:rsidRDefault="00202F43" w:rsidP="001E16D9">
      <w:r w:rsidRPr="00FA62B9">
        <w:t>Liczenie zwierząt: ~400-500 (redukcja w toku) jeleniowatych + ~50 owiec w kwaterach. Wszystkie zwierzęta w dobrym stanie zdrowia.</w:t>
      </w:r>
    </w:p>
    <w:p w14:paraId="086EFFAF" w14:textId="77777777" w:rsidR="00F340B2" w:rsidRPr="00FA62B9" w:rsidRDefault="00F340B2" w:rsidP="001E16D9"/>
    <w:p w14:paraId="086EFFB0" w14:textId="4AB55DEC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EFFB1" w14:textId="77777777" w:rsidR="00F340B2" w:rsidRPr="00FA62B9" w:rsidRDefault="00F340B2" w:rsidP="001E16D9"/>
    <w:p w14:paraId="086EFFB2" w14:textId="286535E8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FB3" w14:textId="77777777" w:rsidR="00F340B2" w:rsidRPr="00FA62B9" w:rsidRDefault="00F340B2" w:rsidP="001E16D9"/>
    <w:p w14:paraId="086EFFB4" w14:textId="6894F2F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+2°C), kontrola systemu wodociągowego (zawory, węże, pompy). System sprawny, bez wycieków.</w:t>
      </w:r>
    </w:p>
    <w:p w14:paraId="086EFFB5" w14:textId="77777777" w:rsidR="00F340B2" w:rsidRPr="00FA62B9" w:rsidRDefault="00F340B2" w:rsidP="001E16D9"/>
    <w:p w14:paraId="086EFFB6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FB7" w14:textId="77777777" w:rsidR="00F340B2" w:rsidRPr="00FA62B9" w:rsidRDefault="00F340B2" w:rsidP="001E16D9"/>
    <w:p w14:paraId="086EFFB8" w14:textId="6BA110D6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FB9" w14:textId="77777777" w:rsidR="00F340B2" w:rsidRPr="00FA62B9" w:rsidRDefault="00F340B2" w:rsidP="001E16D9"/>
    <w:p w14:paraId="086EFFBA" w14:textId="03408293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FBB" w14:textId="77777777" w:rsidR="00F340B2" w:rsidRPr="00FA62B9" w:rsidRDefault="00F340B2" w:rsidP="001E16D9"/>
    <w:p w14:paraId="086EFFBC" w14:textId="77777777" w:rsidR="00F340B2" w:rsidRPr="00FA62B9" w:rsidRDefault="00202F43" w:rsidP="001E16D9">
      <w:r w:rsidRPr="00FA62B9">
        <w:rPr>
          <w:i/>
          <w:iCs/>
        </w:rPr>
        <w:t>Warunki meteorologiczne: temperatura min 1°C, max 3°C, średnia 2°C; brak opadów.</w:t>
      </w:r>
    </w:p>
    <w:p w14:paraId="086EFFBD" w14:textId="77777777" w:rsidR="00F340B2" w:rsidRPr="00FA62B9" w:rsidRDefault="00F340B2" w:rsidP="001E16D9"/>
    <w:p w14:paraId="086EFFBE" w14:textId="77777777" w:rsidR="00F340B2" w:rsidRPr="00FA62B9" w:rsidRDefault="00202F43" w:rsidP="001E16D9">
      <w:r w:rsidRPr="00FA62B9">
        <w:t>Bez zdarzeń nadzwyczajnych, dyżur zakończony bez uwag.</w:t>
      </w:r>
    </w:p>
    <w:p w14:paraId="086EFFBF" w14:textId="77777777" w:rsidR="00F340B2" w:rsidRPr="00FA62B9" w:rsidRDefault="00F340B2" w:rsidP="001E16D9"/>
    <w:p w14:paraId="086EFFC0" w14:textId="092FE8B0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FC1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09.12.2024</w:t>
      </w:r>
    </w:p>
    <w:p w14:paraId="086EFFC2" w14:textId="750DE042" w:rsidR="00F340B2" w:rsidRPr="00FA62B9" w:rsidRDefault="00202F43" w:rsidP="001E16D9">
      <w:r w:rsidRPr="00FA62B9">
        <w:t>___</w:t>
      </w:r>
    </w:p>
    <w:p w14:paraId="226B2324" w14:textId="77777777" w:rsidR="00552A69" w:rsidRPr="00FA62B9" w:rsidRDefault="00552A69">
      <w:r w:rsidRPr="00FA62B9">
        <w:br w:type="page"/>
      </w:r>
    </w:p>
    <w:p w14:paraId="086EFFC3" w14:textId="6F6D0B24" w:rsidR="00F340B2" w:rsidRPr="00FA62B9" w:rsidRDefault="00202F43" w:rsidP="001E16D9">
      <w:r w:rsidRPr="00FA62B9">
        <w:lastRenderedPageBreak/>
        <w:t>10 grudnia 2024 r., wtorek</w:t>
      </w:r>
    </w:p>
    <w:p w14:paraId="5EEE1D1B" w14:textId="77777777" w:rsidR="00806C03" w:rsidRPr="00FA62B9" w:rsidRDefault="00806C03" w:rsidP="00806C03">
      <w:r w:rsidRPr="00FA62B9">
        <w:t>Dyżurni oddający: Paweł Kojs i Piotr Zakrzewski</w:t>
      </w:r>
    </w:p>
    <w:p w14:paraId="6FDF8FC3" w14:textId="77777777" w:rsidR="00806C03" w:rsidRPr="00FA62B9" w:rsidRDefault="00806C03" w:rsidP="00806C03">
      <w:r w:rsidRPr="00FA62B9">
        <w:t xml:space="preserve">Dyżurni przyjmujący: Anna Kosoń i Lucjan Świder </w:t>
      </w:r>
    </w:p>
    <w:p w14:paraId="086EFFC4" w14:textId="08BE0390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FC5" w14:textId="77777777" w:rsidR="00F340B2" w:rsidRPr="00FA62B9" w:rsidRDefault="00F340B2" w:rsidP="001E16D9"/>
    <w:p w14:paraId="086EFFC6" w14:textId="1C49ED9D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+2°C), kontrola systemu wodociągowego (zawory, węże, pompy). System sprawny, bez wycieków.</w:t>
      </w:r>
    </w:p>
    <w:p w14:paraId="086EFFC7" w14:textId="77777777" w:rsidR="00F340B2" w:rsidRPr="00FA62B9" w:rsidRDefault="00F340B2" w:rsidP="001E16D9"/>
    <w:p w14:paraId="086EFFC8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FC9" w14:textId="77777777" w:rsidR="00F340B2" w:rsidRPr="00FA62B9" w:rsidRDefault="00F340B2" w:rsidP="001E16D9"/>
    <w:p w14:paraId="086EFFCA" w14:textId="18C8030B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FCB" w14:textId="77777777" w:rsidR="00F340B2" w:rsidRPr="00FA62B9" w:rsidRDefault="00F340B2" w:rsidP="001E16D9"/>
    <w:p w14:paraId="086EFFCC" w14:textId="4C0216A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FCD" w14:textId="77777777" w:rsidR="00F340B2" w:rsidRPr="00FA62B9" w:rsidRDefault="00F340B2" w:rsidP="001E16D9"/>
    <w:p w14:paraId="086EFFCE" w14:textId="77777777" w:rsidR="00F340B2" w:rsidRPr="00FA62B9" w:rsidRDefault="00202F43" w:rsidP="001E16D9">
      <w:r w:rsidRPr="00FA62B9">
        <w:rPr>
          <w:i/>
          <w:iCs/>
        </w:rPr>
        <w:t>Warunki meteorologiczne: temperatura min 1°C, max 3°C, średnia 2°C; brak opadów.</w:t>
      </w:r>
    </w:p>
    <w:p w14:paraId="086EFFCF" w14:textId="77777777" w:rsidR="00F340B2" w:rsidRPr="00FA62B9" w:rsidRDefault="00F340B2" w:rsidP="001E16D9"/>
    <w:p w14:paraId="086EFFD0" w14:textId="77777777" w:rsidR="00F340B2" w:rsidRPr="00FA62B9" w:rsidRDefault="00202F43" w:rsidP="001E16D9">
      <w:r w:rsidRPr="00FA62B9">
        <w:t>Bez zdarzeń nadzwyczajnych, dyżur zakończony bez uwag.</w:t>
      </w:r>
    </w:p>
    <w:p w14:paraId="086EFFD1" w14:textId="77777777" w:rsidR="00F340B2" w:rsidRPr="00FA62B9" w:rsidRDefault="00F340B2" w:rsidP="001E16D9"/>
    <w:p w14:paraId="086EFFD2" w14:textId="30614395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FD3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10.12.2024</w:t>
      </w:r>
    </w:p>
    <w:p w14:paraId="086EFFD4" w14:textId="73AA9BBC" w:rsidR="00F340B2" w:rsidRPr="00FA62B9" w:rsidRDefault="00202F43" w:rsidP="001E16D9">
      <w:r w:rsidRPr="00FA62B9">
        <w:t>___</w:t>
      </w:r>
    </w:p>
    <w:p w14:paraId="5E3155A0" w14:textId="77777777" w:rsidR="00552A69" w:rsidRPr="00FA62B9" w:rsidRDefault="00552A69">
      <w:r w:rsidRPr="00FA62B9">
        <w:br w:type="page"/>
      </w:r>
    </w:p>
    <w:p w14:paraId="086EFFD5" w14:textId="49C577C3" w:rsidR="00F340B2" w:rsidRPr="00FA62B9" w:rsidRDefault="00202F43" w:rsidP="001E16D9">
      <w:r w:rsidRPr="00FA62B9">
        <w:lastRenderedPageBreak/>
        <w:t>11 grudnia 2024 r., środa</w:t>
      </w:r>
    </w:p>
    <w:p w14:paraId="112193B7" w14:textId="23A1A4C1" w:rsidR="001A3B7E" w:rsidRPr="00FA62B9" w:rsidRDefault="001A3B7E" w:rsidP="001A3B7E">
      <w:r w:rsidRPr="00FA62B9">
        <w:t xml:space="preserve">Dyżurni: Anna Kosoń i </w:t>
      </w:r>
      <w:r w:rsidR="00EA200A" w:rsidRPr="00FA62B9">
        <w:t>Piotr Zakrzewski</w:t>
      </w:r>
      <w:r w:rsidRPr="00FA62B9">
        <w:t xml:space="preserve"> </w:t>
      </w:r>
    </w:p>
    <w:p w14:paraId="086EFFD6" w14:textId="5C874B18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FD7" w14:textId="77777777" w:rsidR="00F340B2" w:rsidRPr="00FA62B9" w:rsidRDefault="00F340B2" w:rsidP="001E16D9"/>
    <w:p w14:paraId="086EFFD8" w14:textId="74C15C12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+1.5°C), kontrola systemu wodociągowego (zawory, węże, pompy). System sprawny, bez wycieków.</w:t>
      </w:r>
    </w:p>
    <w:p w14:paraId="086EFFD9" w14:textId="77777777" w:rsidR="00F340B2" w:rsidRPr="00FA62B9" w:rsidRDefault="00F340B2" w:rsidP="001E16D9"/>
    <w:p w14:paraId="086EFFDA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FDB" w14:textId="77777777" w:rsidR="00F340B2" w:rsidRPr="00FA62B9" w:rsidRDefault="00F340B2" w:rsidP="001E16D9"/>
    <w:p w14:paraId="086EFFDC" w14:textId="6AC54793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FDD" w14:textId="77777777" w:rsidR="00F340B2" w:rsidRPr="00FA62B9" w:rsidRDefault="00F340B2" w:rsidP="001E16D9"/>
    <w:p w14:paraId="086EFFDE" w14:textId="372F67F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FDF" w14:textId="77777777" w:rsidR="00F340B2" w:rsidRPr="00FA62B9" w:rsidRDefault="00F340B2" w:rsidP="001E16D9"/>
    <w:p w14:paraId="086EFFE0" w14:textId="77777777" w:rsidR="00F340B2" w:rsidRPr="00FA62B9" w:rsidRDefault="00202F43" w:rsidP="001E16D9">
      <w:r w:rsidRPr="00FA62B9">
        <w:rPr>
          <w:i/>
          <w:iCs/>
        </w:rPr>
        <w:t>Warunki meteorologiczne: temperatura min 1°C, max 2°C, średnia 1.5°C; brak opadów.</w:t>
      </w:r>
    </w:p>
    <w:p w14:paraId="086EFFE1" w14:textId="77777777" w:rsidR="00F340B2" w:rsidRPr="00FA62B9" w:rsidRDefault="00F340B2" w:rsidP="001E16D9"/>
    <w:p w14:paraId="086EFFE2" w14:textId="77777777" w:rsidR="00F340B2" w:rsidRPr="00FA62B9" w:rsidRDefault="00202F43" w:rsidP="001E16D9">
      <w:r w:rsidRPr="00FA62B9">
        <w:t>Bez zdarzeń nadzwyczajnych, dyżur zakończony bez uwag.</w:t>
      </w:r>
    </w:p>
    <w:p w14:paraId="086EFFE3" w14:textId="77777777" w:rsidR="00F340B2" w:rsidRPr="00FA62B9" w:rsidRDefault="00F340B2" w:rsidP="001E16D9"/>
    <w:p w14:paraId="086EFFE4" w14:textId="732568C4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FE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11.12.2024</w:t>
      </w:r>
    </w:p>
    <w:p w14:paraId="086EFFE6" w14:textId="5E2F7BA7" w:rsidR="00F340B2" w:rsidRPr="00FA62B9" w:rsidRDefault="00202F43" w:rsidP="001E16D9">
      <w:r w:rsidRPr="00FA62B9">
        <w:t>___</w:t>
      </w:r>
    </w:p>
    <w:p w14:paraId="3B7823DC" w14:textId="77777777" w:rsidR="00552A69" w:rsidRPr="00FA62B9" w:rsidRDefault="00552A69">
      <w:r w:rsidRPr="00FA62B9">
        <w:br w:type="page"/>
      </w:r>
    </w:p>
    <w:p w14:paraId="086EFFE7" w14:textId="4DAE19F7" w:rsidR="00F340B2" w:rsidRPr="00FA62B9" w:rsidRDefault="00202F43" w:rsidP="001E16D9">
      <w:r w:rsidRPr="00FA62B9">
        <w:lastRenderedPageBreak/>
        <w:t>12 grudnia 2024 r., czwartek</w:t>
      </w:r>
    </w:p>
    <w:p w14:paraId="5A80F14D" w14:textId="77777777" w:rsidR="001A3B7E" w:rsidRPr="00FA62B9" w:rsidRDefault="001A3B7E" w:rsidP="001A3B7E">
      <w:r w:rsidRPr="00FA62B9">
        <w:t xml:space="preserve">Dyżurni: Anna Kosoń i Lucjan Świder </w:t>
      </w:r>
    </w:p>
    <w:p w14:paraId="086EFFE8" w14:textId="5FEB1DBF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FE9" w14:textId="77777777" w:rsidR="00F340B2" w:rsidRPr="00FA62B9" w:rsidRDefault="00F340B2" w:rsidP="001E16D9"/>
    <w:p w14:paraId="086EFFEA" w14:textId="521AD26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+0.5°C), kontrola systemu wodociągowego (zawory, węże, pompy). System sprawny, bez wycieków.</w:t>
      </w:r>
    </w:p>
    <w:p w14:paraId="086EFFEB" w14:textId="77777777" w:rsidR="00F340B2" w:rsidRPr="00FA62B9" w:rsidRDefault="00F340B2" w:rsidP="001E16D9"/>
    <w:p w14:paraId="086EFFEC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FED" w14:textId="77777777" w:rsidR="00F340B2" w:rsidRPr="00FA62B9" w:rsidRDefault="00F340B2" w:rsidP="001E16D9"/>
    <w:p w14:paraId="086EFFEE" w14:textId="11B02F96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EFFEF" w14:textId="77777777" w:rsidR="00F340B2" w:rsidRPr="00FA62B9" w:rsidRDefault="00F340B2" w:rsidP="001E16D9"/>
    <w:p w14:paraId="086EFFF0" w14:textId="236D1317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EFFF1" w14:textId="77777777" w:rsidR="00F340B2" w:rsidRPr="00FA62B9" w:rsidRDefault="00F340B2" w:rsidP="001E16D9"/>
    <w:p w14:paraId="086EFFF2" w14:textId="77777777" w:rsidR="00F340B2" w:rsidRPr="00FA62B9" w:rsidRDefault="00202F43" w:rsidP="001E16D9">
      <w:r w:rsidRPr="00FA62B9">
        <w:rPr>
          <w:i/>
          <w:iCs/>
        </w:rPr>
        <w:t>Warunki meteorologiczne: temperatura min 0°C, max 1°C, średnia 0.5°C; brak opadów.</w:t>
      </w:r>
    </w:p>
    <w:p w14:paraId="086EFFF3" w14:textId="77777777" w:rsidR="00F340B2" w:rsidRPr="00FA62B9" w:rsidRDefault="00F340B2" w:rsidP="001E16D9"/>
    <w:p w14:paraId="086EFFF4" w14:textId="77777777" w:rsidR="00F340B2" w:rsidRPr="00FA62B9" w:rsidRDefault="00202F43" w:rsidP="001E16D9">
      <w:r w:rsidRPr="00FA62B9">
        <w:t>Bez zdarzeń nadzwyczajnych, dyżur zakończony bez uwag.</w:t>
      </w:r>
    </w:p>
    <w:p w14:paraId="086EFFF5" w14:textId="77777777" w:rsidR="00F340B2" w:rsidRPr="00FA62B9" w:rsidRDefault="00F340B2" w:rsidP="001E16D9"/>
    <w:p w14:paraId="086EFFF6" w14:textId="5EA79C3E" w:rsidR="00F340B2" w:rsidRPr="00FA62B9" w:rsidRDefault="00B9574E" w:rsidP="001E16D9">
      <w:r w:rsidRPr="00FA62B9">
        <w:rPr>
          <w:i/>
          <w:iCs/>
        </w:rPr>
        <w:t>Dyżurny: Anna Kosoń</w:t>
      </w:r>
    </w:p>
    <w:p w14:paraId="086EFFF7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12.12.2024</w:t>
      </w:r>
    </w:p>
    <w:p w14:paraId="086EFFF8" w14:textId="3317855C" w:rsidR="00F340B2" w:rsidRPr="00FA62B9" w:rsidRDefault="00202F43" w:rsidP="001E16D9">
      <w:r w:rsidRPr="00FA62B9">
        <w:t>___</w:t>
      </w:r>
    </w:p>
    <w:p w14:paraId="49E81C87" w14:textId="77777777" w:rsidR="00552A69" w:rsidRPr="00FA62B9" w:rsidRDefault="00552A69">
      <w:r w:rsidRPr="00FA62B9">
        <w:br w:type="page"/>
      </w:r>
    </w:p>
    <w:p w14:paraId="086EFFF9" w14:textId="3A4F4979" w:rsidR="00F340B2" w:rsidRPr="00FA62B9" w:rsidRDefault="00202F43" w:rsidP="001E16D9">
      <w:r w:rsidRPr="00FA62B9">
        <w:lastRenderedPageBreak/>
        <w:t>13 grudnia 2024 r., piątek</w:t>
      </w:r>
    </w:p>
    <w:p w14:paraId="4BAE315B" w14:textId="1F6F116F" w:rsidR="001A3B7E" w:rsidRPr="00FA62B9" w:rsidRDefault="007A1FBB" w:rsidP="001A3B7E">
      <w:r w:rsidRPr="00FA62B9">
        <w:t xml:space="preserve">Dyżurni oddający: </w:t>
      </w:r>
      <w:r w:rsidR="001A3B7E" w:rsidRPr="00FA62B9">
        <w:t xml:space="preserve">Anna Kosoń i Lucjan Świder </w:t>
      </w:r>
    </w:p>
    <w:p w14:paraId="03FB47D5" w14:textId="74A859C8" w:rsidR="007A1FBB" w:rsidRPr="00FA62B9" w:rsidRDefault="007A1FBB" w:rsidP="007A1FBB"/>
    <w:p w14:paraId="59FF6BE0" w14:textId="41637866" w:rsidR="007A1FBB" w:rsidRPr="00FA62B9" w:rsidRDefault="007A1FBB" w:rsidP="007A1FBB">
      <w:r w:rsidRPr="00FA62B9">
        <w:t xml:space="preserve">Dyżurni przyjmujący: Paweł Kojs i </w:t>
      </w:r>
      <w:r w:rsidR="0048312F" w:rsidRPr="00FA62B9">
        <w:t>Piotr Zakrzewski</w:t>
      </w:r>
    </w:p>
    <w:p w14:paraId="086EFFFA" w14:textId="2BC572B6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EFFFB" w14:textId="77777777" w:rsidR="00F340B2" w:rsidRPr="00FA62B9" w:rsidRDefault="00F340B2" w:rsidP="001E16D9"/>
    <w:p w14:paraId="086EFFFC" w14:textId="0E5F3A7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+0.5°C), kontrola systemu wodociągowego (zawory, węże, pompy). System sprawny, bez wycieków.</w:t>
      </w:r>
    </w:p>
    <w:p w14:paraId="086EFFFD" w14:textId="77777777" w:rsidR="00F340B2" w:rsidRPr="00FA62B9" w:rsidRDefault="00F340B2" w:rsidP="001E16D9"/>
    <w:p w14:paraId="086EFFF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EFFFF" w14:textId="77777777" w:rsidR="00F340B2" w:rsidRPr="00FA62B9" w:rsidRDefault="00F340B2" w:rsidP="001E16D9"/>
    <w:p w14:paraId="086F0000" w14:textId="19B5605F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F0001" w14:textId="77777777" w:rsidR="00F340B2" w:rsidRPr="00FA62B9" w:rsidRDefault="00F340B2" w:rsidP="001E16D9"/>
    <w:p w14:paraId="086F0002" w14:textId="5D9FD19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F0003" w14:textId="77777777" w:rsidR="00F340B2" w:rsidRPr="00FA62B9" w:rsidRDefault="00F340B2" w:rsidP="001E16D9"/>
    <w:p w14:paraId="086F0004" w14:textId="77777777" w:rsidR="00F340B2" w:rsidRPr="00FA62B9" w:rsidRDefault="00202F43" w:rsidP="001E16D9">
      <w:r w:rsidRPr="00FA62B9">
        <w:t>Czynności tygodniowe: Kontrola zabezpieczeń przeciwpożarowych w 14 budynkach. Sprawdzanie stanu dachów, rynien (śnieg, sople). Monitoring kondycji zwierząt.</w:t>
      </w:r>
    </w:p>
    <w:p w14:paraId="086F0005" w14:textId="77777777" w:rsidR="00F340B2" w:rsidRPr="00FA62B9" w:rsidRDefault="00F340B2" w:rsidP="001E16D9"/>
    <w:p w14:paraId="086F0006" w14:textId="2D645010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F0007" w14:textId="77777777" w:rsidR="00F340B2" w:rsidRPr="00FA62B9" w:rsidRDefault="00F340B2" w:rsidP="001E16D9"/>
    <w:p w14:paraId="086F0008" w14:textId="77777777" w:rsidR="00F340B2" w:rsidRPr="00FA62B9" w:rsidRDefault="00202F43" w:rsidP="001E16D9">
      <w:r w:rsidRPr="00FA62B9">
        <w:rPr>
          <w:i/>
          <w:iCs/>
        </w:rPr>
        <w:t>Warunki meteorologiczne: temperatura min 0°C, max 1°C, średnia 0.5°C; brak opadów.</w:t>
      </w:r>
    </w:p>
    <w:p w14:paraId="086F0009" w14:textId="77777777" w:rsidR="00F340B2" w:rsidRPr="00FA62B9" w:rsidRDefault="00F340B2" w:rsidP="001E16D9"/>
    <w:p w14:paraId="086F000A" w14:textId="77777777" w:rsidR="00F340B2" w:rsidRPr="00FA62B9" w:rsidRDefault="00202F43" w:rsidP="001E16D9">
      <w:r w:rsidRPr="00FA62B9">
        <w:t>Bez zdarzeń nadzwyczajnych, dyżur zakończony bez uwag.</w:t>
      </w:r>
    </w:p>
    <w:p w14:paraId="086F000B" w14:textId="77777777" w:rsidR="00F340B2" w:rsidRPr="00FA62B9" w:rsidRDefault="00F340B2" w:rsidP="001E16D9"/>
    <w:p w14:paraId="086F000C" w14:textId="2863DB9C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76EAFF11" wp14:editId="30481B99">
            <wp:extent cx="1095375" cy="565454"/>
            <wp:effectExtent l="0" t="0" r="0" b="6350"/>
            <wp:docPr id="323446764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000D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13.12.2024</w:t>
      </w:r>
    </w:p>
    <w:p w14:paraId="086F000E" w14:textId="2C23B674" w:rsidR="00F340B2" w:rsidRPr="00FA62B9" w:rsidRDefault="00202F43" w:rsidP="001E16D9">
      <w:r w:rsidRPr="00FA62B9">
        <w:t>___</w:t>
      </w:r>
    </w:p>
    <w:p w14:paraId="258281E2" w14:textId="77777777" w:rsidR="00552A69" w:rsidRPr="00FA62B9" w:rsidRDefault="00552A69">
      <w:r w:rsidRPr="00FA62B9">
        <w:br w:type="page"/>
      </w:r>
    </w:p>
    <w:p w14:paraId="086F000F" w14:textId="0AE0C115" w:rsidR="00F340B2" w:rsidRPr="00FA62B9" w:rsidRDefault="00202F43" w:rsidP="001E16D9">
      <w:r w:rsidRPr="00FA62B9">
        <w:lastRenderedPageBreak/>
        <w:t>14 grudnia 2024 r., sobota</w:t>
      </w:r>
    </w:p>
    <w:p w14:paraId="633CC49D" w14:textId="3C17B2AF" w:rsidR="00205EA9" w:rsidRPr="00FA62B9" w:rsidRDefault="00205EA9" w:rsidP="00205EA9">
      <w:r w:rsidRPr="00FA62B9">
        <w:t xml:space="preserve">Dyżurni: Paweł Kojs i </w:t>
      </w:r>
      <w:r w:rsidR="0048312F" w:rsidRPr="00FA62B9">
        <w:t>Piotr Zakrzewski</w:t>
      </w:r>
    </w:p>
    <w:p w14:paraId="086F0010" w14:textId="1EFF68A2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F0011" w14:textId="77777777" w:rsidR="00F340B2" w:rsidRPr="00FA62B9" w:rsidRDefault="00F340B2" w:rsidP="001E16D9"/>
    <w:p w14:paraId="086F0012" w14:textId="79B2D69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+0.5°C), kontrola systemu wodociągowego (zawory, węże, pompy). System sprawny, bez wycieków.</w:t>
      </w:r>
    </w:p>
    <w:p w14:paraId="086F0013" w14:textId="77777777" w:rsidR="00F340B2" w:rsidRPr="00FA62B9" w:rsidRDefault="00F340B2" w:rsidP="001E16D9"/>
    <w:p w14:paraId="086F0014" w14:textId="3755AB5B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F0015" w14:textId="77777777" w:rsidR="00F340B2" w:rsidRPr="00FA62B9" w:rsidRDefault="00F340B2" w:rsidP="001E16D9"/>
    <w:p w14:paraId="086F0016" w14:textId="6794496B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F0017" w14:textId="77777777" w:rsidR="00F340B2" w:rsidRPr="00FA62B9" w:rsidRDefault="00F340B2" w:rsidP="001E16D9"/>
    <w:p w14:paraId="086F0018" w14:textId="4238719B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F0019" w14:textId="77777777" w:rsidR="00F340B2" w:rsidRPr="00FA62B9" w:rsidRDefault="00F340B2" w:rsidP="001E16D9"/>
    <w:p w14:paraId="086F001A" w14:textId="77777777" w:rsidR="00F340B2" w:rsidRPr="00FA62B9" w:rsidRDefault="00202F43" w:rsidP="001E16D9">
      <w:r w:rsidRPr="00FA62B9">
        <w:rPr>
          <w:i/>
          <w:iCs/>
        </w:rPr>
        <w:t>Warunki meteorologiczne: temperatura min 0°C, max 1°C, średnia 0.5°C; brak opadów.</w:t>
      </w:r>
    </w:p>
    <w:p w14:paraId="086F001B" w14:textId="77777777" w:rsidR="00F340B2" w:rsidRPr="00FA62B9" w:rsidRDefault="00F340B2" w:rsidP="001E16D9"/>
    <w:p w14:paraId="086F001C" w14:textId="77777777" w:rsidR="00F340B2" w:rsidRPr="00FA62B9" w:rsidRDefault="00202F43" w:rsidP="001E16D9">
      <w:r w:rsidRPr="00FA62B9">
        <w:t>Bez zdarzeń nadzwyczajnych, dyżur zakończony bez uwag.</w:t>
      </w:r>
    </w:p>
    <w:p w14:paraId="086F001D" w14:textId="77777777" w:rsidR="00F340B2" w:rsidRPr="00FA62B9" w:rsidRDefault="00F340B2" w:rsidP="001E16D9"/>
    <w:p w14:paraId="086F001E" w14:textId="094BE460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="004B53F8" w:rsidRPr="00FA62B9">
        <w:rPr>
          <w:noProof/>
        </w:rPr>
        <w:drawing>
          <wp:inline distT="0" distB="0" distL="0" distR="0" wp14:anchorId="3F84DC1D" wp14:editId="66FD28F0">
            <wp:extent cx="1095375" cy="565454"/>
            <wp:effectExtent l="0" t="0" r="0" b="6350"/>
            <wp:docPr id="2087357224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2B9">
        <w:rPr>
          <w:i/>
          <w:iCs/>
        </w:rPr>
        <w:t xml:space="preserve"> </w:t>
      </w:r>
    </w:p>
    <w:p w14:paraId="086F001F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14.12.2024</w:t>
      </w:r>
    </w:p>
    <w:p w14:paraId="086F0020" w14:textId="26644EF7" w:rsidR="00F340B2" w:rsidRPr="00FA62B9" w:rsidRDefault="00202F43" w:rsidP="001E16D9">
      <w:r w:rsidRPr="00FA62B9">
        <w:t>___</w:t>
      </w:r>
    </w:p>
    <w:p w14:paraId="5C66169A" w14:textId="77777777" w:rsidR="00552A69" w:rsidRPr="00FA62B9" w:rsidRDefault="00552A69">
      <w:r w:rsidRPr="00FA62B9">
        <w:br w:type="page"/>
      </w:r>
    </w:p>
    <w:p w14:paraId="086F0021" w14:textId="1E2B5DD4" w:rsidR="00F340B2" w:rsidRPr="00FA62B9" w:rsidRDefault="00202F43" w:rsidP="001E16D9">
      <w:r w:rsidRPr="00FA62B9">
        <w:lastRenderedPageBreak/>
        <w:t>15 grudnia 2024 r., niedziela</w:t>
      </w:r>
    </w:p>
    <w:p w14:paraId="2D9C181B" w14:textId="3F8D0409" w:rsidR="00205EA9" w:rsidRPr="00FA62B9" w:rsidRDefault="00205EA9" w:rsidP="00205EA9">
      <w:r w:rsidRPr="00FA62B9">
        <w:t xml:space="preserve">Dyżurni: Paweł Kojs i </w:t>
      </w:r>
      <w:r w:rsidR="0048312F" w:rsidRPr="00FA62B9">
        <w:t>Piotr Zakrzewski</w:t>
      </w:r>
    </w:p>
    <w:p w14:paraId="086F0022" w14:textId="778C8D4A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F0023" w14:textId="77777777" w:rsidR="00F340B2" w:rsidRPr="00FA62B9" w:rsidRDefault="00F340B2" w:rsidP="001E16D9"/>
    <w:p w14:paraId="086F0024" w14:textId="05C9551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-0.5°C),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F0025" w14:textId="77777777" w:rsidR="00F340B2" w:rsidRPr="00FA62B9" w:rsidRDefault="00F340B2" w:rsidP="001E16D9"/>
    <w:p w14:paraId="086F0026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F0027" w14:textId="77777777" w:rsidR="00F340B2" w:rsidRPr="00FA62B9" w:rsidRDefault="00F340B2" w:rsidP="001E16D9"/>
    <w:p w14:paraId="086F0028" w14:textId="565F8242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F0029" w14:textId="77777777" w:rsidR="00F340B2" w:rsidRPr="00FA62B9" w:rsidRDefault="00F340B2" w:rsidP="001E16D9"/>
    <w:p w14:paraId="086F002A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F002B" w14:textId="77777777" w:rsidR="00F340B2" w:rsidRPr="00FA62B9" w:rsidRDefault="00F340B2" w:rsidP="001E16D9"/>
    <w:p w14:paraId="086F002C" w14:textId="77777777" w:rsidR="00F340B2" w:rsidRPr="00FA62B9" w:rsidRDefault="00202F43" w:rsidP="001E16D9">
      <w:r w:rsidRPr="00FA62B9">
        <w:rPr>
          <w:i/>
          <w:iCs/>
        </w:rPr>
        <w:t>Warunki meteorologiczne: temperatura min -1°C, max 0°C, średnia -0.5°C; brak opadów.</w:t>
      </w:r>
    </w:p>
    <w:p w14:paraId="086F002D" w14:textId="77777777" w:rsidR="00F340B2" w:rsidRPr="00FA62B9" w:rsidRDefault="00F340B2" w:rsidP="001E16D9"/>
    <w:p w14:paraId="086F002E" w14:textId="77777777" w:rsidR="00F340B2" w:rsidRPr="00FA62B9" w:rsidRDefault="00202F43" w:rsidP="001E16D9">
      <w:r w:rsidRPr="00FA62B9">
        <w:t>Bez zdarzeń nadzwyczajnych, dyżur zakończony bez uwag.</w:t>
      </w:r>
    </w:p>
    <w:p w14:paraId="086F002F" w14:textId="77777777" w:rsidR="00F340B2" w:rsidRPr="00FA62B9" w:rsidRDefault="00F340B2" w:rsidP="001E16D9"/>
    <w:p w14:paraId="086F0030" w14:textId="71361FB6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8471D9" w:rsidRPr="00FA62B9">
        <w:rPr>
          <w:noProof/>
        </w:rPr>
        <w:drawing>
          <wp:inline distT="0" distB="0" distL="0" distR="0" wp14:anchorId="6558A6D8" wp14:editId="15058F87">
            <wp:extent cx="1095375" cy="565454"/>
            <wp:effectExtent l="0" t="0" r="0" b="6350"/>
            <wp:docPr id="100911843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0031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15.12.2024</w:t>
      </w:r>
    </w:p>
    <w:p w14:paraId="086F0032" w14:textId="6A80378E" w:rsidR="00F340B2" w:rsidRPr="00FA62B9" w:rsidRDefault="00202F43" w:rsidP="001E16D9">
      <w:r w:rsidRPr="00FA62B9">
        <w:t>___</w:t>
      </w:r>
    </w:p>
    <w:p w14:paraId="1C6C6768" w14:textId="77777777" w:rsidR="00552A69" w:rsidRPr="00FA62B9" w:rsidRDefault="00552A69">
      <w:r w:rsidRPr="00FA62B9">
        <w:br w:type="page"/>
      </w:r>
    </w:p>
    <w:p w14:paraId="086F0033" w14:textId="55B8037D" w:rsidR="00F340B2" w:rsidRPr="00FA62B9" w:rsidRDefault="00202F43" w:rsidP="001E16D9">
      <w:r w:rsidRPr="00FA62B9">
        <w:lastRenderedPageBreak/>
        <w:t>16 grudnia 2024 r., poniedziałek</w:t>
      </w:r>
    </w:p>
    <w:p w14:paraId="26A59B00" w14:textId="06A603CC" w:rsidR="0023554E" w:rsidRPr="00FA62B9" w:rsidRDefault="0023554E" w:rsidP="0023554E">
      <w:r w:rsidRPr="00FA62B9">
        <w:t xml:space="preserve">Dyżurni oddający: Paweł Kojs i </w:t>
      </w:r>
      <w:r w:rsidR="0048312F" w:rsidRPr="00FA62B9">
        <w:t>Piotr Zakrzewski</w:t>
      </w:r>
    </w:p>
    <w:p w14:paraId="3A380EB1" w14:textId="5B8CCA49" w:rsidR="0023554E" w:rsidRPr="00FA62B9" w:rsidRDefault="0023554E" w:rsidP="0023554E">
      <w:r w:rsidRPr="00FA62B9">
        <w:t xml:space="preserve">Dyżurni przyjmujący: Anna Kosoń i </w:t>
      </w:r>
      <w:r w:rsidR="005871A3" w:rsidRPr="00FA62B9">
        <w:t>Lucjan Świder</w:t>
      </w:r>
      <w:r w:rsidRPr="00FA62B9">
        <w:t xml:space="preserve"> </w:t>
      </w:r>
    </w:p>
    <w:p w14:paraId="086F0034" w14:textId="0BFC01A9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F0035" w14:textId="77777777" w:rsidR="00F340B2" w:rsidRPr="00FA62B9" w:rsidRDefault="00F340B2" w:rsidP="001E16D9"/>
    <w:p w14:paraId="086F0036" w14:textId="77777777" w:rsidR="00F340B2" w:rsidRPr="00FA62B9" w:rsidRDefault="00202F43" w:rsidP="001E16D9">
      <w:r w:rsidRPr="00FA62B9">
        <w:t>Liczenie zwierząt: ~300-400 (redukcja w toku) jeleniowatych + ~50 owiec w kwaterach. Wszystkie zwierzęta w dobrym stanie zdrowia.</w:t>
      </w:r>
    </w:p>
    <w:p w14:paraId="086F0037" w14:textId="77777777" w:rsidR="00F340B2" w:rsidRPr="00FA62B9" w:rsidRDefault="00F340B2" w:rsidP="001E16D9"/>
    <w:p w14:paraId="086F0038" w14:textId="167DC674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F0039" w14:textId="77777777" w:rsidR="00F340B2" w:rsidRPr="00FA62B9" w:rsidRDefault="00F340B2" w:rsidP="001E16D9"/>
    <w:p w14:paraId="086F003A" w14:textId="5AFBCA52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F003B" w14:textId="77777777" w:rsidR="00F340B2" w:rsidRPr="00FA62B9" w:rsidRDefault="00F340B2" w:rsidP="001E16D9"/>
    <w:p w14:paraId="086F003C" w14:textId="6DEA1BB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-0.5°C),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F003D" w14:textId="77777777" w:rsidR="00F340B2" w:rsidRPr="00FA62B9" w:rsidRDefault="00F340B2" w:rsidP="001E16D9"/>
    <w:p w14:paraId="086F003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ogrodzeniowych, odśnieżanie dojazdów. Stan ogrodzeń dobry.</w:t>
      </w:r>
    </w:p>
    <w:p w14:paraId="086F003F" w14:textId="77777777" w:rsidR="00F340B2" w:rsidRPr="00FA62B9" w:rsidRDefault="00F340B2" w:rsidP="001E16D9"/>
    <w:p w14:paraId="086F0040" w14:textId="53AF9A56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Odśnieżanie terenu stacji, czyszczenie dachów ze śniegu.</w:t>
      </w:r>
    </w:p>
    <w:p w14:paraId="086F0041" w14:textId="77777777" w:rsidR="00F340B2" w:rsidRPr="00FA62B9" w:rsidRDefault="00F340B2" w:rsidP="001E16D9"/>
    <w:p w14:paraId="086F0042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F0043" w14:textId="77777777" w:rsidR="00F340B2" w:rsidRPr="00FA62B9" w:rsidRDefault="00F340B2" w:rsidP="001E16D9"/>
    <w:p w14:paraId="086F0044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-1°C, max 0°C, średnia -0.5°C; opady śniegu 2.0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F0045" w14:textId="77777777" w:rsidR="00F340B2" w:rsidRPr="00FA62B9" w:rsidRDefault="00F340B2" w:rsidP="001E16D9"/>
    <w:p w14:paraId="086F0046" w14:textId="77777777" w:rsidR="00F340B2" w:rsidRPr="00FA62B9" w:rsidRDefault="00202F43" w:rsidP="001E16D9">
      <w:r w:rsidRPr="00FA62B9">
        <w:t>Bez zdarzeń nadzwyczajnych, dyżur zakończony bez uwag.</w:t>
      </w:r>
    </w:p>
    <w:p w14:paraId="086F0047" w14:textId="77777777" w:rsidR="00F340B2" w:rsidRPr="00FA62B9" w:rsidRDefault="00F340B2" w:rsidP="001E16D9"/>
    <w:p w14:paraId="086F0048" w14:textId="53E02797" w:rsidR="00F340B2" w:rsidRPr="00FA62B9" w:rsidRDefault="00B9574E" w:rsidP="001E16D9">
      <w:r w:rsidRPr="00FA62B9">
        <w:rPr>
          <w:i/>
          <w:iCs/>
        </w:rPr>
        <w:t>Dyżurny: Anna Kosoń</w:t>
      </w:r>
    </w:p>
    <w:p w14:paraId="086F004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16.12.2024</w:t>
      </w:r>
    </w:p>
    <w:p w14:paraId="086F004A" w14:textId="2B15F92B" w:rsidR="00F340B2" w:rsidRPr="00FA62B9" w:rsidRDefault="00202F43" w:rsidP="001E16D9">
      <w:r w:rsidRPr="00FA62B9">
        <w:t>___</w:t>
      </w:r>
    </w:p>
    <w:p w14:paraId="707033A0" w14:textId="77777777" w:rsidR="00552A69" w:rsidRPr="00FA62B9" w:rsidRDefault="00552A69">
      <w:r w:rsidRPr="00FA62B9">
        <w:br w:type="page"/>
      </w:r>
    </w:p>
    <w:p w14:paraId="086F004B" w14:textId="1DAFB333" w:rsidR="00F340B2" w:rsidRPr="00FA62B9" w:rsidRDefault="00202F43" w:rsidP="001E16D9">
      <w:r w:rsidRPr="00FA62B9">
        <w:lastRenderedPageBreak/>
        <w:t>17 grudnia 2024 r., wtorek</w:t>
      </w:r>
    </w:p>
    <w:p w14:paraId="02FC87E6" w14:textId="60D97B87" w:rsidR="001A3B7E" w:rsidRPr="00FA62B9" w:rsidRDefault="001A3B7E" w:rsidP="001A3B7E">
      <w:r w:rsidRPr="00FA62B9">
        <w:t xml:space="preserve">Dyżurni: Anna Kosoń i </w:t>
      </w:r>
      <w:r w:rsidR="005871A3" w:rsidRPr="00FA62B9">
        <w:t>Lucjan Świder</w:t>
      </w:r>
    </w:p>
    <w:p w14:paraId="086F004C" w14:textId="3AE44549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F004D" w14:textId="77777777" w:rsidR="00F340B2" w:rsidRPr="00FA62B9" w:rsidRDefault="00F340B2" w:rsidP="001E16D9"/>
    <w:p w14:paraId="086F004E" w14:textId="56B85B9A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-0.5°C),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F004F" w14:textId="77777777" w:rsidR="00F340B2" w:rsidRPr="00FA62B9" w:rsidRDefault="00F340B2" w:rsidP="001E16D9"/>
    <w:p w14:paraId="086F0050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ogrodzeniowych, odśnieżanie dojazdów. Stan ogrodzeń dobry.</w:t>
      </w:r>
    </w:p>
    <w:p w14:paraId="086F0051" w14:textId="77777777" w:rsidR="00F340B2" w:rsidRPr="00FA62B9" w:rsidRDefault="00F340B2" w:rsidP="001E16D9"/>
    <w:p w14:paraId="086F0052" w14:textId="3B409353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Odśnieżanie terenu stacji, czyszczenie dachów ze śniegu.</w:t>
      </w:r>
    </w:p>
    <w:p w14:paraId="086F0053" w14:textId="77777777" w:rsidR="00F340B2" w:rsidRPr="00FA62B9" w:rsidRDefault="00F340B2" w:rsidP="001E16D9"/>
    <w:p w14:paraId="086F0054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F0055" w14:textId="77777777" w:rsidR="00F340B2" w:rsidRPr="00FA62B9" w:rsidRDefault="00F340B2" w:rsidP="001E16D9"/>
    <w:p w14:paraId="086F0056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-1°C, max 0°C, średnia -0.5°C; opady śniegu 4.0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F0057" w14:textId="77777777" w:rsidR="00F340B2" w:rsidRPr="00FA62B9" w:rsidRDefault="00F340B2" w:rsidP="001E16D9"/>
    <w:p w14:paraId="086F0058" w14:textId="77777777" w:rsidR="00F340B2" w:rsidRPr="00FA62B9" w:rsidRDefault="00202F43" w:rsidP="001E16D9">
      <w:r w:rsidRPr="00FA62B9">
        <w:t>Bez zdarzeń nadzwyczajnych, dyżur zakończony bez uwag.</w:t>
      </w:r>
    </w:p>
    <w:p w14:paraId="086F0059" w14:textId="77777777" w:rsidR="00F340B2" w:rsidRPr="00FA62B9" w:rsidRDefault="00F340B2" w:rsidP="001E16D9"/>
    <w:p w14:paraId="086F005A" w14:textId="05049FF2" w:rsidR="00F340B2" w:rsidRPr="00FA62B9" w:rsidRDefault="00B9574E" w:rsidP="001E16D9">
      <w:r w:rsidRPr="00FA62B9">
        <w:rPr>
          <w:i/>
          <w:iCs/>
        </w:rPr>
        <w:t>Dyżurny: Anna Kosoń</w:t>
      </w:r>
    </w:p>
    <w:p w14:paraId="086F005B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17.12.2024</w:t>
      </w:r>
    </w:p>
    <w:p w14:paraId="086F005C" w14:textId="3B5142FA" w:rsidR="00F340B2" w:rsidRPr="00FA62B9" w:rsidRDefault="00202F43" w:rsidP="001E16D9">
      <w:r w:rsidRPr="00FA62B9">
        <w:t>___</w:t>
      </w:r>
    </w:p>
    <w:p w14:paraId="37AC8DCD" w14:textId="77777777" w:rsidR="00321CE5" w:rsidRPr="00FA62B9" w:rsidRDefault="00321CE5">
      <w:r w:rsidRPr="00FA62B9">
        <w:br w:type="page"/>
      </w:r>
    </w:p>
    <w:p w14:paraId="086F005D" w14:textId="38AE38CD" w:rsidR="00F340B2" w:rsidRPr="00FA62B9" w:rsidRDefault="00202F43" w:rsidP="001E16D9">
      <w:r w:rsidRPr="00FA62B9">
        <w:lastRenderedPageBreak/>
        <w:t>18 grudnia 2024 r., środa</w:t>
      </w:r>
    </w:p>
    <w:p w14:paraId="7D4FB965" w14:textId="6F2744AF" w:rsidR="001A3B7E" w:rsidRPr="00FA62B9" w:rsidRDefault="001A3B7E" w:rsidP="001A3B7E">
      <w:r w:rsidRPr="00FA62B9">
        <w:t xml:space="preserve">Dyżurni: Anna Kosoń i </w:t>
      </w:r>
      <w:r w:rsidR="005871A3" w:rsidRPr="00FA62B9">
        <w:t>Lucjan Świder</w:t>
      </w:r>
    </w:p>
    <w:p w14:paraId="086F005E" w14:textId="3AE5FE96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F005F" w14:textId="77777777" w:rsidR="00F340B2" w:rsidRPr="00FA62B9" w:rsidRDefault="00F340B2" w:rsidP="001E16D9"/>
    <w:p w14:paraId="086F0060" w14:textId="660EFD4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-1.5°C),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F0061" w14:textId="77777777" w:rsidR="00F340B2" w:rsidRPr="00FA62B9" w:rsidRDefault="00F340B2" w:rsidP="001E16D9"/>
    <w:p w14:paraId="086F0062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ogrodzeniowych, odśnieżanie dojazdów. Stan ogrodzeń dobry.</w:t>
      </w:r>
    </w:p>
    <w:p w14:paraId="086F0063" w14:textId="77777777" w:rsidR="00F340B2" w:rsidRPr="00FA62B9" w:rsidRDefault="00F340B2" w:rsidP="001E16D9"/>
    <w:p w14:paraId="086F0064" w14:textId="285B046F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Odśnieżanie terenu stacji, czyszczenie dachów ze śniegu.</w:t>
      </w:r>
    </w:p>
    <w:p w14:paraId="086F0065" w14:textId="77777777" w:rsidR="00F340B2" w:rsidRPr="00FA62B9" w:rsidRDefault="00F340B2" w:rsidP="001E16D9"/>
    <w:p w14:paraId="086F0066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F0067" w14:textId="77777777" w:rsidR="00F340B2" w:rsidRPr="00FA62B9" w:rsidRDefault="00F340B2" w:rsidP="001E16D9"/>
    <w:p w14:paraId="086F0068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-2°C, max -1°C, średnia -1.5°C; opady śniegu 3.0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F0069" w14:textId="77777777" w:rsidR="00F340B2" w:rsidRPr="00FA62B9" w:rsidRDefault="00F340B2" w:rsidP="001E16D9"/>
    <w:p w14:paraId="086F006A" w14:textId="77777777" w:rsidR="00F340B2" w:rsidRPr="00FA62B9" w:rsidRDefault="00202F43" w:rsidP="001E16D9">
      <w:r w:rsidRPr="00FA62B9">
        <w:t>Bez zdarzeń nadzwyczajnych, dyżur zakończony bez uwag.</w:t>
      </w:r>
    </w:p>
    <w:p w14:paraId="086F006B" w14:textId="77777777" w:rsidR="00F340B2" w:rsidRPr="00FA62B9" w:rsidRDefault="00F340B2" w:rsidP="001E16D9"/>
    <w:p w14:paraId="086F006C" w14:textId="378335E8" w:rsidR="00F340B2" w:rsidRPr="00FA62B9" w:rsidRDefault="00B9574E" w:rsidP="001E16D9">
      <w:r w:rsidRPr="00FA62B9">
        <w:rPr>
          <w:i/>
          <w:iCs/>
        </w:rPr>
        <w:t>Dyżurny: Anna Kosoń</w:t>
      </w:r>
    </w:p>
    <w:p w14:paraId="086F006D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18.12.2024</w:t>
      </w:r>
    </w:p>
    <w:p w14:paraId="086F006E" w14:textId="08EF5CDB" w:rsidR="00F340B2" w:rsidRPr="00FA62B9" w:rsidRDefault="00202F43" w:rsidP="001E16D9">
      <w:r w:rsidRPr="00FA62B9">
        <w:t>___</w:t>
      </w:r>
    </w:p>
    <w:p w14:paraId="10D58979" w14:textId="77777777" w:rsidR="00321CE5" w:rsidRPr="00FA62B9" w:rsidRDefault="00321CE5">
      <w:r w:rsidRPr="00FA62B9">
        <w:br w:type="page"/>
      </w:r>
    </w:p>
    <w:p w14:paraId="086F006F" w14:textId="0AEC9A7C" w:rsidR="00F340B2" w:rsidRPr="00FA62B9" w:rsidRDefault="00202F43" w:rsidP="001E16D9">
      <w:r w:rsidRPr="00FA62B9">
        <w:lastRenderedPageBreak/>
        <w:t>19 grudnia 2024 r., czwartek</w:t>
      </w:r>
    </w:p>
    <w:p w14:paraId="67674086" w14:textId="7EB1F185" w:rsidR="001A3B7E" w:rsidRPr="00FA62B9" w:rsidRDefault="001A3B7E" w:rsidP="001A3B7E">
      <w:r w:rsidRPr="00FA62B9">
        <w:t xml:space="preserve">Dyżurni: Anna Kosoń </w:t>
      </w:r>
      <w:commentRangeStart w:id="169"/>
      <w:r w:rsidRPr="00FA62B9">
        <w:t xml:space="preserve">i </w:t>
      </w:r>
      <w:r w:rsidR="00260A66" w:rsidRPr="00FA62B9">
        <w:t>Arkadiusz Nowak</w:t>
      </w:r>
      <w:commentRangeEnd w:id="169"/>
      <w:r w:rsidR="000B5157">
        <w:rPr>
          <w:rStyle w:val="Odwoaniedokomentarza"/>
        </w:rPr>
        <w:commentReference w:id="169"/>
      </w:r>
    </w:p>
    <w:p w14:paraId="086F0070" w14:textId="3F374672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F0071" w14:textId="77777777" w:rsidR="00F340B2" w:rsidRPr="00FA62B9" w:rsidRDefault="00F340B2" w:rsidP="001E16D9"/>
    <w:p w14:paraId="086F0072" w14:textId="52E334A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-1.5°C),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F0073" w14:textId="77777777" w:rsidR="00F340B2" w:rsidRPr="00FA62B9" w:rsidRDefault="00F340B2" w:rsidP="001E16D9"/>
    <w:p w14:paraId="086F0074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F0075" w14:textId="77777777" w:rsidR="00F340B2" w:rsidRPr="00FA62B9" w:rsidRDefault="00F340B2" w:rsidP="001E16D9"/>
    <w:p w14:paraId="086F0076" w14:textId="04C2D171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F0077" w14:textId="77777777" w:rsidR="00F340B2" w:rsidRPr="00FA62B9" w:rsidRDefault="00F340B2" w:rsidP="001E16D9"/>
    <w:p w14:paraId="086F0078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F0079" w14:textId="77777777" w:rsidR="00F340B2" w:rsidRPr="00FA62B9" w:rsidRDefault="00F340B2" w:rsidP="001E16D9"/>
    <w:p w14:paraId="086F007A" w14:textId="77777777" w:rsidR="00F340B2" w:rsidRPr="00FA62B9" w:rsidRDefault="00202F43" w:rsidP="001E16D9">
      <w:r w:rsidRPr="00FA62B9">
        <w:rPr>
          <w:i/>
          <w:iCs/>
        </w:rPr>
        <w:t>Warunki meteorologiczne: temperatura min -2°C, max -1°C, średnia -1.5°C; brak opadów.</w:t>
      </w:r>
    </w:p>
    <w:p w14:paraId="086F007B" w14:textId="77777777" w:rsidR="00F340B2" w:rsidRPr="00FA62B9" w:rsidRDefault="00F340B2" w:rsidP="001E16D9"/>
    <w:p w14:paraId="086F007C" w14:textId="77777777" w:rsidR="00F340B2" w:rsidRPr="00FA62B9" w:rsidRDefault="00202F43" w:rsidP="001E16D9">
      <w:r w:rsidRPr="00FA62B9">
        <w:t>Bez zdarzeń nadzwyczajnych, dyżur zakończony bez uwag.</w:t>
      </w:r>
    </w:p>
    <w:p w14:paraId="086F007D" w14:textId="77777777" w:rsidR="00F340B2" w:rsidRPr="00FA62B9" w:rsidRDefault="00F340B2" w:rsidP="001E16D9"/>
    <w:p w14:paraId="086F007E" w14:textId="61C9F0BC" w:rsidR="00F340B2" w:rsidRPr="00FA62B9" w:rsidRDefault="00B9574E" w:rsidP="001E16D9">
      <w:r w:rsidRPr="00FA62B9">
        <w:rPr>
          <w:i/>
          <w:iCs/>
        </w:rPr>
        <w:t>Dyżurny: Anna Kosoń</w:t>
      </w:r>
    </w:p>
    <w:p w14:paraId="086F007F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19.12.2024</w:t>
      </w:r>
    </w:p>
    <w:p w14:paraId="086F0080" w14:textId="7DF3CA60" w:rsidR="00F340B2" w:rsidRPr="00FA62B9" w:rsidRDefault="00202F43" w:rsidP="001E16D9">
      <w:r w:rsidRPr="00FA62B9">
        <w:t>___</w:t>
      </w:r>
    </w:p>
    <w:p w14:paraId="20E70187" w14:textId="77777777" w:rsidR="00321CE5" w:rsidRPr="00FA62B9" w:rsidRDefault="00321CE5">
      <w:r w:rsidRPr="00FA62B9">
        <w:br w:type="page"/>
      </w:r>
    </w:p>
    <w:p w14:paraId="086F0081" w14:textId="3EDB90EE" w:rsidR="00F340B2" w:rsidRPr="00FA62B9" w:rsidRDefault="00202F43" w:rsidP="001E16D9">
      <w:commentRangeStart w:id="170"/>
      <w:r w:rsidRPr="00FA62B9">
        <w:lastRenderedPageBreak/>
        <w:t>20 grudnia 2024 r., piątek</w:t>
      </w:r>
      <w:commentRangeEnd w:id="170"/>
      <w:r w:rsidR="00BD0BFC">
        <w:rPr>
          <w:rStyle w:val="Odwoaniedokomentarza"/>
        </w:rPr>
        <w:commentReference w:id="170"/>
      </w:r>
    </w:p>
    <w:p w14:paraId="0593E0C8" w14:textId="03223711" w:rsidR="001A3B7E" w:rsidRPr="00FA62B9" w:rsidRDefault="001A3B7E" w:rsidP="001A3B7E">
      <w:r w:rsidRPr="00FA62B9">
        <w:t xml:space="preserve">Dyżurni oddający: Anna Kosoń i </w:t>
      </w:r>
      <w:r w:rsidR="00260A66" w:rsidRPr="00FA62B9">
        <w:t>Arkadiusz Nowak</w:t>
      </w:r>
    </w:p>
    <w:p w14:paraId="7133B72B" w14:textId="120AC584" w:rsidR="007A1FBB" w:rsidRPr="00FA62B9" w:rsidRDefault="007A1FBB" w:rsidP="007A1FBB">
      <w:bookmarkStart w:id="171" w:name="_Hlk213874040"/>
      <w:r w:rsidRPr="00FA62B9">
        <w:t xml:space="preserve">Dyżurni przyjmujący: Paweł Kojs i </w:t>
      </w:r>
      <w:r w:rsidR="0046578E" w:rsidRPr="00FA62B9">
        <w:t>Piotr Zakrzewski</w:t>
      </w:r>
    </w:p>
    <w:bookmarkEnd w:id="171"/>
    <w:p w14:paraId="086F0082" w14:textId="625936B4" w:rsidR="00F340B2" w:rsidRPr="00FA62B9" w:rsidRDefault="00202F43" w:rsidP="001E16D9">
      <w:r w:rsidRPr="00FA62B9">
        <w:t xml:space="preserve">Karmienie: Zagrody zimowe, pasza do koryt, siano </w:t>
      </w:r>
      <w:r w:rsidR="00513B2D" w:rsidRPr="00FA62B9">
        <w:t>5</w:t>
      </w:r>
      <w:r w:rsidRPr="00FA62B9">
        <w:t xml:space="preserve"> balotów. Owce w pomieszczeniu. Lizawki mineralne dostępne. Stado spokojne.</w:t>
      </w:r>
    </w:p>
    <w:p w14:paraId="086F0083" w14:textId="77777777" w:rsidR="00F340B2" w:rsidRPr="00FA62B9" w:rsidRDefault="00F340B2" w:rsidP="001E16D9"/>
    <w:p w14:paraId="086F0084" w14:textId="4D2B698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-1.5°C),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F0085" w14:textId="77777777" w:rsidR="00F340B2" w:rsidRPr="00FA62B9" w:rsidRDefault="00F340B2" w:rsidP="001E16D9"/>
    <w:p w14:paraId="086F0088" w14:textId="7D08B460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F0089" w14:textId="77777777" w:rsidR="00F340B2" w:rsidRPr="00FA62B9" w:rsidRDefault="00F340B2" w:rsidP="001E16D9"/>
    <w:p w14:paraId="086F008A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F008B" w14:textId="77777777" w:rsidR="00F340B2" w:rsidRPr="00FA62B9" w:rsidRDefault="00F340B2" w:rsidP="001E16D9"/>
    <w:p w14:paraId="086F008C" w14:textId="77777777" w:rsidR="00F340B2" w:rsidRPr="00FA62B9" w:rsidRDefault="00202F43" w:rsidP="001E16D9">
      <w:r w:rsidRPr="00FA62B9">
        <w:t>Czynności tygodniowe: Kontrola zabezpieczeń przeciwpożarowych w 14 budynkach. Sprawdzanie stanu dachów, rynien (śnieg, sople). Monitoring kondycji zwierząt.</w:t>
      </w:r>
    </w:p>
    <w:p w14:paraId="086F008D" w14:textId="77777777" w:rsidR="00F340B2" w:rsidRPr="00FA62B9" w:rsidRDefault="00F340B2" w:rsidP="001E16D9"/>
    <w:p w14:paraId="086F008E" w14:textId="66044353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F008F" w14:textId="77777777" w:rsidR="00F340B2" w:rsidRPr="00FA62B9" w:rsidRDefault="00F340B2" w:rsidP="001E16D9"/>
    <w:p w14:paraId="086F0090" w14:textId="77777777" w:rsidR="00F340B2" w:rsidRPr="00FA62B9" w:rsidRDefault="00202F43" w:rsidP="001E16D9">
      <w:r w:rsidRPr="00FA62B9">
        <w:rPr>
          <w:i/>
          <w:iCs/>
        </w:rPr>
        <w:t>Warunki meteorologiczne: temperatura min -2°C, max -1°C, średnia -1.5°C; brak opadów.</w:t>
      </w:r>
    </w:p>
    <w:p w14:paraId="086F0091" w14:textId="77777777" w:rsidR="00F340B2" w:rsidRPr="00FA62B9" w:rsidRDefault="00F340B2" w:rsidP="001E16D9"/>
    <w:p w14:paraId="086F0092" w14:textId="77777777" w:rsidR="00F340B2" w:rsidRPr="00FA62B9" w:rsidRDefault="00202F43" w:rsidP="001E16D9">
      <w:r w:rsidRPr="00FA62B9">
        <w:t>Bez zdarzeń nadzwyczajnych, dyżur zakończony bez uwag.</w:t>
      </w:r>
    </w:p>
    <w:p w14:paraId="086F0093" w14:textId="77777777" w:rsidR="00F340B2" w:rsidRPr="00FA62B9" w:rsidRDefault="00F340B2" w:rsidP="001E16D9"/>
    <w:p w14:paraId="086F0094" w14:textId="4424FE2A" w:rsidR="00F340B2" w:rsidRPr="00FA62B9" w:rsidRDefault="00B9574E" w:rsidP="001E16D9">
      <w:r w:rsidRPr="00FA62B9">
        <w:rPr>
          <w:i/>
          <w:iCs/>
        </w:rPr>
        <w:t xml:space="preserve">Dyżurny: </w:t>
      </w:r>
      <w:commentRangeStart w:id="172"/>
      <w:r w:rsidRPr="00FA62B9">
        <w:rPr>
          <w:i/>
          <w:iCs/>
        </w:rPr>
        <w:t xml:space="preserve">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commentRangeEnd w:id="172"/>
      <w:r w:rsidR="000B5157">
        <w:rPr>
          <w:rStyle w:val="Odwoaniedokomentarza"/>
        </w:rPr>
        <w:commentReference w:id="172"/>
      </w:r>
      <w:r w:rsidR="000B5157" w:rsidRPr="000B5157">
        <w:rPr>
          <w:i/>
          <w:iCs/>
          <w:noProof/>
          <w:sz w:val="20"/>
          <w:szCs w:val="20"/>
        </w:rPr>
        <w:drawing>
          <wp:inline distT="0" distB="0" distL="0" distR="0" wp14:anchorId="5A376853" wp14:editId="1AAA148B">
            <wp:extent cx="1943100" cy="469618"/>
            <wp:effectExtent l="0" t="0" r="0" b="6985"/>
            <wp:docPr id="11" name="Obraz 11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F009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20.12.2024</w:t>
      </w:r>
    </w:p>
    <w:p w14:paraId="086F0096" w14:textId="2DD7AAB6" w:rsidR="00F340B2" w:rsidRPr="00FA62B9" w:rsidRDefault="00202F43" w:rsidP="001E16D9">
      <w:r w:rsidRPr="00FA62B9">
        <w:t>___</w:t>
      </w:r>
    </w:p>
    <w:p w14:paraId="3DB3FEAD" w14:textId="77777777" w:rsidR="00321CE5" w:rsidRPr="00FA62B9" w:rsidRDefault="00321CE5">
      <w:r w:rsidRPr="00FA62B9">
        <w:br w:type="page"/>
      </w:r>
    </w:p>
    <w:p w14:paraId="086F0097" w14:textId="6A1FF0C6" w:rsidR="00F340B2" w:rsidRPr="00FA62B9" w:rsidRDefault="00202F43" w:rsidP="001E16D9">
      <w:r w:rsidRPr="00FA62B9">
        <w:lastRenderedPageBreak/>
        <w:t>21 grudnia 2024 r., sobota</w:t>
      </w:r>
    </w:p>
    <w:p w14:paraId="594B4E57" w14:textId="62CC55B7" w:rsidR="00BE359C" w:rsidRPr="00FA62B9" w:rsidRDefault="00BE359C" w:rsidP="00BE359C">
      <w:r w:rsidRPr="00FA62B9">
        <w:t xml:space="preserve">Dyżurni: Paweł Kojs i </w:t>
      </w:r>
      <w:r w:rsidR="0046578E" w:rsidRPr="00FA62B9">
        <w:t>Piotr Zakrzewski</w:t>
      </w:r>
    </w:p>
    <w:p w14:paraId="086F0098" w14:textId="0E6DDBDA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F0099" w14:textId="77777777" w:rsidR="00F340B2" w:rsidRPr="00FA62B9" w:rsidRDefault="00F340B2" w:rsidP="001E16D9"/>
    <w:p w14:paraId="086F009A" w14:textId="01CA17DC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-2°C),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F009B" w14:textId="77777777" w:rsidR="00F340B2" w:rsidRPr="00FA62B9" w:rsidRDefault="00F340B2" w:rsidP="001E16D9"/>
    <w:p w14:paraId="086F009C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F009D" w14:textId="77777777" w:rsidR="00F340B2" w:rsidRPr="00FA62B9" w:rsidRDefault="00F340B2" w:rsidP="001E16D9"/>
    <w:p w14:paraId="086F009E" w14:textId="3B1057A0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F009F" w14:textId="77777777" w:rsidR="00F340B2" w:rsidRPr="00FA62B9" w:rsidRDefault="00F340B2" w:rsidP="001E16D9"/>
    <w:p w14:paraId="086F00A0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F00A1" w14:textId="77777777" w:rsidR="00F340B2" w:rsidRPr="00FA62B9" w:rsidRDefault="00F340B2" w:rsidP="001E16D9"/>
    <w:p w14:paraId="086F00A2" w14:textId="77777777" w:rsidR="00F340B2" w:rsidRPr="00FA62B9" w:rsidRDefault="00202F43" w:rsidP="001E16D9">
      <w:r w:rsidRPr="00FA62B9">
        <w:rPr>
          <w:i/>
          <w:iCs/>
        </w:rPr>
        <w:t>Warunki meteorologiczne: temperatura min -3°C, max -1°C, średnia -2°C; brak opadów.</w:t>
      </w:r>
    </w:p>
    <w:p w14:paraId="086F00A3" w14:textId="77777777" w:rsidR="00F340B2" w:rsidRPr="00FA62B9" w:rsidRDefault="00F340B2" w:rsidP="001E16D9"/>
    <w:p w14:paraId="086F00A4" w14:textId="77777777" w:rsidR="00F340B2" w:rsidRPr="00FA62B9" w:rsidRDefault="00202F43" w:rsidP="001E16D9">
      <w:r w:rsidRPr="00FA62B9">
        <w:t>Bez zdarzeń nadzwyczajnych, dyżur zakończony bez uwag.</w:t>
      </w:r>
    </w:p>
    <w:p w14:paraId="086F00A5" w14:textId="77777777" w:rsidR="00F340B2" w:rsidRPr="00FA62B9" w:rsidRDefault="00F340B2" w:rsidP="001E16D9"/>
    <w:p w14:paraId="086F00A6" w14:textId="5D5471CA" w:rsidR="00F340B2" w:rsidRPr="00FA62B9" w:rsidRDefault="00B9574E" w:rsidP="001E16D9">
      <w:r w:rsidRPr="00FA62B9">
        <w:rPr>
          <w:i/>
          <w:iCs/>
        </w:rPr>
        <w:t>Dyżurny: Paweł Kojs</w:t>
      </w:r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BE359C" w:rsidRPr="00FA62B9">
        <w:rPr>
          <w:i/>
          <w:iCs/>
          <w:noProof/>
        </w:rPr>
        <w:drawing>
          <wp:inline distT="0" distB="0" distL="0" distR="0" wp14:anchorId="6A33F4B7" wp14:editId="7172D4A3">
            <wp:extent cx="1097280" cy="567055"/>
            <wp:effectExtent l="0" t="0" r="7620" b="4445"/>
            <wp:docPr id="188526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56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6F00A7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21.12.2024</w:t>
      </w:r>
    </w:p>
    <w:p w14:paraId="086F00A8" w14:textId="53185BE4" w:rsidR="00F340B2" w:rsidRPr="00FA62B9" w:rsidRDefault="00202F43" w:rsidP="001E16D9">
      <w:r w:rsidRPr="00FA62B9">
        <w:t>___</w:t>
      </w:r>
    </w:p>
    <w:p w14:paraId="7D8750F2" w14:textId="77777777" w:rsidR="00321CE5" w:rsidRPr="00FA62B9" w:rsidRDefault="00321CE5">
      <w:r w:rsidRPr="00FA62B9">
        <w:br w:type="page"/>
      </w:r>
    </w:p>
    <w:p w14:paraId="086F00A9" w14:textId="6F6E9384" w:rsidR="00F340B2" w:rsidRPr="00FA62B9" w:rsidRDefault="00202F43" w:rsidP="001E16D9">
      <w:r w:rsidRPr="00FA62B9">
        <w:lastRenderedPageBreak/>
        <w:t>22 grudnia 2024 r., niedziela</w:t>
      </w:r>
    </w:p>
    <w:p w14:paraId="2A15073B" w14:textId="1D1B3A27" w:rsidR="002F2A91" w:rsidRPr="00FA62B9" w:rsidRDefault="002F2A91" w:rsidP="002F2A91">
      <w:r w:rsidRPr="00FA62B9">
        <w:t xml:space="preserve">Dyżurni: Paweł Kojs i </w:t>
      </w:r>
      <w:r w:rsidR="00903A0D" w:rsidRPr="00FA62B9">
        <w:t>Arkadiusz Nowak</w:t>
      </w:r>
    </w:p>
    <w:p w14:paraId="086F00AA" w14:textId="0D90AE1D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F00AB" w14:textId="77777777" w:rsidR="00F340B2" w:rsidRPr="00FA62B9" w:rsidRDefault="00F340B2" w:rsidP="001E16D9"/>
    <w:p w14:paraId="086F00AC" w14:textId="06857FAE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-1.5°C),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F00AD" w14:textId="77777777" w:rsidR="00F340B2" w:rsidRPr="00FA62B9" w:rsidRDefault="00F340B2" w:rsidP="001E16D9"/>
    <w:p w14:paraId="086F00AE" w14:textId="29201393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ogrodzeniowych, odśnieżanie dojazdów. </w:t>
      </w:r>
      <w:r w:rsidR="007806C5" w:rsidRPr="00FA62B9">
        <w:t>Wykonanie drobnych napraw.</w:t>
      </w:r>
    </w:p>
    <w:p w14:paraId="086F00AF" w14:textId="77777777" w:rsidR="00F340B2" w:rsidRPr="00FA62B9" w:rsidRDefault="00F340B2" w:rsidP="001E16D9"/>
    <w:p w14:paraId="086F00B0" w14:textId="676CAB02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Odśnieżanie terenu stacji, czyszczenie dachów ze śniegu.</w:t>
      </w:r>
    </w:p>
    <w:p w14:paraId="086F00B1" w14:textId="77777777" w:rsidR="00F340B2" w:rsidRPr="00FA62B9" w:rsidRDefault="00F340B2" w:rsidP="001E16D9"/>
    <w:p w14:paraId="086F00B2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F00B3" w14:textId="77777777" w:rsidR="00F340B2" w:rsidRPr="00FA62B9" w:rsidRDefault="00F340B2" w:rsidP="001E16D9"/>
    <w:p w14:paraId="086F00B4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-3°C, max 0°C, średnia -1.5°C; opady śniegu 1.0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F00B5" w14:textId="77777777" w:rsidR="00F340B2" w:rsidRPr="00FA62B9" w:rsidRDefault="00F340B2" w:rsidP="001E16D9"/>
    <w:p w14:paraId="086F00B6" w14:textId="77777777" w:rsidR="00F340B2" w:rsidRPr="00FA62B9" w:rsidRDefault="00202F43" w:rsidP="001E16D9">
      <w:r w:rsidRPr="00FA62B9">
        <w:t>Bez zdarzeń nadzwyczajnych, dyżur zakończony bez uwag.</w:t>
      </w:r>
    </w:p>
    <w:p w14:paraId="086F00B7" w14:textId="77777777" w:rsidR="00F340B2" w:rsidRPr="00FA62B9" w:rsidRDefault="00F340B2" w:rsidP="001E16D9"/>
    <w:p w14:paraId="086F00B8" w14:textId="0BD483E7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FD03A7" w:rsidRPr="00FA62B9">
        <w:rPr>
          <w:noProof/>
        </w:rPr>
        <w:drawing>
          <wp:inline distT="0" distB="0" distL="0" distR="0" wp14:anchorId="46A06DBA" wp14:editId="139E45D3">
            <wp:extent cx="1095375" cy="565454"/>
            <wp:effectExtent l="0" t="0" r="0" b="6350"/>
            <wp:docPr id="959263971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157" w:rsidRPr="000B5157">
        <w:rPr>
          <w:i/>
          <w:iCs/>
          <w:noProof/>
          <w:sz w:val="20"/>
          <w:szCs w:val="20"/>
        </w:rPr>
        <w:drawing>
          <wp:inline distT="0" distB="0" distL="0" distR="0" wp14:anchorId="72D4F474" wp14:editId="6EB3078A">
            <wp:extent cx="1943100" cy="469618"/>
            <wp:effectExtent l="0" t="0" r="0" b="6985"/>
            <wp:docPr id="10" name="Obraz 10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F00B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22.12.2024</w:t>
      </w:r>
    </w:p>
    <w:p w14:paraId="086F00BA" w14:textId="288FE946" w:rsidR="00F340B2" w:rsidRPr="00FA62B9" w:rsidRDefault="00202F43" w:rsidP="001E16D9">
      <w:r w:rsidRPr="00FA62B9">
        <w:t>___</w:t>
      </w:r>
    </w:p>
    <w:p w14:paraId="1642FFB8" w14:textId="77777777" w:rsidR="00321CE5" w:rsidRPr="00FA62B9" w:rsidRDefault="00321CE5">
      <w:r w:rsidRPr="00FA62B9">
        <w:br w:type="page"/>
      </w:r>
    </w:p>
    <w:p w14:paraId="086F00BB" w14:textId="168D723F" w:rsidR="00F340B2" w:rsidRPr="00FA62B9" w:rsidRDefault="00202F43" w:rsidP="001E16D9">
      <w:r w:rsidRPr="00FA62B9">
        <w:lastRenderedPageBreak/>
        <w:t>23 grudnia 2024 r., poniedziałek</w:t>
      </w:r>
    </w:p>
    <w:p w14:paraId="72EB9432" w14:textId="4D50F4EC" w:rsidR="0023554E" w:rsidRPr="00FA62B9" w:rsidRDefault="003F5C3C" w:rsidP="0023554E">
      <w:r w:rsidRPr="00FA62B9">
        <w:t xml:space="preserve">Dyżurni: </w:t>
      </w:r>
      <w:r w:rsidR="0023554E" w:rsidRPr="00FA62B9">
        <w:t>Paweł Kojs i Arkadiusz Nowak</w:t>
      </w:r>
    </w:p>
    <w:p w14:paraId="086F00BC" w14:textId="094E19EC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F00BD" w14:textId="77777777" w:rsidR="00F340B2" w:rsidRPr="00FA62B9" w:rsidRDefault="00F340B2" w:rsidP="001E16D9"/>
    <w:p w14:paraId="086F00BE" w14:textId="77777777" w:rsidR="00F340B2" w:rsidRPr="00FA62B9" w:rsidRDefault="00202F43" w:rsidP="001E16D9">
      <w:r w:rsidRPr="00FA62B9">
        <w:t>Liczenie zwierząt: ~300-400 (redukcja w toku) jeleniowatych + ~50 owiec w kwaterach. Wszystkie zwierzęta w dobrym stanie zdrowia.</w:t>
      </w:r>
    </w:p>
    <w:p w14:paraId="086F00BF" w14:textId="77777777" w:rsidR="00F340B2" w:rsidRPr="00FA62B9" w:rsidRDefault="00F340B2" w:rsidP="001E16D9"/>
    <w:p w14:paraId="086F00C0" w14:textId="2D1B33AC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F00C1" w14:textId="77777777" w:rsidR="00F340B2" w:rsidRPr="00FA62B9" w:rsidRDefault="00F340B2" w:rsidP="001E16D9"/>
    <w:p w14:paraId="086F00C2" w14:textId="406026E9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F00C3" w14:textId="77777777" w:rsidR="00F340B2" w:rsidRPr="00FA62B9" w:rsidRDefault="00F340B2" w:rsidP="001E16D9"/>
    <w:p w14:paraId="086F00C4" w14:textId="28997216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-1.5°C),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F00C5" w14:textId="77777777" w:rsidR="00F340B2" w:rsidRPr="00FA62B9" w:rsidRDefault="00F340B2" w:rsidP="001E16D9"/>
    <w:p w14:paraId="086F00C6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ogrodzeniowych, odśnieżanie dojazdów. Stan ogrodzeń dobry.</w:t>
      </w:r>
    </w:p>
    <w:p w14:paraId="086F00C7" w14:textId="77777777" w:rsidR="00F340B2" w:rsidRPr="00FA62B9" w:rsidRDefault="00F340B2" w:rsidP="001E16D9"/>
    <w:p w14:paraId="086F00C8" w14:textId="24A19DA6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Odśnieżanie terenu stacji, czyszczenie dachów ze śniegu.</w:t>
      </w:r>
    </w:p>
    <w:p w14:paraId="086F00C9" w14:textId="77777777" w:rsidR="00F340B2" w:rsidRPr="00FA62B9" w:rsidRDefault="00F340B2" w:rsidP="001E16D9"/>
    <w:p w14:paraId="086F00CA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F00CB" w14:textId="77777777" w:rsidR="00F340B2" w:rsidRPr="00FA62B9" w:rsidRDefault="00F340B2" w:rsidP="001E16D9"/>
    <w:p w14:paraId="086F00CC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-3°C, max 0°C, średnia -1.5°C; opady śniegu 0.5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F00CD" w14:textId="77777777" w:rsidR="00F340B2" w:rsidRPr="00FA62B9" w:rsidRDefault="00F340B2" w:rsidP="001E16D9"/>
    <w:p w14:paraId="086F00CE" w14:textId="77777777" w:rsidR="00F340B2" w:rsidRPr="00FA62B9" w:rsidRDefault="00202F43" w:rsidP="001E16D9">
      <w:r w:rsidRPr="00FA62B9">
        <w:t>Bez zdarzeń nadzwyczajnych, dyżur zakończony bez uwag.</w:t>
      </w:r>
    </w:p>
    <w:p w14:paraId="086F00CF" w14:textId="77777777" w:rsidR="00F340B2" w:rsidRPr="00FA62B9" w:rsidRDefault="00F340B2" w:rsidP="001E16D9"/>
    <w:p w14:paraId="086F00D0" w14:textId="633DE981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FD03A7" w:rsidRPr="00FA62B9">
        <w:rPr>
          <w:noProof/>
        </w:rPr>
        <w:drawing>
          <wp:inline distT="0" distB="0" distL="0" distR="0" wp14:anchorId="5159E057" wp14:editId="0000513C">
            <wp:extent cx="1095375" cy="565454"/>
            <wp:effectExtent l="0" t="0" r="0" b="6350"/>
            <wp:docPr id="1930514249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157" w:rsidRPr="000B5157">
        <w:rPr>
          <w:i/>
          <w:iCs/>
          <w:noProof/>
          <w:sz w:val="20"/>
          <w:szCs w:val="20"/>
        </w:rPr>
        <w:drawing>
          <wp:inline distT="0" distB="0" distL="0" distR="0" wp14:anchorId="5933E7C8" wp14:editId="374FCF67">
            <wp:extent cx="1943100" cy="469618"/>
            <wp:effectExtent l="0" t="0" r="0" b="6985"/>
            <wp:docPr id="9" name="Obraz 9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F00D1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23.12.2024</w:t>
      </w:r>
    </w:p>
    <w:p w14:paraId="086F00D2" w14:textId="17E177A1" w:rsidR="00F340B2" w:rsidRPr="00FA62B9" w:rsidRDefault="00202F43" w:rsidP="001E16D9">
      <w:r w:rsidRPr="00FA62B9">
        <w:t>___</w:t>
      </w:r>
    </w:p>
    <w:p w14:paraId="6FE72574" w14:textId="77777777" w:rsidR="00321CE5" w:rsidRPr="00FA62B9" w:rsidRDefault="00321CE5">
      <w:r w:rsidRPr="00FA62B9">
        <w:br w:type="page"/>
      </w:r>
    </w:p>
    <w:p w14:paraId="086F00D3" w14:textId="5116673C" w:rsidR="00F340B2" w:rsidRPr="00FA62B9" w:rsidRDefault="00202F43" w:rsidP="001E16D9">
      <w:r w:rsidRPr="00FA62B9">
        <w:lastRenderedPageBreak/>
        <w:t>24 grudnia 2024 r., wtorek</w:t>
      </w:r>
    </w:p>
    <w:p w14:paraId="46559250" w14:textId="77777777" w:rsidR="003F5C3C" w:rsidRPr="00FA62B9" w:rsidRDefault="003F5C3C" w:rsidP="003F5C3C">
      <w:r w:rsidRPr="00FA62B9">
        <w:t>Dyżurni: Paweł Kojs i Arkadiusz Nowak</w:t>
      </w:r>
    </w:p>
    <w:p w14:paraId="086F00D4" w14:textId="72B637E2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F00D5" w14:textId="77777777" w:rsidR="00F340B2" w:rsidRPr="00FA62B9" w:rsidRDefault="00F340B2" w:rsidP="001E16D9"/>
    <w:p w14:paraId="086F00D6" w14:textId="08BD4323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-1°C),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F00D7" w14:textId="77777777" w:rsidR="00F340B2" w:rsidRPr="00FA62B9" w:rsidRDefault="00F340B2" w:rsidP="001E16D9"/>
    <w:p w14:paraId="086F00D8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F00D9" w14:textId="77777777" w:rsidR="00F340B2" w:rsidRPr="00FA62B9" w:rsidRDefault="00F340B2" w:rsidP="001E16D9"/>
    <w:p w14:paraId="086F00DA" w14:textId="02C6B069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F00DB" w14:textId="77777777" w:rsidR="00F340B2" w:rsidRPr="00FA62B9" w:rsidRDefault="00F340B2" w:rsidP="001E16D9"/>
    <w:p w14:paraId="086F00DC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F00DD" w14:textId="77777777" w:rsidR="00F340B2" w:rsidRPr="00FA62B9" w:rsidRDefault="00F340B2" w:rsidP="001E16D9"/>
    <w:p w14:paraId="086F00DE" w14:textId="77777777" w:rsidR="00F340B2" w:rsidRPr="00FA62B9" w:rsidRDefault="00202F43" w:rsidP="001E16D9">
      <w:r w:rsidRPr="00FA62B9">
        <w:rPr>
          <w:i/>
          <w:iCs/>
        </w:rPr>
        <w:t>Warunki meteorologiczne: temperatura min -3°C, max 1°C, średnia -1°C; brak opadów.</w:t>
      </w:r>
    </w:p>
    <w:p w14:paraId="086F00DF" w14:textId="77777777" w:rsidR="00F340B2" w:rsidRPr="00FA62B9" w:rsidRDefault="00F340B2" w:rsidP="001E16D9"/>
    <w:p w14:paraId="086F00E0" w14:textId="77777777" w:rsidR="00F340B2" w:rsidRPr="00FA62B9" w:rsidRDefault="00202F43" w:rsidP="001E16D9">
      <w:r w:rsidRPr="00FA62B9">
        <w:t>Bez zdarzeń nadzwyczajnych, dyżur zakończony bez uwag.</w:t>
      </w:r>
    </w:p>
    <w:p w14:paraId="086F00E1" w14:textId="77777777" w:rsidR="00F340B2" w:rsidRPr="00FA62B9" w:rsidRDefault="00F340B2" w:rsidP="001E16D9"/>
    <w:p w14:paraId="086F00E2" w14:textId="089C7573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FD03A7" w:rsidRPr="00FA62B9">
        <w:rPr>
          <w:noProof/>
        </w:rPr>
        <w:drawing>
          <wp:inline distT="0" distB="0" distL="0" distR="0" wp14:anchorId="660513F6" wp14:editId="6BDBC1CB">
            <wp:extent cx="1095375" cy="565454"/>
            <wp:effectExtent l="0" t="0" r="0" b="6350"/>
            <wp:docPr id="1847304037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157" w:rsidRPr="000B5157">
        <w:rPr>
          <w:i/>
          <w:iCs/>
          <w:noProof/>
          <w:sz w:val="20"/>
          <w:szCs w:val="20"/>
        </w:rPr>
        <w:drawing>
          <wp:inline distT="0" distB="0" distL="0" distR="0" wp14:anchorId="75528322" wp14:editId="797D9EB1">
            <wp:extent cx="1943100" cy="469618"/>
            <wp:effectExtent l="0" t="0" r="0" b="6985"/>
            <wp:docPr id="8" name="Obraz 8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F00E3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24.12.2024</w:t>
      </w:r>
    </w:p>
    <w:p w14:paraId="086F00E4" w14:textId="6FF2D8A7" w:rsidR="00F340B2" w:rsidRPr="00FA62B9" w:rsidRDefault="00202F43" w:rsidP="001E16D9">
      <w:r w:rsidRPr="00FA62B9">
        <w:t>___</w:t>
      </w:r>
    </w:p>
    <w:p w14:paraId="284BBA50" w14:textId="77777777" w:rsidR="00321CE5" w:rsidRPr="00FA62B9" w:rsidRDefault="00321CE5">
      <w:r w:rsidRPr="00FA62B9">
        <w:br w:type="page"/>
      </w:r>
    </w:p>
    <w:p w14:paraId="086F00E5" w14:textId="2E24E755" w:rsidR="00F340B2" w:rsidRPr="00FA62B9" w:rsidRDefault="00202F43" w:rsidP="001E16D9">
      <w:r w:rsidRPr="00FA62B9">
        <w:lastRenderedPageBreak/>
        <w:t>25 grudnia 2024 r., środa</w:t>
      </w:r>
    </w:p>
    <w:p w14:paraId="79A4BC03" w14:textId="5CF11B0F" w:rsidR="003F5C3C" w:rsidRPr="00FA62B9" w:rsidRDefault="003F5C3C" w:rsidP="003F5C3C">
      <w:r w:rsidRPr="00FA62B9">
        <w:t xml:space="preserve">Dyżurni: Paweł Kojs i </w:t>
      </w:r>
      <w:r w:rsidR="0010062C" w:rsidRPr="00FA62B9">
        <w:t>Arkadiusz Nowak</w:t>
      </w:r>
    </w:p>
    <w:p w14:paraId="086F00E6" w14:textId="11C7CB30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F00E7" w14:textId="77777777" w:rsidR="00F340B2" w:rsidRPr="00FA62B9" w:rsidRDefault="00F340B2" w:rsidP="001E16D9"/>
    <w:p w14:paraId="086F00E8" w14:textId="30FFB2AB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-1°C),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F00E9" w14:textId="77777777" w:rsidR="00F340B2" w:rsidRPr="00FA62B9" w:rsidRDefault="00F340B2" w:rsidP="001E16D9"/>
    <w:p w14:paraId="086F00EA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F00EB" w14:textId="1BB8D87E" w:rsidR="00F340B2" w:rsidRPr="00FA62B9" w:rsidRDefault="00DA1D8A" w:rsidP="001E16D9">
      <w:r w:rsidRPr="00FA62B9">
        <w:t>Odstrzał jeleni sika i ich hybryd z jeleniem szlachetny</w:t>
      </w:r>
      <w:r w:rsidR="001949C3" w:rsidRPr="00FA62B9">
        <w:t>: redukcja stada zgodnie z zaleceniem GDOŚ</w:t>
      </w:r>
    </w:p>
    <w:p w14:paraId="0C0130A9" w14:textId="77777777" w:rsidR="00DA1D8A" w:rsidRPr="00FA62B9" w:rsidRDefault="00DA1D8A" w:rsidP="001E16D9"/>
    <w:p w14:paraId="086F00EC" w14:textId="6F8A0412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F00ED" w14:textId="77777777" w:rsidR="00F340B2" w:rsidRPr="00FA62B9" w:rsidRDefault="00F340B2" w:rsidP="001E16D9"/>
    <w:p w14:paraId="086F00EE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F00EF" w14:textId="77777777" w:rsidR="00F340B2" w:rsidRPr="00FA62B9" w:rsidRDefault="00F340B2" w:rsidP="001E16D9"/>
    <w:p w14:paraId="086F00F0" w14:textId="77777777" w:rsidR="00F340B2" w:rsidRPr="00FA62B9" w:rsidRDefault="00202F43" w:rsidP="001E16D9">
      <w:r w:rsidRPr="00FA62B9">
        <w:rPr>
          <w:i/>
          <w:iCs/>
        </w:rPr>
        <w:t>Warunki meteorologiczne: temperatura min -3°C, max 1°C, średnia -1°C; brak opadów.</w:t>
      </w:r>
    </w:p>
    <w:p w14:paraId="086F00F3" w14:textId="77777777" w:rsidR="00F340B2" w:rsidRPr="00FA62B9" w:rsidRDefault="00F340B2" w:rsidP="001E16D9"/>
    <w:p w14:paraId="086F00F4" w14:textId="4C7B3718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FD03A7" w:rsidRPr="00FA62B9">
        <w:rPr>
          <w:noProof/>
        </w:rPr>
        <w:drawing>
          <wp:inline distT="0" distB="0" distL="0" distR="0" wp14:anchorId="37FE894A" wp14:editId="3AE5BE30">
            <wp:extent cx="1095375" cy="565454"/>
            <wp:effectExtent l="0" t="0" r="0" b="6350"/>
            <wp:docPr id="2091636937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157" w:rsidRPr="000B5157">
        <w:rPr>
          <w:i/>
          <w:iCs/>
          <w:noProof/>
          <w:sz w:val="20"/>
          <w:szCs w:val="20"/>
        </w:rPr>
        <w:drawing>
          <wp:inline distT="0" distB="0" distL="0" distR="0" wp14:anchorId="2DFD6BFC" wp14:editId="6E247B56">
            <wp:extent cx="1943100" cy="469618"/>
            <wp:effectExtent l="0" t="0" r="0" b="6985"/>
            <wp:docPr id="7" name="Obraz 7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F00F5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25.12.2024</w:t>
      </w:r>
    </w:p>
    <w:p w14:paraId="086F00F6" w14:textId="72BC25E3" w:rsidR="00F340B2" w:rsidRPr="00FA62B9" w:rsidRDefault="00202F43" w:rsidP="001E16D9">
      <w:r w:rsidRPr="00FA62B9">
        <w:t>___</w:t>
      </w:r>
    </w:p>
    <w:p w14:paraId="70B84604" w14:textId="77777777" w:rsidR="00321CE5" w:rsidRPr="00FA62B9" w:rsidRDefault="00321CE5">
      <w:r w:rsidRPr="00FA62B9">
        <w:br w:type="page"/>
      </w:r>
    </w:p>
    <w:p w14:paraId="086F00F7" w14:textId="2760B138" w:rsidR="00F340B2" w:rsidRPr="00FA62B9" w:rsidRDefault="00202F43" w:rsidP="001E16D9">
      <w:r w:rsidRPr="00FA62B9">
        <w:lastRenderedPageBreak/>
        <w:t>26 grudnia 2024 r., czwartek</w:t>
      </w:r>
    </w:p>
    <w:p w14:paraId="532D9232" w14:textId="2E5C6AE9" w:rsidR="003F5C3C" w:rsidRPr="00FA62B9" w:rsidRDefault="003F5C3C" w:rsidP="000608C5">
      <w:r w:rsidRPr="00FA62B9">
        <w:t xml:space="preserve">Dyżurni: Paweł </w:t>
      </w:r>
      <w:proofErr w:type="spellStart"/>
      <w:r w:rsidRPr="00FA62B9">
        <w:t>Kojs</w:t>
      </w:r>
      <w:proofErr w:type="spellEnd"/>
      <w:r w:rsidRPr="00FA62B9">
        <w:t xml:space="preserve"> i </w:t>
      </w:r>
      <w:del w:id="173" w:author="Reviewer" w:date="2025-11-14T09:01:00Z">
        <w:r w:rsidR="00BA4BDB" w:rsidRPr="00FA62B9" w:rsidDel="000608C5">
          <w:delText>Anna Kosoń</w:delText>
        </w:r>
      </w:del>
      <w:ins w:id="174" w:author="Reviewer" w:date="2025-11-14T09:01:00Z">
        <w:r w:rsidR="000608C5">
          <w:t>Arkadiusz Nowak</w:t>
        </w:r>
      </w:ins>
    </w:p>
    <w:p w14:paraId="086F00F8" w14:textId="52A5A6AB" w:rsidR="00F340B2" w:rsidRPr="00FA62B9" w:rsidRDefault="00202F43" w:rsidP="001E16D9">
      <w:r w:rsidRPr="00FA62B9">
        <w:t xml:space="preserve">Karmienie: Zagrody zimowe, pasza do koryt, </w:t>
      </w:r>
      <w:r w:rsidR="00954115" w:rsidRPr="00FA62B9">
        <w:t>siano 9 balotów</w:t>
      </w:r>
      <w:r w:rsidRPr="00FA62B9">
        <w:t>. Owce w pomieszczeniu. Lizawki mineralne dostępne. Stado spokojne.</w:t>
      </w:r>
    </w:p>
    <w:p w14:paraId="086F00F9" w14:textId="77777777" w:rsidR="00F340B2" w:rsidRPr="00FA62B9" w:rsidRDefault="00F340B2" w:rsidP="001E16D9"/>
    <w:p w14:paraId="086F00FA" w14:textId="3AB04D27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-0.5°C), kontrola systemu wodociągowego (zawory, węże, pompy). Rozbicie </w:t>
      </w:r>
      <w:proofErr w:type="gramStart"/>
      <w:r w:rsidRPr="00FA62B9">
        <w:t>lodu</w:t>
      </w:r>
      <w:proofErr w:type="gramEnd"/>
      <w:r w:rsidRPr="00FA62B9">
        <w:t xml:space="preserve"> w wannach. System sprawny, bez wycieków.</w:t>
      </w:r>
    </w:p>
    <w:p w14:paraId="086F00FB" w14:textId="77777777" w:rsidR="00F340B2" w:rsidRPr="00FA62B9" w:rsidRDefault="00F340B2" w:rsidP="001E16D9"/>
    <w:p w14:paraId="086F00FC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F00FD" w14:textId="77777777" w:rsidR="00F340B2" w:rsidRPr="00FA62B9" w:rsidRDefault="00F340B2" w:rsidP="001E16D9"/>
    <w:p w14:paraId="086F00FE" w14:textId="1B4EAC0B" w:rsidR="00F340B2" w:rsidRPr="00FA62B9" w:rsidRDefault="00202F43" w:rsidP="001E16D9">
      <w:r w:rsidRPr="00FA62B9">
        <w:t xml:space="preserve">Prace porządkowe: Przegląd </w:t>
      </w:r>
      <w:proofErr w:type="spellStart"/>
      <w:r w:rsidRPr="00FA62B9">
        <w:t>paszowozu</w:t>
      </w:r>
      <w:proofErr w:type="spellEnd"/>
      <w:r w:rsidRPr="00FA62B9">
        <w:t xml:space="preserve"> i tura, uzupełnienie paliwa, magazyn siana 5 balotów, </w:t>
      </w:r>
      <w:r w:rsidR="000E0D92" w:rsidRPr="00FA62B9">
        <w:t>silos sprawdzony</w:t>
      </w:r>
      <w:r w:rsidRPr="00FA62B9">
        <w:t>. Zabezpieczanie instalacji przed mrozami.</w:t>
      </w:r>
    </w:p>
    <w:p w14:paraId="086F00FF" w14:textId="77777777" w:rsidR="00F340B2" w:rsidRPr="00FA62B9" w:rsidRDefault="00F340B2" w:rsidP="001E16D9"/>
    <w:p w14:paraId="086F0100" w14:textId="77777777" w:rsidR="00F340B2" w:rsidRPr="00FA62B9" w:rsidRDefault="00202F43" w:rsidP="001E16D9">
      <w:r w:rsidRPr="00FA62B9">
        <w:t>Dyżur nocny: Kontrola budynków (stodoła, pomieszczenia owiec), nadzór przeciwpożarowy, kontrola instalacji wodnych. Owce zamknięte.</w:t>
      </w:r>
    </w:p>
    <w:p w14:paraId="086F0101" w14:textId="77777777" w:rsidR="00F340B2" w:rsidRPr="00FA62B9" w:rsidRDefault="00F340B2" w:rsidP="001E16D9"/>
    <w:p w14:paraId="086F0102" w14:textId="77777777" w:rsidR="00F340B2" w:rsidRPr="00FA62B9" w:rsidRDefault="00202F43" w:rsidP="001E16D9">
      <w:r w:rsidRPr="00FA62B9">
        <w:rPr>
          <w:i/>
          <w:iCs/>
        </w:rPr>
        <w:t>Warunki meteorologiczne: temperatura min -3°C, max 2°C, średnia -0.5°C; brak opadów.</w:t>
      </w:r>
    </w:p>
    <w:p w14:paraId="086F0103" w14:textId="77777777" w:rsidR="00F340B2" w:rsidRPr="00FA62B9" w:rsidRDefault="00F340B2" w:rsidP="001E16D9"/>
    <w:p w14:paraId="086F0104" w14:textId="77777777" w:rsidR="00F340B2" w:rsidRPr="00FA62B9" w:rsidRDefault="00202F43" w:rsidP="001E16D9">
      <w:r w:rsidRPr="00FA62B9">
        <w:t>Bez zdarzeń nadzwyczajnych, dyżur zakończony bez uwag.</w:t>
      </w:r>
    </w:p>
    <w:p w14:paraId="086F0105" w14:textId="77777777" w:rsidR="00F340B2" w:rsidRPr="00FA62B9" w:rsidRDefault="00F340B2" w:rsidP="001E16D9"/>
    <w:p w14:paraId="086F0106" w14:textId="3A544F97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FD03A7" w:rsidRPr="00FA62B9">
        <w:rPr>
          <w:noProof/>
        </w:rPr>
        <w:drawing>
          <wp:inline distT="0" distB="0" distL="0" distR="0" wp14:anchorId="097C8FC8" wp14:editId="0AA4A9ED">
            <wp:extent cx="1095375" cy="565454"/>
            <wp:effectExtent l="0" t="0" r="0" b="6350"/>
            <wp:docPr id="1623416543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157" w:rsidRPr="000B5157">
        <w:rPr>
          <w:i/>
          <w:iCs/>
          <w:noProof/>
          <w:sz w:val="20"/>
          <w:szCs w:val="20"/>
        </w:rPr>
        <w:drawing>
          <wp:inline distT="0" distB="0" distL="0" distR="0" wp14:anchorId="4F7E205B" wp14:editId="34AC2E5B">
            <wp:extent cx="1943100" cy="469618"/>
            <wp:effectExtent l="0" t="0" r="0" b="6985"/>
            <wp:docPr id="6" name="Obraz 6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F0107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26.12.2024</w:t>
      </w:r>
    </w:p>
    <w:p w14:paraId="086F0108" w14:textId="7244F311" w:rsidR="00F340B2" w:rsidRPr="00FA62B9" w:rsidRDefault="00202F43" w:rsidP="001E16D9">
      <w:r w:rsidRPr="00FA62B9">
        <w:t>___</w:t>
      </w:r>
    </w:p>
    <w:p w14:paraId="738FD34C" w14:textId="77777777" w:rsidR="008215D7" w:rsidRPr="00FA62B9" w:rsidRDefault="008215D7">
      <w:r w:rsidRPr="00FA62B9">
        <w:br w:type="page"/>
      </w:r>
    </w:p>
    <w:p w14:paraId="086F0109" w14:textId="2B5D8688" w:rsidR="00F340B2" w:rsidRPr="00FA62B9" w:rsidRDefault="00202F43" w:rsidP="001E16D9">
      <w:r w:rsidRPr="00FA62B9">
        <w:lastRenderedPageBreak/>
        <w:t>27 grudnia 2024 r., piątek</w:t>
      </w:r>
    </w:p>
    <w:p w14:paraId="24DA0D18" w14:textId="3761E9C7" w:rsidR="003F5C3C" w:rsidRPr="00FA62B9" w:rsidRDefault="003F5C3C" w:rsidP="000608C5">
      <w:r w:rsidRPr="00FA62B9">
        <w:t xml:space="preserve">Dyżurni: Paweł </w:t>
      </w:r>
      <w:proofErr w:type="spellStart"/>
      <w:r w:rsidRPr="00FA62B9">
        <w:t>Kojs</w:t>
      </w:r>
      <w:proofErr w:type="spellEnd"/>
      <w:r w:rsidRPr="00FA62B9">
        <w:t xml:space="preserve"> i </w:t>
      </w:r>
      <w:del w:id="175" w:author="Reviewer" w:date="2025-11-14T09:01:00Z">
        <w:r w:rsidR="00BA4BDB" w:rsidRPr="00FA62B9" w:rsidDel="000608C5">
          <w:delText>Anna Kosoń</w:delText>
        </w:r>
      </w:del>
      <w:ins w:id="176" w:author="Reviewer" w:date="2025-11-14T09:01:00Z">
        <w:r w:rsidR="000608C5">
          <w:t>Arkadiusz Nowak</w:t>
        </w:r>
      </w:ins>
    </w:p>
    <w:p w14:paraId="086F010A" w14:textId="38E14CFA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F010B" w14:textId="77777777" w:rsidR="00F340B2" w:rsidRPr="00FA62B9" w:rsidRDefault="00F340B2" w:rsidP="001E16D9"/>
    <w:p w14:paraId="086F010C" w14:textId="66F0E440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+0.5°C), kontrola systemu wodociągowego (zawory, węże, pompy). System sprawny, bez wycieków.</w:t>
      </w:r>
    </w:p>
    <w:p w14:paraId="086F010D" w14:textId="77777777" w:rsidR="00F340B2" w:rsidRPr="00FA62B9" w:rsidRDefault="00F340B2" w:rsidP="001E16D9"/>
    <w:p w14:paraId="086F010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F010F" w14:textId="77777777" w:rsidR="00F340B2" w:rsidRPr="00FA62B9" w:rsidRDefault="00F340B2" w:rsidP="001E16D9"/>
    <w:p w14:paraId="086F0110" w14:textId="39E836A6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F0111" w14:textId="77777777" w:rsidR="00F340B2" w:rsidRPr="00FA62B9" w:rsidRDefault="00F340B2" w:rsidP="001E16D9"/>
    <w:p w14:paraId="086F0112" w14:textId="48C9F8A9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F0113" w14:textId="77777777" w:rsidR="00F340B2" w:rsidRPr="00FA62B9" w:rsidRDefault="00F340B2" w:rsidP="001E16D9"/>
    <w:p w14:paraId="086F0114" w14:textId="77777777" w:rsidR="00F340B2" w:rsidRPr="00FA62B9" w:rsidRDefault="00202F43" w:rsidP="001E16D9">
      <w:r w:rsidRPr="00FA62B9">
        <w:t>Czynności tygodniowe: Kontrola zabezpieczeń przeciwpożarowych w 14 budynkach. Sprawdzanie stanu dachów, rynien (śnieg, sople). Monitoring kondycji zwierząt.</w:t>
      </w:r>
    </w:p>
    <w:p w14:paraId="086F0115" w14:textId="77777777" w:rsidR="00F340B2" w:rsidRPr="00FA62B9" w:rsidRDefault="00F340B2" w:rsidP="001E16D9"/>
    <w:p w14:paraId="086F0116" w14:textId="437C2AA3" w:rsidR="00F340B2" w:rsidRPr="00FA62B9" w:rsidRDefault="00202F43" w:rsidP="001E16D9">
      <w:r w:rsidRPr="00FA62B9">
        <w:t xml:space="preserve">Przekazanie obowiązków: Stan pasz </w:t>
      </w:r>
      <w:r w:rsidR="000E0D92" w:rsidRPr="00FA62B9">
        <w:t>silos sprawdzony</w:t>
      </w:r>
      <w:r w:rsidRPr="00FA62B9">
        <w:t xml:space="preserve"> i siano 5 balotów, wszystkie naprawy wykonane, system wodociągowy sprawny, bez incydentów. Dokumenty podpisane.</w:t>
      </w:r>
    </w:p>
    <w:p w14:paraId="086F0117" w14:textId="77777777" w:rsidR="00F340B2" w:rsidRPr="00FA62B9" w:rsidRDefault="00F340B2" w:rsidP="001E16D9"/>
    <w:p w14:paraId="086F0118" w14:textId="77777777" w:rsidR="00F340B2" w:rsidRPr="00FA62B9" w:rsidRDefault="00202F43" w:rsidP="001E16D9">
      <w:r w:rsidRPr="00FA62B9">
        <w:rPr>
          <w:i/>
          <w:iCs/>
        </w:rPr>
        <w:t>Warunki meteorologiczne: temperatura min -2°C, max 3°C, średnia 0.5°C; brak opadów.</w:t>
      </w:r>
    </w:p>
    <w:p w14:paraId="086F0119" w14:textId="77777777" w:rsidR="00F340B2" w:rsidRPr="00FA62B9" w:rsidRDefault="00F340B2" w:rsidP="001E16D9"/>
    <w:p w14:paraId="086F011A" w14:textId="77777777" w:rsidR="00F340B2" w:rsidRPr="00FA62B9" w:rsidRDefault="00202F43" w:rsidP="001E16D9">
      <w:r w:rsidRPr="00FA62B9">
        <w:t>Bez zdarzeń nadzwyczajnych, dyżur zakończony bez uwag.</w:t>
      </w:r>
    </w:p>
    <w:p w14:paraId="086F011B" w14:textId="77777777" w:rsidR="00F340B2" w:rsidRPr="00FA62B9" w:rsidRDefault="00F340B2" w:rsidP="001E16D9"/>
    <w:p w14:paraId="086F011C" w14:textId="0922FE72" w:rsidR="00F340B2" w:rsidRPr="00FA62B9" w:rsidRDefault="00B9574E" w:rsidP="001E16D9">
      <w:r w:rsidRPr="00FA62B9">
        <w:rPr>
          <w:i/>
          <w:iCs/>
        </w:rPr>
        <w:t xml:space="preserve">Dyżurny: Paweł </w:t>
      </w:r>
      <w:proofErr w:type="spellStart"/>
      <w:r w:rsidRPr="00FA62B9">
        <w:rPr>
          <w:i/>
          <w:iCs/>
        </w:rPr>
        <w:t>Kojs</w:t>
      </w:r>
      <w:proofErr w:type="spellEnd"/>
      <w:r w:rsidR="000851DD" w:rsidRPr="00FA62B9">
        <w:rPr>
          <w:i/>
          <w:iCs/>
        </w:rPr>
        <w:t xml:space="preserve"> </w:t>
      </w:r>
      <w:r w:rsidRPr="00FA62B9">
        <w:rPr>
          <w:i/>
          <w:iCs/>
        </w:rPr>
        <w:t xml:space="preserve"> </w:t>
      </w:r>
      <w:r w:rsidR="00FD03A7" w:rsidRPr="00FA62B9">
        <w:rPr>
          <w:noProof/>
        </w:rPr>
        <w:drawing>
          <wp:inline distT="0" distB="0" distL="0" distR="0" wp14:anchorId="3E166930" wp14:editId="7CCE1D2B">
            <wp:extent cx="1095375" cy="565454"/>
            <wp:effectExtent l="0" t="0" r="0" b="6350"/>
            <wp:docPr id="1766622632" name="Picture 1" descr="A handwritten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006" name="Picture 1" descr="A handwritten blue li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006" cy="5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157" w:rsidRPr="000B5157">
        <w:rPr>
          <w:i/>
          <w:iCs/>
          <w:noProof/>
          <w:sz w:val="20"/>
          <w:szCs w:val="20"/>
        </w:rPr>
        <w:drawing>
          <wp:inline distT="0" distB="0" distL="0" distR="0" wp14:anchorId="1E8806E0" wp14:editId="637C8056">
            <wp:extent cx="1943100" cy="469618"/>
            <wp:effectExtent l="0" t="0" r="0" b="6985"/>
            <wp:docPr id="5" name="Obraz 5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F011D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27.12.2024</w:t>
      </w:r>
    </w:p>
    <w:p w14:paraId="086F011E" w14:textId="26FF9830" w:rsidR="00F340B2" w:rsidRPr="00FA62B9" w:rsidRDefault="00202F43" w:rsidP="001E16D9">
      <w:r w:rsidRPr="00FA62B9">
        <w:t>___</w:t>
      </w:r>
    </w:p>
    <w:p w14:paraId="6992FD8D" w14:textId="77777777" w:rsidR="008215D7" w:rsidRPr="00FA62B9" w:rsidRDefault="008215D7">
      <w:r w:rsidRPr="00FA62B9">
        <w:br w:type="page"/>
      </w:r>
    </w:p>
    <w:p w14:paraId="086F011F" w14:textId="13292A6A" w:rsidR="00F340B2" w:rsidRPr="00FA62B9" w:rsidRDefault="00202F43" w:rsidP="001E16D9">
      <w:r w:rsidRPr="00FA62B9">
        <w:lastRenderedPageBreak/>
        <w:t>28 grudnia 2024 r., sobota</w:t>
      </w:r>
    </w:p>
    <w:p w14:paraId="005C6604" w14:textId="678B93D9" w:rsidR="00366546" w:rsidRPr="00FA62B9" w:rsidRDefault="00366546" w:rsidP="00366546">
      <w:r w:rsidRPr="00FA62B9">
        <w:t xml:space="preserve">Dyżurni: </w:t>
      </w:r>
      <w:r w:rsidR="00C51DDB" w:rsidRPr="00FA62B9">
        <w:t>Anna Kosoń</w:t>
      </w:r>
      <w:r w:rsidRPr="00FA62B9">
        <w:t xml:space="preserve"> i </w:t>
      </w:r>
      <w:r w:rsidR="00D42BFC" w:rsidRPr="00FA62B9">
        <w:t>Arkadiusz Nowak</w:t>
      </w:r>
    </w:p>
    <w:p w14:paraId="086F0120" w14:textId="2719F7E3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F0121" w14:textId="77777777" w:rsidR="00F340B2" w:rsidRPr="00FA62B9" w:rsidRDefault="00F340B2" w:rsidP="001E16D9"/>
    <w:p w14:paraId="086F0122" w14:textId="125F87E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+0.5°C), kontrola systemu wodociągowego (zawory, węże, pompy). System sprawny, bez wycieków.</w:t>
      </w:r>
    </w:p>
    <w:p w14:paraId="086F0123" w14:textId="77777777" w:rsidR="00F340B2" w:rsidRPr="00FA62B9" w:rsidRDefault="00F340B2" w:rsidP="001E16D9"/>
    <w:p w14:paraId="086F0124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F0125" w14:textId="77777777" w:rsidR="00F340B2" w:rsidRPr="00FA62B9" w:rsidRDefault="00F340B2" w:rsidP="001E16D9"/>
    <w:p w14:paraId="086F0126" w14:textId="13C5E366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F0127" w14:textId="77777777" w:rsidR="00F340B2" w:rsidRPr="00FA62B9" w:rsidRDefault="00F340B2" w:rsidP="001E16D9"/>
    <w:p w14:paraId="086F0128" w14:textId="6DBDFB6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F0129" w14:textId="77777777" w:rsidR="00F340B2" w:rsidRPr="00FA62B9" w:rsidRDefault="00F340B2" w:rsidP="001E16D9"/>
    <w:p w14:paraId="086F012A" w14:textId="77777777" w:rsidR="00F340B2" w:rsidRPr="00FA62B9" w:rsidRDefault="00202F43" w:rsidP="001E16D9">
      <w:r w:rsidRPr="00FA62B9">
        <w:rPr>
          <w:i/>
          <w:iCs/>
        </w:rPr>
        <w:t>Warunki meteorologiczne: temperatura min -2°C, max 3°C, średnia 0.5°C; brak opadów.</w:t>
      </w:r>
    </w:p>
    <w:p w14:paraId="086F012B" w14:textId="77777777" w:rsidR="00F340B2" w:rsidRPr="00FA62B9" w:rsidRDefault="00F340B2" w:rsidP="001E16D9"/>
    <w:p w14:paraId="086F012C" w14:textId="77777777" w:rsidR="00F340B2" w:rsidRPr="00FA62B9" w:rsidRDefault="00202F43" w:rsidP="001E16D9">
      <w:r w:rsidRPr="00FA62B9">
        <w:t>Bez zdarzeń nadzwyczajnych, dyżur zakończony bez uwag.</w:t>
      </w:r>
    </w:p>
    <w:p w14:paraId="086F012D" w14:textId="77777777" w:rsidR="00F340B2" w:rsidRPr="00FA62B9" w:rsidRDefault="00F340B2" w:rsidP="001E16D9"/>
    <w:p w14:paraId="086F012E" w14:textId="6044B426" w:rsidR="00F340B2" w:rsidRPr="00FA62B9" w:rsidRDefault="00B9574E" w:rsidP="001E16D9">
      <w:r w:rsidRPr="00FA62B9">
        <w:rPr>
          <w:i/>
          <w:iCs/>
        </w:rPr>
        <w:t xml:space="preserve">Dyżurny: </w:t>
      </w:r>
      <w:r w:rsidR="007E22DE" w:rsidRPr="00FA62B9">
        <w:t>Anna Kosoń</w:t>
      </w:r>
      <w:r w:rsidR="000B5157" w:rsidRPr="000B5157">
        <w:rPr>
          <w:i/>
          <w:iCs/>
          <w:noProof/>
          <w:sz w:val="20"/>
          <w:szCs w:val="20"/>
        </w:rPr>
        <w:drawing>
          <wp:inline distT="0" distB="0" distL="0" distR="0" wp14:anchorId="46C01256" wp14:editId="518C42BC">
            <wp:extent cx="1943100" cy="469618"/>
            <wp:effectExtent l="0" t="0" r="0" b="6985"/>
            <wp:docPr id="3" name="Obraz 3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F012F" w14:textId="17CFDFE3" w:rsidR="00F340B2" w:rsidRPr="00FA62B9" w:rsidRDefault="00202F43" w:rsidP="000B5157">
      <w:r w:rsidRPr="00FA62B9">
        <w:rPr>
          <w:i/>
          <w:iCs/>
          <w:sz w:val="20"/>
          <w:szCs w:val="20"/>
        </w:rPr>
        <w:t>Kosewo Górne dnia 28.12.2024</w:t>
      </w:r>
    </w:p>
    <w:p w14:paraId="086F0130" w14:textId="5896E1FB" w:rsidR="00F340B2" w:rsidRPr="00FA62B9" w:rsidRDefault="00202F43" w:rsidP="001E16D9">
      <w:r w:rsidRPr="00FA62B9">
        <w:t>___</w:t>
      </w:r>
    </w:p>
    <w:p w14:paraId="3144E42C" w14:textId="77777777" w:rsidR="008215D7" w:rsidRPr="00FA62B9" w:rsidRDefault="008215D7">
      <w:r w:rsidRPr="00FA62B9">
        <w:br w:type="page"/>
      </w:r>
    </w:p>
    <w:p w14:paraId="086F0131" w14:textId="63590D3E" w:rsidR="00F340B2" w:rsidRPr="00FA62B9" w:rsidRDefault="00202F43" w:rsidP="001E16D9">
      <w:r w:rsidRPr="00FA62B9">
        <w:lastRenderedPageBreak/>
        <w:t>29 grudnia 2024 r., niedziela</w:t>
      </w:r>
    </w:p>
    <w:p w14:paraId="1AE0E881" w14:textId="77777777" w:rsidR="00903A0D" w:rsidRPr="00FA62B9" w:rsidRDefault="00903A0D" w:rsidP="00903A0D">
      <w:r w:rsidRPr="00FA62B9">
        <w:t>Dyżurni oddający: Arkadiusz Nowak i Lucjan Świder</w:t>
      </w:r>
    </w:p>
    <w:p w14:paraId="41445B81" w14:textId="77777777" w:rsidR="00903A0D" w:rsidRPr="00FA62B9" w:rsidRDefault="00903A0D" w:rsidP="00903A0D">
      <w:r w:rsidRPr="00FA62B9">
        <w:t xml:space="preserve">Dyżurni przyjmujący: Anna Kosoń i Lucjan Świder </w:t>
      </w:r>
    </w:p>
    <w:p w14:paraId="086F0132" w14:textId="1425214D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F0133" w14:textId="77777777" w:rsidR="00F340B2" w:rsidRPr="00FA62B9" w:rsidRDefault="00F340B2" w:rsidP="001E16D9"/>
    <w:p w14:paraId="086F0134" w14:textId="255BE3D1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+1°C), kontrola systemu wodociągowego (zawory, węże, pompy). System sprawny, bez wycieków.</w:t>
      </w:r>
    </w:p>
    <w:p w14:paraId="086F0135" w14:textId="77777777" w:rsidR="00F340B2" w:rsidRPr="00FA62B9" w:rsidRDefault="00F340B2" w:rsidP="001E16D9"/>
    <w:p w14:paraId="086F0136" w14:textId="4455FE22" w:rsidR="00F340B2" w:rsidRPr="00FA62B9" w:rsidRDefault="00202F43" w:rsidP="001E16D9">
      <w:r w:rsidRPr="00FA62B9">
        <w:t xml:space="preserve">Ogrodzenia: Codzienny obchód ogrodzeń zewnętrznych (linie graniczne), kontrola ogrodzeń wewnętrznych (podziały kwater). Kontrola naciągów linii ogrodzeniowych. </w:t>
      </w:r>
      <w:r w:rsidR="007806C5" w:rsidRPr="00FA62B9">
        <w:t>Wykonanie drobnych napraw.</w:t>
      </w:r>
    </w:p>
    <w:p w14:paraId="086F0137" w14:textId="77777777" w:rsidR="00F340B2" w:rsidRPr="00FA62B9" w:rsidRDefault="00F340B2" w:rsidP="001E16D9"/>
    <w:p w14:paraId="086F0138" w14:textId="3CE612EB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F0139" w14:textId="77777777" w:rsidR="00F340B2" w:rsidRPr="00FA62B9" w:rsidRDefault="00F340B2" w:rsidP="001E16D9"/>
    <w:p w14:paraId="086F013A" w14:textId="7A02ADAD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F013B" w14:textId="77777777" w:rsidR="00F340B2" w:rsidRPr="00FA62B9" w:rsidRDefault="00F340B2" w:rsidP="001E16D9"/>
    <w:p w14:paraId="086F013C" w14:textId="77777777" w:rsidR="00F340B2" w:rsidRPr="00FA62B9" w:rsidRDefault="00202F43" w:rsidP="001E16D9">
      <w:r w:rsidRPr="00FA62B9">
        <w:rPr>
          <w:i/>
          <w:iCs/>
        </w:rPr>
        <w:t>Warunki meteorologiczne: temperatura min -2°C, max 4°C, średnia 1°C; brak opadów.</w:t>
      </w:r>
    </w:p>
    <w:p w14:paraId="086F013D" w14:textId="77777777" w:rsidR="00F340B2" w:rsidRPr="00FA62B9" w:rsidRDefault="00F340B2" w:rsidP="001E16D9"/>
    <w:p w14:paraId="086F013E" w14:textId="77777777" w:rsidR="00F340B2" w:rsidRPr="00FA62B9" w:rsidRDefault="00202F43" w:rsidP="001E16D9">
      <w:r w:rsidRPr="00FA62B9">
        <w:t>Bez zdarzeń nadzwyczajnych, dyżur zakończony bez uwag.</w:t>
      </w:r>
    </w:p>
    <w:p w14:paraId="086F013F" w14:textId="77777777" w:rsidR="00F340B2" w:rsidRPr="00FA62B9" w:rsidRDefault="00F340B2" w:rsidP="001E16D9"/>
    <w:p w14:paraId="769AB7D5" w14:textId="77777777" w:rsidR="007E22DE" w:rsidRPr="00FA62B9" w:rsidRDefault="007E22DE" w:rsidP="001E16D9">
      <w:pPr>
        <w:rPr>
          <w:i/>
          <w:iCs/>
        </w:rPr>
      </w:pPr>
    </w:p>
    <w:p w14:paraId="06D1551E" w14:textId="77777777" w:rsidR="007E22DE" w:rsidRPr="00FA62B9" w:rsidRDefault="007E22DE" w:rsidP="001E16D9">
      <w:pPr>
        <w:rPr>
          <w:i/>
          <w:iCs/>
        </w:rPr>
      </w:pPr>
    </w:p>
    <w:p w14:paraId="086F0140" w14:textId="288B65E9" w:rsidR="00F340B2" w:rsidRPr="00FA62B9" w:rsidRDefault="00B9574E" w:rsidP="001E16D9">
      <w:r w:rsidRPr="00FA62B9">
        <w:rPr>
          <w:i/>
          <w:iCs/>
        </w:rPr>
        <w:t xml:space="preserve">Dyżurny: </w:t>
      </w:r>
      <w:r w:rsidR="007E22DE" w:rsidRPr="00FA62B9">
        <w:t xml:space="preserve">Anna Kosoń </w:t>
      </w:r>
    </w:p>
    <w:p w14:paraId="086F0141" w14:textId="0CE909CE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29.12.2024</w:t>
      </w:r>
      <w:r w:rsidR="000B5157" w:rsidRPr="000B5157">
        <w:rPr>
          <w:i/>
          <w:iCs/>
          <w:noProof/>
          <w:sz w:val="20"/>
          <w:szCs w:val="20"/>
        </w:rPr>
        <w:drawing>
          <wp:inline distT="0" distB="0" distL="0" distR="0" wp14:anchorId="6329DFB4" wp14:editId="5877DB40">
            <wp:extent cx="1943100" cy="469618"/>
            <wp:effectExtent l="0" t="0" r="0" b="6985"/>
            <wp:docPr id="4" name="Obraz 4" descr="C:\Users\User\Desktop\podpis 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odpis A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92" cy="48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F0142" w14:textId="7B1C4B6A" w:rsidR="00F340B2" w:rsidRPr="00FA62B9" w:rsidRDefault="00202F43" w:rsidP="001E16D9">
      <w:r w:rsidRPr="00FA62B9">
        <w:t>___</w:t>
      </w:r>
    </w:p>
    <w:p w14:paraId="77966D8D" w14:textId="77777777" w:rsidR="008215D7" w:rsidRPr="00FA62B9" w:rsidRDefault="008215D7">
      <w:r w:rsidRPr="00FA62B9">
        <w:br w:type="page"/>
      </w:r>
    </w:p>
    <w:p w14:paraId="086F0143" w14:textId="56F3D19D" w:rsidR="00F340B2" w:rsidRPr="00FA62B9" w:rsidRDefault="00202F43" w:rsidP="001E16D9">
      <w:r w:rsidRPr="00FA62B9">
        <w:lastRenderedPageBreak/>
        <w:t>30 grudnia 2024 r., poniedziałek</w:t>
      </w:r>
    </w:p>
    <w:p w14:paraId="2136F1D3" w14:textId="223587C6" w:rsidR="00903A0D" w:rsidRPr="00FA62B9" w:rsidRDefault="00903A0D" w:rsidP="00903A0D">
      <w:r w:rsidRPr="00FA62B9">
        <w:t>Dyżurni: Anna Kosoń i Lucjan Świder</w:t>
      </w:r>
    </w:p>
    <w:p w14:paraId="086F0144" w14:textId="27483E02" w:rsidR="00F340B2" w:rsidRPr="00FA62B9" w:rsidRDefault="00202F43" w:rsidP="001E16D9">
      <w:r w:rsidRPr="00FA62B9">
        <w:t xml:space="preserve">Przejęcie obowiązków: Stan stada bez incydentów. Stan zapasów: </w:t>
      </w:r>
      <w:r w:rsidR="000E0D92" w:rsidRPr="00FA62B9">
        <w:t>silos sprawdzony</w:t>
      </w:r>
      <w:r w:rsidRPr="00FA62B9">
        <w:t>, siano 5 balotów, paliwo uzupełnione.</w:t>
      </w:r>
    </w:p>
    <w:p w14:paraId="086F0145" w14:textId="77777777" w:rsidR="00F340B2" w:rsidRPr="00FA62B9" w:rsidRDefault="00F340B2" w:rsidP="001E16D9"/>
    <w:p w14:paraId="086F0146" w14:textId="77777777" w:rsidR="00F340B2" w:rsidRPr="00FA62B9" w:rsidRDefault="00202F43" w:rsidP="001E16D9">
      <w:r w:rsidRPr="00FA62B9">
        <w:t>Liczenie zwierząt: ~200-300 (redukcja przed zakończeniem) jeleniowatych + ~50 owiec w kwaterach. Wszystkie zwierzęta w dobrym stanie zdrowia.</w:t>
      </w:r>
    </w:p>
    <w:p w14:paraId="086F0147" w14:textId="77777777" w:rsidR="00F340B2" w:rsidRPr="00FA62B9" w:rsidRDefault="00F340B2" w:rsidP="001E16D9"/>
    <w:p w14:paraId="086F0148" w14:textId="3C85139F" w:rsidR="00F340B2" w:rsidRPr="00FA62B9" w:rsidRDefault="006D1F66" w:rsidP="001E16D9">
      <w:r w:rsidRPr="00FA62B9">
        <w:t>Kontrola infrastruktury: Budynki (3) bez uwag, park maszynowy sprawny, system wodociągowy dostępny.</w:t>
      </w:r>
    </w:p>
    <w:p w14:paraId="086F0149" w14:textId="77777777" w:rsidR="00F340B2" w:rsidRPr="00FA62B9" w:rsidRDefault="00F340B2" w:rsidP="001E16D9"/>
    <w:p w14:paraId="086F014A" w14:textId="6627B7D1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F014B" w14:textId="77777777" w:rsidR="00F340B2" w:rsidRPr="00FA62B9" w:rsidRDefault="00F340B2" w:rsidP="001E16D9"/>
    <w:p w14:paraId="086F014C" w14:textId="0F03E585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+1.5°C), kontrola systemu wodociągowego (zawory, węże, pompy). System sprawny, bez wycieków.</w:t>
      </w:r>
    </w:p>
    <w:p w14:paraId="086F014D" w14:textId="77777777" w:rsidR="00F340B2" w:rsidRPr="00FA62B9" w:rsidRDefault="00F340B2" w:rsidP="001E16D9"/>
    <w:p w14:paraId="086F014E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F014F" w14:textId="77777777" w:rsidR="00F340B2" w:rsidRPr="00FA62B9" w:rsidRDefault="00F340B2" w:rsidP="001E16D9"/>
    <w:p w14:paraId="086F0150" w14:textId="51934DC7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F0151" w14:textId="77777777" w:rsidR="00F340B2" w:rsidRPr="00FA62B9" w:rsidRDefault="00F340B2" w:rsidP="001E16D9"/>
    <w:p w14:paraId="086F0152" w14:textId="18814F0E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F0153" w14:textId="77777777" w:rsidR="00F340B2" w:rsidRPr="00FA62B9" w:rsidRDefault="00F340B2" w:rsidP="001E16D9"/>
    <w:p w14:paraId="086F0154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-1°C, max 4°C, średnia 1.5°C; opady deszczu 0.5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F0155" w14:textId="77777777" w:rsidR="00F340B2" w:rsidRPr="00FA62B9" w:rsidRDefault="00F340B2" w:rsidP="001E16D9"/>
    <w:p w14:paraId="086F0156" w14:textId="77777777" w:rsidR="00F340B2" w:rsidRPr="00FA62B9" w:rsidRDefault="00202F43" w:rsidP="001E16D9">
      <w:r w:rsidRPr="00FA62B9">
        <w:t>Bez zdarzeń nadzwyczajnych, dyżur zakończony bez uwag.</w:t>
      </w:r>
    </w:p>
    <w:p w14:paraId="086F0157" w14:textId="77777777" w:rsidR="00F340B2" w:rsidRPr="00FA62B9" w:rsidRDefault="00F340B2" w:rsidP="001E16D9"/>
    <w:p w14:paraId="086F0158" w14:textId="07861294" w:rsidR="00F340B2" w:rsidRPr="00FA62B9" w:rsidRDefault="00B9574E" w:rsidP="001E16D9">
      <w:r w:rsidRPr="00FA62B9">
        <w:rPr>
          <w:i/>
          <w:iCs/>
        </w:rPr>
        <w:t>Dyżurny: Anna Kosoń</w:t>
      </w:r>
    </w:p>
    <w:p w14:paraId="086F0159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30.12.2024</w:t>
      </w:r>
    </w:p>
    <w:p w14:paraId="086F015A" w14:textId="7645B4BA" w:rsidR="00F340B2" w:rsidRPr="00FA62B9" w:rsidRDefault="00202F43" w:rsidP="001E16D9">
      <w:r w:rsidRPr="00FA62B9">
        <w:t>___</w:t>
      </w:r>
    </w:p>
    <w:p w14:paraId="4C6B4B73" w14:textId="77777777" w:rsidR="008215D7" w:rsidRPr="00FA62B9" w:rsidRDefault="008215D7">
      <w:r w:rsidRPr="00FA62B9">
        <w:br w:type="page"/>
      </w:r>
    </w:p>
    <w:p w14:paraId="086F015B" w14:textId="74DC12D5" w:rsidR="00F340B2" w:rsidRPr="00FA62B9" w:rsidRDefault="00202F43" w:rsidP="001E16D9">
      <w:r w:rsidRPr="00FA62B9">
        <w:lastRenderedPageBreak/>
        <w:t>31 grudnia 2024 r., wtorek</w:t>
      </w:r>
    </w:p>
    <w:p w14:paraId="0F34C744" w14:textId="42F20097" w:rsidR="00B22C91" w:rsidRPr="00FA62B9" w:rsidRDefault="00B22C91" w:rsidP="00B22C91">
      <w:r w:rsidRPr="00FA62B9">
        <w:t xml:space="preserve">Dyżurni: Anna Kosoń i Lucjan Świder </w:t>
      </w:r>
    </w:p>
    <w:p w14:paraId="086F015C" w14:textId="1CA193AF" w:rsidR="00F340B2" w:rsidRPr="00FA62B9" w:rsidRDefault="00202F43" w:rsidP="001E16D9">
      <w:r w:rsidRPr="00FA62B9">
        <w:t xml:space="preserve">Karmienie: Pasza z </w:t>
      </w:r>
      <w:proofErr w:type="spellStart"/>
      <w:r w:rsidRPr="00FA62B9">
        <w:t>paszowozu</w:t>
      </w:r>
      <w:proofErr w:type="spellEnd"/>
      <w:r w:rsidRPr="00FA62B9">
        <w:t xml:space="preserve"> według norm gatunkowych (jeleń szlachetny ~1,0 kg/os., sika ~0,8 kg/os., daniel ~0,5 kg/os.), </w:t>
      </w:r>
      <w:r w:rsidR="00954115" w:rsidRPr="00FA62B9">
        <w:t>siano 9 balotów</w:t>
      </w:r>
      <w:r w:rsidRPr="00FA62B9">
        <w:t>. Lizawki mineralne dostępne we wszystkich kwaterach. Stado spokojne.</w:t>
      </w:r>
    </w:p>
    <w:p w14:paraId="086F015D" w14:textId="77777777" w:rsidR="00F340B2" w:rsidRPr="00FA62B9" w:rsidRDefault="00F340B2" w:rsidP="001E16D9"/>
    <w:p w14:paraId="086F015E" w14:textId="53B7FFA8" w:rsidR="00F340B2" w:rsidRPr="00FA62B9" w:rsidRDefault="00202F43" w:rsidP="001E16D9">
      <w:r w:rsidRPr="00FA62B9">
        <w:t xml:space="preserve">Woda: </w:t>
      </w:r>
      <w:r w:rsidR="001E16D9" w:rsidRPr="00FA62B9">
        <w:t>Wymiana wody w 2 wannach</w:t>
      </w:r>
      <w:r w:rsidRPr="00FA62B9">
        <w:t xml:space="preserve"> (temp. +2°C), kontrola systemu wodociągowego (zawory, węże, pompy). System sprawny, bez wycieków.</w:t>
      </w:r>
    </w:p>
    <w:p w14:paraId="086F015F" w14:textId="77777777" w:rsidR="00F340B2" w:rsidRPr="00FA62B9" w:rsidRDefault="00F340B2" w:rsidP="001E16D9"/>
    <w:p w14:paraId="086F0160" w14:textId="77777777" w:rsidR="00F340B2" w:rsidRPr="00FA62B9" w:rsidRDefault="00202F43" w:rsidP="001E16D9">
      <w:r w:rsidRPr="00FA62B9">
        <w:t>Ogrodzenia: Codzienny obchód ogrodzeń zewnętrznych (linie graniczne), kontrola ogrodzeń wewnętrznych (podziały kwater). Kontrola naciągów linii ogrodzeniowych. Stan ogrodzeń dobry.</w:t>
      </w:r>
    </w:p>
    <w:p w14:paraId="086F0161" w14:textId="77777777" w:rsidR="00F340B2" w:rsidRPr="00FA62B9" w:rsidRDefault="00F340B2" w:rsidP="001E16D9"/>
    <w:p w14:paraId="086F0162" w14:textId="04A7CEB4" w:rsidR="00F340B2" w:rsidRPr="00FA62B9" w:rsidRDefault="00202F43" w:rsidP="001E16D9">
      <w:r w:rsidRPr="00FA62B9">
        <w:t xml:space="preserve">Prace porządkowe: Mycie beczkowozu i </w:t>
      </w:r>
      <w:proofErr w:type="spellStart"/>
      <w:r w:rsidRPr="00FA62B9">
        <w:t>paszowozu</w:t>
      </w:r>
      <w:proofErr w:type="spellEnd"/>
      <w:r w:rsidRPr="00FA62B9">
        <w:t xml:space="preserve">, uzupełnienie paliwa (ciągniki), magazyn siana 5 balotów, </w:t>
      </w:r>
      <w:r w:rsidR="000E0D92" w:rsidRPr="00FA62B9">
        <w:t>silos sprawdzony</w:t>
      </w:r>
      <w:r w:rsidRPr="00FA62B9">
        <w:t>. Konserwacja paśników i karmników.</w:t>
      </w:r>
    </w:p>
    <w:p w14:paraId="086F0163" w14:textId="77777777" w:rsidR="00F340B2" w:rsidRPr="00FA62B9" w:rsidRDefault="00F340B2" w:rsidP="001E16D9"/>
    <w:p w14:paraId="086F0164" w14:textId="4A3C8B1C" w:rsidR="00F340B2" w:rsidRPr="00FA62B9" w:rsidRDefault="00202F43" w:rsidP="001E16D9">
      <w:r w:rsidRPr="00FA62B9">
        <w:t xml:space="preserve">Dyżur nocny: </w:t>
      </w:r>
      <w:r w:rsidR="001E16D9" w:rsidRPr="00FA62B9">
        <w:t>Kontrola 2 budynków gospodarczych</w:t>
      </w:r>
      <w:r w:rsidRPr="00FA62B9">
        <w:t>, nadzór przeciwpożarowy, kontrola zabezpieczeń. Wszystkie obiekty zabezpieczone.</w:t>
      </w:r>
    </w:p>
    <w:p w14:paraId="086F0165" w14:textId="77777777" w:rsidR="00F340B2" w:rsidRPr="00FA62B9" w:rsidRDefault="00F340B2" w:rsidP="001E16D9"/>
    <w:p w14:paraId="086F0166" w14:textId="77777777" w:rsidR="00F340B2" w:rsidRPr="00FA62B9" w:rsidRDefault="00202F43" w:rsidP="001E16D9">
      <w:r w:rsidRPr="00FA62B9">
        <w:rPr>
          <w:i/>
          <w:iCs/>
        </w:rPr>
        <w:t xml:space="preserve">Warunki meteorologiczne: temperatura min -1°C, max 5°C, średnia 2°C; opady deszczu 0.5 </w:t>
      </w:r>
      <w:proofErr w:type="gramStart"/>
      <w:r w:rsidRPr="00FA62B9">
        <w:rPr>
          <w:i/>
          <w:iCs/>
        </w:rPr>
        <w:t>mm</w:t>
      </w:r>
      <w:proofErr w:type="gramEnd"/>
      <w:r w:rsidRPr="00FA62B9">
        <w:rPr>
          <w:i/>
          <w:iCs/>
        </w:rPr>
        <w:t>.</w:t>
      </w:r>
    </w:p>
    <w:p w14:paraId="086F0167" w14:textId="77777777" w:rsidR="00F340B2" w:rsidRPr="00FA62B9" w:rsidRDefault="00F340B2" w:rsidP="001E16D9"/>
    <w:p w14:paraId="086F0168" w14:textId="77777777" w:rsidR="00F340B2" w:rsidRPr="00FA62B9" w:rsidRDefault="00202F43" w:rsidP="001E16D9">
      <w:r w:rsidRPr="00FA62B9">
        <w:t>Bez zdarzeń nadzwyczajnych, dyżur zakończony bez uwag.</w:t>
      </w:r>
    </w:p>
    <w:p w14:paraId="086F0169" w14:textId="77777777" w:rsidR="00F340B2" w:rsidRPr="00FA62B9" w:rsidRDefault="00F340B2" w:rsidP="001E16D9"/>
    <w:p w14:paraId="086F016A" w14:textId="6B333516" w:rsidR="00F340B2" w:rsidRPr="00FA62B9" w:rsidRDefault="00B9574E" w:rsidP="001E16D9">
      <w:r w:rsidRPr="00FA62B9">
        <w:rPr>
          <w:i/>
          <w:iCs/>
        </w:rPr>
        <w:t>Dyżurny: Anna Kosoń</w:t>
      </w:r>
    </w:p>
    <w:p w14:paraId="086F016B" w14:textId="77777777" w:rsidR="00F340B2" w:rsidRPr="00FA62B9" w:rsidRDefault="00202F43" w:rsidP="001E16D9">
      <w:r w:rsidRPr="00FA62B9">
        <w:rPr>
          <w:i/>
          <w:iCs/>
          <w:sz w:val="20"/>
          <w:szCs w:val="20"/>
        </w:rPr>
        <w:t>Kosewo Górne dnia 31.12.2024</w:t>
      </w:r>
    </w:p>
    <w:p w14:paraId="086F016C" w14:textId="5AF1BEB6" w:rsidR="00F340B2" w:rsidRPr="00FA62B9" w:rsidRDefault="00202F43" w:rsidP="001E16D9">
      <w:r w:rsidRPr="00FA62B9">
        <w:t>___</w:t>
      </w:r>
    </w:p>
    <w:sectPr w:rsidR="00F340B2" w:rsidRPr="00FA6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Reviewer" w:date="2025-11-14T09:21:00Z" w:initials="R">
    <w:p w14:paraId="52475CF3" w14:textId="0E336430" w:rsidR="00BD171F" w:rsidRDefault="00BD171F">
      <w:pPr>
        <w:pStyle w:val="Tekstkomentarza"/>
      </w:pPr>
      <w:r>
        <w:rPr>
          <w:rStyle w:val="Odwoaniedokomentarza"/>
        </w:rPr>
        <w:annotationRef/>
      </w:r>
      <w:proofErr w:type="gramStart"/>
      <w:r>
        <w:t>tu</w:t>
      </w:r>
      <w:proofErr w:type="gramEnd"/>
      <w:r>
        <w:t xml:space="preserve"> mieliśmy spotkanie w Mikołajkach z burmistrzem - można dopisać</w:t>
      </w:r>
    </w:p>
  </w:comment>
  <w:comment w:id="3" w:author="Reviewer" w:date="2025-11-14T08:23:00Z" w:initials="R">
    <w:p w14:paraId="4D10DF23" w14:textId="12EBFE49" w:rsidR="001C48A7" w:rsidRDefault="001C48A7">
      <w:pPr>
        <w:pStyle w:val="Tekstkomentarza"/>
      </w:pPr>
      <w:r>
        <w:rPr>
          <w:rStyle w:val="Odwoaniedokomentarza"/>
        </w:rPr>
        <w:annotationRef/>
      </w:r>
      <w:proofErr w:type="gramStart"/>
      <w:r>
        <w:t>delegacja</w:t>
      </w:r>
      <w:proofErr w:type="gramEnd"/>
      <w:r>
        <w:t xml:space="preserve"> 12-26 02</w:t>
      </w:r>
    </w:p>
  </w:comment>
  <w:comment w:id="6" w:author="Reviewer" w:date="2025-11-14T08:23:00Z" w:initials="R">
    <w:p w14:paraId="002F4B71" w14:textId="50399B8A" w:rsidR="001C48A7" w:rsidRDefault="001C48A7">
      <w:pPr>
        <w:pStyle w:val="Tekstkomentarza"/>
      </w:pPr>
      <w:r>
        <w:rPr>
          <w:rStyle w:val="Odwoaniedokomentarza"/>
        </w:rPr>
        <w:annotationRef/>
      </w:r>
      <w:proofErr w:type="gramStart"/>
      <w:r>
        <w:t>delegacja</w:t>
      </w:r>
      <w:proofErr w:type="gramEnd"/>
    </w:p>
  </w:comment>
  <w:comment w:id="9" w:author="Reviewer" w:date="2025-11-14T08:23:00Z" w:initials="R">
    <w:p w14:paraId="0A77B068" w14:textId="1DD49A47" w:rsidR="001C48A7" w:rsidRDefault="001C48A7">
      <w:pPr>
        <w:pStyle w:val="Tekstkomentarza"/>
      </w:pPr>
      <w:r>
        <w:rPr>
          <w:rStyle w:val="Odwoaniedokomentarza"/>
        </w:rPr>
        <w:annotationRef/>
      </w:r>
      <w:proofErr w:type="gramStart"/>
      <w:r>
        <w:t>delegacja</w:t>
      </w:r>
      <w:proofErr w:type="gramEnd"/>
      <w:r>
        <w:t xml:space="preserve"> 12-26 02</w:t>
      </w:r>
    </w:p>
  </w:comment>
  <w:comment w:id="12" w:author="Reviewer" w:date="2025-11-14T08:23:00Z" w:initials="R">
    <w:p w14:paraId="78A506F2" w14:textId="3FF3E3D1" w:rsidR="001C48A7" w:rsidRDefault="001C48A7">
      <w:pPr>
        <w:pStyle w:val="Tekstkomentarza"/>
      </w:pPr>
      <w:r>
        <w:rPr>
          <w:rStyle w:val="Odwoaniedokomentarza"/>
        </w:rPr>
        <w:annotationRef/>
      </w:r>
      <w:proofErr w:type="gramStart"/>
      <w:r>
        <w:t>delegacja</w:t>
      </w:r>
      <w:proofErr w:type="gramEnd"/>
      <w:r>
        <w:t xml:space="preserve"> 12-26 02</w:t>
      </w:r>
    </w:p>
  </w:comment>
  <w:comment w:id="25" w:author="Reviewer" w:date="2025-11-14T09:20:00Z" w:initials="R">
    <w:p w14:paraId="639A952A" w14:textId="49E78789" w:rsidR="00BD171F" w:rsidRDefault="00BD171F">
      <w:pPr>
        <w:pStyle w:val="Tekstkomentarza"/>
      </w:pPr>
      <w:r>
        <w:rPr>
          <w:rStyle w:val="Odwoaniedokomentarza"/>
        </w:rPr>
        <w:annotationRef/>
      </w:r>
      <w:proofErr w:type="gramStart"/>
      <w:r>
        <w:t>tu</w:t>
      </w:r>
      <w:proofErr w:type="gramEnd"/>
      <w:r>
        <w:t xml:space="preserve"> był sąd </w:t>
      </w:r>
      <w:proofErr w:type="spellStart"/>
      <w:r>
        <w:t>ws</w:t>
      </w:r>
      <w:proofErr w:type="spellEnd"/>
      <w:r>
        <w:t xml:space="preserve"> </w:t>
      </w:r>
      <w:proofErr w:type="spellStart"/>
      <w:r>
        <w:t>Monder</w:t>
      </w:r>
      <w:proofErr w:type="spellEnd"/>
    </w:p>
  </w:comment>
  <w:comment w:id="41" w:author="Reviewer" w:date="2025-11-14T08:19:00Z" w:initials="R">
    <w:p w14:paraId="795BF61F" w14:textId="21F85801" w:rsidR="00A3247D" w:rsidRDefault="00A3247D">
      <w:pPr>
        <w:pStyle w:val="Tekstkomentarza"/>
      </w:pPr>
      <w:r>
        <w:rPr>
          <w:rStyle w:val="Odwoaniedokomentarza"/>
        </w:rPr>
        <w:annotationRef/>
      </w:r>
      <w:proofErr w:type="gramStart"/>
      <w:r>
        <w:t>delegacja</w:t>
      </w:r>
      <w:proofErr w:type="gramEnd"/>
      <w:r>
        <w:t xml:space="preserve"> 20-27 04</w:t>
      </w:r>
    </w:p>
  </w:comment>
  <w:comment w:id="42" w:author="Reviewer" w:date="2025-11-14T08:18:00Z" w:initials="R">
    <w:p w14:paraId="336E0F36" w14:textId="414E7143" w:rsidR="00A3247D" w:rsidRDefault="00A3247D">
      <w:pPr>
        <w:pStyle w:val="Tekstkomentarza"/>
      </w:pPr>
      <w:r>
        <w:rPr>
          <w:rStyle w:val="Odwoaniedokomentarza"/>
        </w:rPr>
        <w:annotationRef/>
      </w:r>
      <w:proofErr w:type="gramStart"/>
      <w:r>
        <w:t>delegacja</w:t>
      </w:r>
      <w:proofErr w:type="gramEnd"/>
      <w:r>
        <w:t xml:space="preserve"> 20-27 04</w:t>
      </w:r>
    </w:p>
  </w:comment>
  <w:comment w:id="74" w:author="Reviewer" w:date="2025-11-14T08:14:00Z" w:initials="R">
    <w:p w14:paraId="021AC9DB" w14:textId="6A12D043" w:rsidR="00A3247D" w:rsidRDefault="00A3247D">
      <w:pPr>
        <w:pStyle w:val="Tekstkomentarza"/>
      </w:pPr>
      <w:r>
        <w:rPr>
          <w:rStyle w:val="Odwoaniedokomentarza"/>
        </w:rPr>
        <w:annotationRef/>
      </w:r>
      <w:proofErr w:type="gramStart"/>
      <w:r>
        <w:t>od</w:t>
      </w:r>
      <w:proofErr w:type="gramEnd"/>
      <w:r>
        <w:t xml:space="preserve"> 28 06 do 14 lipca delegacja</w:t>
      </w:r>
    </w:p>
  </w:comment>
  <w:comment w:id="77" w:author="Reviewer" w:date="2025-11-14T08:13:00Z" w:initials="R">
    <w:p w14:paraId="5E9CD1FF" w14:textId="43B7ED63" w:rsidR="00A3247D" w:rsidRDefault="00A3247D">
      <w:pPr>
        <w:pStyle w:val="Tekstkomentarza"/>
      </w:pPr>
      <w:r>
        <w:rPr>
          <w:rStyle w:val="Odwoaniedokomentarza"/>
        </w:rPr>
        <w:annotationRef/>
      </w:r>
      <w:proofErr w:type="gramStart"/>
      <w:r>
        <w:t>delegacja</w:t>
      </w:r>
      <w:proofErr w:type="gramEnd"/>
    </w:p>
  </w:comment>
  <w:comment w:id="80" w:author="Reviewer" w:date="2025-11-14T08:13:00Z" w:initials="R">
    <w:p w14:paraId="576394E5" w14:textId="132DC9A1" w:rsidR="00A3247D" w:rsidRDefault="00A3247D">
      <w:pPr>
        <w:pStyle w:val="Tekstkomentarza"/>
      </w:pPr>
      <w:r>
        <w:rPr>
          <w:rStyle w:val="Odwoaniedokomentarza"/>
        </w:rPr>
        <w:annotationRef/>
      </w:r>
      <w:proofErr w:type="spellStart"/>
      <w:proofErr w:type="gramStart"/>
      <w:r>
        <w:t>deelgacja</w:t>
      </w:r>
      <w:proofErr w:type="spellEnd"/>
      <w:proofErr w:type="gramEnd"/>
    </w:p>
  </w:comment>
  <w:comment w:id="83" w:author="Reviewer" w:date="2025-11-14T08:13:00Z" w:initials="R">
    <w:p w14:paraId="290B8546" w14:textId="0F840940" w:rsidR="00A3247D" w:rsidRDefault="00A3247D">
      <w:pPr>
        <w:pStyle w:val="Tekstkomentarza"/>
      </w:pPr>
      <w:r>
        <w:rPr>
          <w:rStyle w:val="Odwoaniedokomentarza"/>
        </w:rPr>
        <w:annotationRef/>
      </w:r>
      <w:proofErr w:type="gramStart"/>
      <w:r>
        <w:t>delegacja</w:t>
      </w:r>
      <w:proofErr w:type="gramEnd"/>
    </w:p>
  </w:comment>
  <w:comment w:id="86" w:author="Reviewer" w:date="2025-11-14T08:13:00Z" w:initials="R">
    <w:p w14:paraId="71F5B5D9" w14:textId="2D86D7A4" w:rsidR="00A3247D" w:rsidRDefault="00A3247D">
      <w:pPr>
        <w:pStyle w:val="Tekstkomentarza"/>
      </w:pPr>
      <w:r>
        <w:rPr>
          <w:rStyle w:val="Odwoaniedokomentarza"/>
        </w:rPr>
        <w:annotationRef/>
      </w:r>
      <w:proofErr w:type="gramStart"/>
      <w:r>
        <w:t>delegacja</w:t>
      </w:r>
      <w:proofErr w:type="gramEnd"/>
    </w:p>
  </w:comment>
  <w:comment w:id="89" w:author="Reviewer" w:date="2025-11-14T08:13:00Z" w:initials="R">
    <w:p w14:paraId="40E458C7" w14:textId="00C07283" w:rsidR="00A3247D" w:rsidRDefault="00A3247D">
      <w:pPr>
        <w:pStyle w:val="Tekstkomentarza"/>
      </w:pPr>
      <w:r>
        <w:rPr>
          <w:rStyle w:val="Odwoaniedokomentarza"/>
        </w:rPr>
        <w:annotationRef/>
      </w:r>
      <w:proofErr w:type="gramStart"/>
      <w:r>
        <w:t>delegacja</w:t>
      </w:r>
      <w:proofErr w:type="gramEnd"/>
    </w:p>
  </w:comment>
  <w:comment w:id="92" w:author="Reviewer" w:date="2025-11-14T08:12:00Z" w:initials="R">
    <w:p w14:paraId="05CDAD0A" w14:textId="1C6A9BB6" w:rsidR="00A3247D" w:rsidRDefault="00A3247D">
      <w:pPr>
        <w:pStyle w:val="Tekstkomentarza"/>
      </w:pPr>
      <w:r>
        <w:rPr>
          <w:rStyle w:val="Odwoaniedokomentarza"/>
        </w:rPr>
        <w:annotationRef/>
      </w:r>
      <w:proofErr w:type="gramStart"/>
      <w:r>
        <w:t>delegacja</w:t>
      </w:r>
      <w:proofErr w:type="gramEnd"/>
    </w:p>
  </w:comment>
  <w:comment w:id="95" w:author="Reviewer" w:date="2025-11-14T08:12:00Z" w:initials="R">
    <w:p w14:paraId="13D029D0" w14:textId="4BAEA3C5" w:rsidR="00A3247D" w:rsidRDefault="00A3247D">
      <w:pPr>
        <w:pStyle w:val="Tekstkomentarza"/>
      </w:pPr>
      <w:r>
        <w:rPr>
          <w:rStyle w:val="Odwoaniedokomentarza"/>
        </w:rPr>
        <w:annotationRef/>
      </w:r>
      <w:proofErr w:type="gramStart"/>
      <w:r>
        <w:t>niestety</w:t>
      </w:r>
      <w:proofErr w:type="gramEnd"/>
      <w:r>
        <w:t xml:space="preserve"> tu znowu źle trafione - mam delegację od 28 06 do 14 07</w:t>
      </w:r>
    </w:p>
  </w:comment>
  <w:comment w:id="133" w:author="Reviewer" w:date="2025-11-14T08:09:00Z" w:initials="R">
    <w:p w14:paraId="5F59D2CA" w14:textId="0C71BC91" w:rsidR="002B77D0" w:rsidRDefault="002B77D0">
      <w:pPr>
        <w:pStyle w:val="Tekstkomentarza"/>
      </w:pPr>
      <w:r>
        <w:rPr>
          <w:rStyle w:val="Odwoaniedokomentarza"/>
        </w:rPr>
        <w:annotationRef/>
      </w:r>
      <w:proofErr w:type="gramStart"/>
      <w:r>
        <w:t>moja</w:t>
      </w:r>
      <w:proofErr w:type="gramEnd"/>
      <w:r>
        <w:t xml:space="preserve"> delegacja 3-11 09</w:t>
      </w:r>
    </w:p>
  </w:comment>
  <w:comment w:id="136" w:author="Reviewer" w:date="2025-11-14T08:09:00Z" w:initials="R">
    <w:p w14:paraId="149C3A46" w14:textId="5725C740" w:rsidR="002B77D0" w:rsidRDefault="002B77D0">
      <w:pPr>
        <w:pStyle w:val="Tekstkomentarza"/>
      </w:pPr>
      <w:r>
        <w:rPr>
          <w:rStyle w:val="Odwoaniedokomentarza"/>
        </w:rPr>
        <w:annotationRef/>
      </w:r>
      <w:proofErr w:type="gramStart"/>
      <w:r>
        <w:t>delegacja</w:t>
      </w:r>
      <w:proofErr w:type="gramEnd"/>
    </w:p>
  </w:comment>
  <w:comment w:id="139" w:author="Reviewer" w:date="2025-11-14T08:08:00Z" w:initials="R">
    <w:p w14:paraId="13A8C67F" w14:textId="3F00968B" w:rsidR="002B77D0" w:rsidRDefault="002B77D0">
      <w:pPr>
        <w:pStyle w:val="Tekstkomentarza"/>
      </w:pPr>
      <w:r>
        <w:rPr>
          <w:rStyle w:val="Odwoaniedokomentarza"/>
        </w:rPr>
        <w:annotationRef/>
      </w:r>
      <w:proofErr w:type="gramStart"/>
      <w:r>
        <w:t>delegacja</w:t>
      </w:r>
      <w:proofErr w:type="gramEnd"/>
    </w:p>
  </w:comment>
  <w:comment w:id="142" w:author="Reviewer" w:date="2025-11-14T08:08:00Z" w:initials="R">
    <w:p w14:paraId="005CEA8E" w14:textId="522C96FA" w:rsidR="002B77D0" w:rsidRDefault="002B77D0">
      <w:pPr>
        <w:pStyle w:val="Tekstkomentarza"/>
      </w:pPr>
      <w:r>
        <w:rPr>
          <w:rStyle w:val="Odwoaniedokomentarza"/>
        </w:rPr>
        <w:annotationRef/>
      </w:r>
      <w:proofErr w:type="gramStart"/>
      <w:r>
        <w:t>delegacja</w:t>
      </w:r>
      <w:proofErr w:type="gramEnd"/>
    </w:p>
  </w:comment>
  <w:comment w:id="145" w:author="Reviewer" w:date="2025-11-14T08:08:00Z" w:initials="R">
    <w:p w14:paraId="12DE7D5D" w14:textId="5B12EEB8" w:rsidR="002B77D0" w:rsidRDefault="002B77D0">
      <w:pPr>
        <w:pStyle w:val="Tekstkomentarza"/>
      </w:pPr>
      <w:r>
        <w:rPr>
          <w:rStyle w:val="Odwoaniedokomentarza"/>
        </w:rPr>
        <w:annotationRef/>
      </w:r>
      <w:proofErr w:type="gramStart"/>
      <w:r>
        <w:t>tu</w:t>
      </w:r>
      <w:proofErr w:type="gramEnd"/>
      <w:r>
        <w:t xml:space="preserve"> mnie nie było 3-11 września</w:t>
      </w:r>
    </w:p>
  </w:comment>
  <w:comment w:id="168" w:author="Reviewer" w:date="2025-11-14T09:06:00Z" w:initials="R">
    <w:p w14:paraId="1ED92425" w14:textId="4EAB6D06" w:rsidR="00BD0BFC" w:rsidRDefault="00BD0BFC">
      <w:pPr>
        <w:pStyle w:val="Tekstkomentarza"/>
      </w:pPr>
      <w:r>
        <w:rPr>
          <w:rStyle w:val="Odwoaniedokomentarza"/>
        </w:rPr>
        <w:annotationRef/>
      </w:r>
      <w:proofErr w:type="gramStart"/>
      <w:r>
        <w:t>miałeś</w:t>
      </w:r>
      <w:proofErr w:type="gramEnd"/>
      <w:r>
        <w:t xml:space="preserve"> sąd z </w:t>
      </w:r>
      <w:proofErr w:type="spellStart"/>
      <w:r>
        <w:t>Monder</w:t>
      </w:r>
      <w:proofErr w:type="spellEnd"/>
    </w:p>
  </w:comment>
  <w:comment w:id="169" w:author="Reviewer" w:date="2025-11-14T07:59:00Z" w:initials="R">
    <w:p w14:paraId="598846EF" w14:textId="7577F941" w:rsidR="000B5157" w:rsidRDefault="000B5157">
      <w:pPr>
        <w:pStyle w:val="Tekstkomentarza"/>
      </w:pPr>
      <w:r>
        <w:rPr>
          <w:rStyle w:val="Odwoaniedokomentarza"/>
        </w:rPr>
        <w:annotationRef/>
      </w:r>
      <w:proofErr w:type="gramStart"/>
      <w:r>
        <w:t>delegacja</w:t>
      </w:r>
      <w:proofErr w:type="gramEnd"/>
      <w:r>
        <w:t xml:space="preserve"> 01-19 grudnia</w:t>
      </w:r>
    </w:p>
  </w:comment>
  <w:comment w:id="170" w:author="Reviewer" w:date="2025-11-14T09:04:00Z" w:initials="R">
    <w:p w14:paraId="740CCDF0" w14:textId="173672A7" w:rsidR="00BD0BFC" w:rsidRDefault="00BD0BFC">
      <w:pPr>
        <w:pStyle w:val="Tekstkomentarza"/>
      </w:pPr>
      <w:r>
        <w:rPr>
          <w:rStyle w:val="Odwoaniedokomentarza"/>
        </w:rPr>
        <w:annotationRef/>
      </w:r>
      <w:proofErr w:type="gramStart"/>
      <w:r>
        <w:t>tu</w:t>
      </w:r>
      <w:proofErr w:type="gramEnd"/>
      <w:r>
        <w:t xml:space="preserve"> były też wizyty u samorządowców</w:t>
      </w:r>
    </w:p>
  </w:comment>
  <w:comment w:id="172" w:author="Reviewer" w:date="2025-11-14T07:58:00Z" w:initials="R">
    <w:p w14:paraId="5C814396" w14:textId="5068A4D4" w:rsidR="000B5157" w:rsidRDefault="000B5157">
      <w:pPr>
        <w:pStyle w:val="Tekstkomentarza"/>
      </w:pPr>
      <w:r>
        <w:rPr>
          <w:rStyle w:val="Odwoaniedokomentarza"/>
        </w:rPr>
        <w:annotationRef/>
      </w:r>
      <w:proofErr w:type="gramStart"/>
      <w:r>
        <w:t>na</w:t>
      </w:r>
      <w:proofErr w:type="gramEnd"/>
      <w:r>
        <w:t xml:space="preserve"> górze jest że ja i Kosoń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2475CF3" w15:done="0"/>
  <w15:commentEx w15:paraId="4D10DF23" w15:done="0"/>
  <w15:commentEx w15:paraId="002F4B71" w15:done="0"/>
  <w15:commentEx w15:paraId="0A77B068" w15:done="0"/>
  <w15:commentEx w15:paraId="78A506F2" w15:done="0"/>
  <w15:commentEx w15:paraId="639A952A" w15:done="0"/>
  <w15:commentEx w15:paraId="795BF61F" w15:done="0"/>
  <w15:commentEx w15:paraId="336E0F36" w15:done="0"/>
  <w15:commentEx w15:paraId="021AC9DB" w15:done="0"/>
  <w15:commentEx w15:paraId="5E9CD1FF" w15:done="0"/>
  <w15:commentEx w15:paraId="576394E5" w15:done="0"/>
  <w15:commentEx w15:paraId="290B8546" w15:done="0"/>
  <w15:commentEx w15:paraId="71F5B5D9" w15:done="0"/>
  <w15:commentEx w15:paraId="40E458C7" w15:done="0"/>
  <w15:commentEx w15:paraId="05CDAD0A" w15:done="0"/>
  <w15:commentEx w15:paraId="13D029D0" w15:done="0"/>
  <w15:commentEx w15:paraId="5F59D2CA" w15:done="0"/>
  <w15:commentEx w15:paraId="149C3A46" w15:done="0"/>
  <w15:commentEx w15:paraId="13A8C67F" w15:done="0"/>
  <w15:commentEx w15:paraId="005CEA8E" w15:done="0"/>
  <w15:commentEx w15:paraId="12DE7D5D" w15:done="0"/>
  <w15:commentEx w15:paraId="1ED92425" w15:done="0"/>
  <w15:commentEx w15:paraId="598846EF" w15:done="0"/>
  <w15:commentEx w15:paraId="740CCDF0" w15:done="0"/>
  <w15:commentEx w15:paraId="5C81439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3A66E3"/>
    <w:multiLevelType w:val="hybridMultilevel"/>
    <w:tmpl w:val="A082083A"/>
    <w:lvl w:ilvl="0" w:tplc="F3B89402">
      <w:start w:val="1"/>
      <w:numFmt w:val="bullet"/>
      <w:lvlText w:val="●"/>
      <w:lvlJc w:val="left"/>
      <w:pPr>
        <w:ind w:left="720" w:hanging="360"/>
      </w:pPr>
    </w:lvl>
    <w:lvl w:ilvl="1" w:tplc="BE92659C">
      <w:start w:val="1"/>
      <w:numFmt w:val="bullet"/>
      <w:lvlText w:val="○"/>
      <w:lvlJc w:val="left"/>
      <w:pPr>
        <w:ind w:left="1440" w:hanging="360"/>
      </w:pPr>
    </w:lvl>
    <w:lvl w:ilvl="2" w:tplc="66A42164">
      <w:start w:val="1"/>
      <w:numFmt w:val="bullet"/>
      <w:lvlText w:val="■"/>
      <w:lvlJc w:val="left"/>
      <w:pPr>
        <w:ind w:left="2160" w:hanging="360"/>
      </w:pPr>
    </w:lvl>
    <w:lvl w:ilvl="3" w:tplc="7FC2C4F2">
      <w:start w:val="1"/>
      <w:numFmt w:val="bullet"/>
      <w:lvlText w:val="●"/>
      <w:lvlJc w:val="left"/>
      <w:pPr>
        <w:ind w:left="2880" w:hanging="360"/>
      </w:pPr>
    </w:lvl>
    <w:lvl w:ilvl="4" w:tplc="07AA790C">
      <w:start w:val="1"/>
      <w:numFmt w:val="bullet"/>
      <w:lvlText w:val="○"/>
      <w:lvlJc w:val="left"/>
      <w:pPr>
        <w:ind w:left="3600" w:hanging="360"/>
      </w:pPr>
    </w:lvl>
    <w:lvl w:ilvl="5" w:tplc="6436E45C">
      <w:start w:val="1"/>
      <w:numFmt w:val="bullet"/>
      <w:lvlText w:val="■"/>
      <w:lvlJc w:val="left"/>
      <w:pPr>
        <w:ind w:left="4320" w:hanging="360"/>
      </w:pPr>
    </w:lvl>
    <w:lvl w:ilvl="6" w:tplc="20EC5AB4">
      <w:start w:val="1"/>
      <w:numFmt w:val="bullet"/>
      <w:lvlText w:val="●"/>
      <w:lvlJc w:val="left"/>
      <w:pPr>
        <w:ind w:left="5040" w:hanging="360"/>
      </w:pPr>
    </w:lvl>
    <w:lvl w:ilvl="7" w:tplc="1F1CC9F4">
      <w:start w:val="1"/>
      <w:numFmt w:val="bullet"/>
      <w:lvlText w:val="●"/>
      <w:lvlJc w:val="left"/>
      <w:pPr>
        <w:ind w:left="5760" w:hanging="360"/>
      </w:pPr>
    </w:lvl>
    <w:lvl w:ilvl="8" w:tplc="4838EE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eviewer">
    <w15:presenceInfo w15:providerId="None" w15:userId="Review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0B2"/>
    <w:rsid w:val="000035F9"/>
    <w:rsid w:val="0000646F"/>
    <w:rsid w:val="00013C7B"/>
    <w:rsid w:val="0002786C"/>
    <w:rsid w:val="00053EB0"/>
    <w:rsid w:val="000608C5"/>
    <w:rsid w:val="00061E89"/>
    <w:rsid w:val="00066C36"/>
    <w:rsid w:val="00070266"/>
    <w:rsid w:val="000851DD"/>
    <w:rsid w:val="000901CB"/>
    <w:rsid w:val="00092253"/>
    <w:rsid w:val="00095829"/>
    <w:rsid w:val="0009784A"/>
    <w:rsid w:val="000A6792"/>
    <w:rsid w:val="000B03B2"/>
    <w:rsid w:val="000B0DF0"/>
    <w:rsid w:val="000B5157"/>
    <w:rsid w:val="000B5EAE"/>
    <w:rsid w:val="000B64F5"/>
    <w:rsid w:val="000C4B32"/>
    <w:rsid w:val="000C4EEF"/>
    <w:rsid w:val="000C5A7E"/>
    <w:rsid w:val="000C5CCC"/>
    <w:rsid w:val="000C76F5"/>
    <w:rsid w:val="000D22D4"/>
    <w:rsid w:val="000E06D9"/>
    <w:rsid w:val="000E0D92"/>
    <w:rsid w:val="000E36D5"/>
    <w:rsid w:val="000E3D2E"/>
    <w:rsid w:val="000F0D77"/>
    <w:rsid w:val="000F0E7A"/>
    <w:rsid w:val="000F1943"/>
    <w:rsid w:val="000F7FB0"/>
    <w:rsid w:val="0010062C"/>
    <w:rsid w:val="00101C15"/>
    <w:rsid w:val="00106200"/>
    <w:rsid w:val="00117280"/>
    <w:rsid w:val="00122FA4"/>
    <w:rsid w:val="00125A37"/>
    <w:rsid w:val="0013378E"/>
    <w:rsid w:val="00134F55"/>
    <w:rsid w:val="0014446E"/>
    <w:rsid w:val="0016148D"/>
    <w:rsid w:val="00161E1E"/>
    <w:rsid w:val="00164F99"/>
    <w:rsid w:val="0017247E"/>
    <w:rsid w:val="001748AE"/>
    <w:rsid w:val="001800D7"/>
    <w:rsid w:val="00181311"/>
    <w:rsid w:val="0018705F"/>
    <w:rsid w:val="001949C3"/>
    <w:rsid w:val="001A3B7E"/>
    <w:rsid w:val="001C39C5"/>
    <w:rsid w:val="001C48A7"/>
    <w:rsid w:val="001D17C9"/>
    <w:rsid w:val="001E16D9"/>
    <w:rsid w:val="001E2CBE"/>
    <w:rsid w:val="001E695C"/>
    <w:rsid w:val="001F03DC"/>
    <w:rsid w:val="001F4368"/>
    <w:rsid w:val="002026E5"/>
    <w:rsid w:val="00202F43"/>
    <w:rsid w:val="00205EA9"/>
    <w:rsid w:val="00210993"/>
    <w:rsid w:val="00227F8B"/>
    <w:rsid w:val="00233467"/>
    <w:rsid w:val="00235206"/>
    <w:rsid w:val="0023554E"/>
    <w:rsid w:val="0024156E"/>
    <w:rsid w:val="00253A33"/>
    <w:rsid w:val="00253B76"/>
    <w:rsid w:val="00255496"/>
    <w:rsid w:val="00260A66"/>
    <w:rsid w:val="00266B95"/>
    <w:rsid w:val="002711BF"/>
    <w:rsid w:val="00271504"/>
    <w:rsid w:val="00273870"/>
    <w:rsid w:val="0027734E"/>
    <w:rsid w:val="0028195B"/>
    <w:rsid w:val="00283CBC"/>
    <w:rsid w:val="002962FE"/>
    <w:rsid w:val="00296D87"/>
    <w:rsid w:val="002A6EEB"/>
    <w:rsid w:val="002B77D0"/>
    <w:rsid w:val="002C16AB"/>
    <w:rsid w:val="002C285C"/>
    <w:rsid w:val="002C298C"/>
    <w:rsid w:val="002D10F6"/>
    <w:rsid w:val="002D2188"/>
    <w:rsid w:val="002D25F8"/>
    <w:rsid w:val="002E6B0C"/>
    <w:rsid w:val="002F0F76"/>
    <w:rsid w:val="002F2A91"/>
    <w:rsid w:val="003044F7"/>
    <w:rsid w:val="00304BC4"/>
    <w:rsid w:val="003073DC"/>
    <w:rsid w:val="003122B0"/>
    <w:rsid w:val="00316AEA"/>
    <w:rsid w:val="00321CE5"/>
    <w:rsid w:val="00327E9E"/>
    <w:rsid w:val="003364DC"/>
    <w:rsid w:val="00340CFF"/>
    <w:rsid w:val="00343113"/>
    <w:rsid w:val="00344C00"/>
    <w:rsid w:val="0035010A"/>
    <w:rsid w:val="00355698"/>
    <w:rsid w:val="00357C22"/>
    <w:rsid w:val="003639E4"/>
    <w:rsid w:val="00366546"/>
    <w:rsid w:val="003666A1"/>
    <w:rsid w:val="0037359A"/>
    <w:rsid w:val="003746D9"/>
    <w:rsid w:val="00374930"/>
    <w:rsid w:val="003900B4"/>
    <w:rsid w:val="003976BD"/>
    <w:rsid w:val="003A2D67"/>
    <w:rsid w:val="003A58B2"/>
    <w:rsid w:val="003C5721"/>
    <w:rsid w:val="003D02F7"/>
    <w:rsid w:val="003D07FF"/>
    <w:rsid w:val="003E059D"/>
    <w:rsid w:val="003E304A"/>
    <w:rsid w:val="003F5C3C"/>
    <w:rsid w:val="00411DBF"/>
    <w:rsid w:val="004139D5"/>
    <w:rsid w:val="00413CB1"/>
    <w:rsid w:val="00420F33"/>
    <w:rsid w:val="0042442A"/>
    <w:rsid w:val="00434289"/>
    <w:rsid w:val="00436E68"/>
    <w:rsid w:val="00441FF9"/>
    <w:rsid w:val="00442479"/>
    <w:rsid w:val="004430BD"/>
    <w:rsid w:val="0044762C"/>
    <w:rsid w:val="00457317"/>
    <w:rsid w:val="00457782"/>
    <w:rsid w:val="004622FF"/>
    <w:rsid w:val="0046578E"/>
    <w:rsid w:val="004673BA"/>
    <w:rsid w:val="004738EB"/>
    <w:rsid w:val="0048312F"/>
    <w:rsid w:val="00490CB5"/>
    <w:rsid w:val="00497322"/>
    <w:rsid w:val="004A3F82"/>
    <w:rsid w:val="004A45F2"/>
    <w:rsid w:val="004A6507"/>
    <w:rsid w:val="004B0373"/>
    <w:rsid w:val="004B05EE"/>
    <w:rsid w:val="004B53F8"/>
    <w:rsid w:val="004D0E58"/>
    <w:rsid w:val="004D136D"/>
    <w:rsid w:val="004F1AC9"/>
    <w:rsid w:val="00500825"/>
    <w:rsid w:val="0050179C"/>
    <w:rsid w:val="00512B44"/>
    <w:rsid w:val="00513B2D"/>
    <w:rsid w:val="00524D3D"/>
    <w:rsid w:val="00530933"/>
    <w:rsid w:val="00536E93"/>
    <w:rsid w:val="00537BEB"/>
    <w:rsid w:val="00550761"/>
    <w:rsid w:val="00552A69"/>
    <w:rsid w:val="005538F8"/>
    <w:rsid w:val="005633FD"/>
    <w:rsid w:val="00572F9B"/>
    <w:rsid w:val="005871A3"/>
    <w:rsid w:val="005A3422"/>
    <w:rsid w:val="005A5339"/>
    <w:rsid w:val="005A59AE"/>
    <w:rsid w:val="005A7517"/>
    <w:rsid w:val="005B5E62"/>
    <w:rsid w:val="005D3454"/>
    <w:rsid w:val="005D350A"/>
    <w:rsid w:val="005E2BF2"/>
    <w:rsid w:val="005E3556"/>
    <w:rsid w:val="00604055"/>
    <w:rsid w:val="006045D5"/>
    <w:rsid w:val="006157DB"/>
    <w:rsid w:val="00630A60"/>
    <w:rsid w:val="00635118"/>
    <w:rsid w:val="00635C5F"/>
    <w:rsid w:val="006472F5"/>
    <w:rsid w:val="006625C9"/>
    <w:rsid w:val="00673236"/>
    <w:rsid w:val="00674658"/>
    <w:rsid w:val="0067571A"/>
    <w:rsid w:val="006821A7"/>
    <w:rsid w:val="00683F8E"/>
    <w:rsid w:val="006872D2"/>
    <w:rsid w:val="0068746D"/>
    <w:rsid w:val="006A562E"/>
    <w:rsid w:val="006B0605"/>
    <w:rsid w:val="006B73D7"/>
    <w:rsid w:val="006C149F"/>
    <w:rsid w:val="006D1F66"/>
    <w:rsid w:val="006D2847"/>
    <w:rsid w:val="006D7792"/>
    <w:rsid w:val="006E0B25"/>
    <w:rsid w:val="006E42EF"/>
    <w:rsid w:val="006E6804"/>
    <w:rsid w:val="006F1934"/>
    <w:rsid w:val="006F5C84"/>
    <w:rsid w:val="006F7EB7"/>
    <w:rsid w:val="00712570"/>
    <w:rsid w:val="00717DA3"/>
    <w:rsid w:val="0072352B"/>
    <w:rsid w:val="00725AAF"/>
    <w:rsid w:val="007401A4"/>
    <w:rsid w:val="00741910"/>
    <w:rsid w:val="00762AD1"/>
    <w:rsid w:val="00771FA5"/>
    <w:rsid w:val="00777814"/>
    <w:rsid w:val="00777C07"/>
    <w:rsid w:val="007806C5"/>
    <w:rsid w:val="00796007"/>
    <w:rsid w:val="007A1FBB"/>
    <w:rsid w:val="007A24E5"/>
    <w:rsid w:val="007B6437"/>
    <w:rsid w:val="007C0152"/>
    <w:rsid w:val="007C2642"/>
    <w:rsid w:val="007D10C9"/>
    <w:rsid w:val="007D2FF0"/>
    <w:rsid w:val="007D4ABC"/>
    <w:rsid w:val="007E22DE"/>
    <w:rsid w:val="007E2C54"/>
    <w:rsid w:val="007E7E9C"/>
    <w:rsid w:val="007F7910"/>
    <w:rsid w:val="008014FC"/>
    <w:rsid w:val="00803809"/>
    <w:rsid w:val="008065AE"/>
    <w:rsid w:val="00806C03"/>
    <w:rsid w:val="00807C4B"/>
    <w:rsid w:val="008148D8"/>
    <w:rsid w:val="00820D7F"/>
    <w:rsid w:val="008215D7"/>
    <w:rsid w:val="00821FEB"/>
    <w:rsid w:val="00830509"/>
    <w:rsid w:val="008309BD"/>
    <w:rsid w:val="00830A9E"/>
    <w:rsid w:val="00830ACE"/>
    <w:rsid w:val="0083103D"/>
    <w:rsid w:val="00833CC4"/>
    <w:rsid w:val="00833D9F"/>
    <w:rsid w:val="00841C34"/>
    <w:rsid w:val="0084293A"/>
    <w:rsid w:val="008429EB"/>
    <w:rsid w:val="008455BD"/>
    <w:rsid w:val="008471D9"/>
    <w:rsid w:val="00851659"/>
    <w:rsid w:val="008528B0"/>
    <w:rsid w:val="00865910"/>
    <w:rsid w:val="0086613D"/>
    <w:rsid w:val="008706B5"/>
    <w:rsid w:val="008729D0"/>
    <w:rsid w:val="008906D2"/>
    <w:rsid w:val="008B2636"/>
    <w:rsid w:val="008B3E42"/>
    <w:rsid w:val="008C1CF4"/>
    <w:rsid w:val="008C3EEF"/>
    <w:rsid w:val="008E1D57"/>
    <w:rsid w:val="008E57D5"/>
    <w:rsid w:val="008F16D1"/>
    <w:rsid w:val="008F5AB4"/>
    <w:rsid w:val="00901490"/>
    <w:rsid w:val="00903A0D"/>
    <w:rsid w:val="00905CD8"/>
    <w:rsid w:val="009066EF"/>
    <w:rsid w:val="0091557D"/>
    <w:rsid w:val="009170C4"/>
    <w:rsid w:val="00924D1E"/>
    <w:rsid w:val="00925DF8"/>
    <w:rsid w:val="00935040"/>
    <w:rsid w:val="00936121"/>
    <w:rsid w:val="009403C8"/>
    <w:rsid w:val="00954115"/>
    <w:rsid w:val="00967B10"/>
    <w:rsid w:val="0097409B"/>
    <w:rsid w:val="00977A66"/>
    <w:rsid w:val="00980420"/>
    <w:rsid w:val="009857D2"/>
    <w:rsid w:val="0098747E"/>
    <w:rsid w:val="009A16B4"/>
    <w:rsid w:val="009B0058"/>
    <w:rsid w:val="009B7B16"/>
    <w:rsid w:val="009B7F5A"/>
    <w:rsid w:val="009C1242"/>
    <w:rsid w:val="009C3406"/>
    <w:rsid w:val="009C4796"/>
    <w:rsid w:val="009C7785"/>
    <w:rsid w:val="009E167A"/>
    <w:rsid w:val="009F020B"/>
    <w:rsid w:val="00A009B3"/>
    <w:rsid w:val="00A02C07"/>
    <w:rsid w:val="00A05594"/>
    <w:rsid w:val="00A126C6"/>
    <w:rsid w:val="00A31B83"/>
    <w:rsid w:val="00A3247D"/>
    <w:rsid w:val="00A35822"/>
    <w:rsid w:val="00A41A1D"/>
    <w:rsid w:val="00A46947"/>
    <w:rsid w:val="00A512CA"/>
    <w:rsid w:val="00A54F0C"/>
    <w:rsid w:val="00A60B73"/>
    <w:rsid w:val="00A65378"/>
    <w:rsid w:val="00A74639"/>
    <w:rsid w:val="00A93092"/>
    <w:rsid w:val="00A9595E"/>
    <w:rsid w:val="00A95B4F"/>
    <w:rsid w:val="00A95FF7"/>
    <w:rsid w:val="00AB0557"/>
    <w:rsid w:val="00AC33FA"/>
    <w:rsid w:val="00AD1836"/>
    <w:rsid w:val="00AD1ADA"/>
    <w:rsid w:val="00AD769F"/>
    <w:rsid w:val="00AE69DA"/>
    <w:rsid w:val="00AF18E2"/>
    <w:rsid w:val="00AF262F"/>
    <w:rsid w:val="00AF2D53"/>
    <w:rsid w:val="00AF6F7B"/>
    <w:rsid w:val="00B0027F"/>
    <w:rsid w:val="00B01EA2"/>
    <w:rsid w:val="00B04713"/>
    <w:rsid w:val="00B22C91"/>
    <w:rsid w:val="00B2761A"/>
    <w:rsid w:val="00B34B76"/>
    <w:rsid w:val="00B40977"/>
    <w:rsid w:val="00B44F62"/>
    <w:rsid w:val="00B46CDE"/>
    <w:rsid w:val="00B52679"/>
    <w:rsid w:val="00B5431B"/>
    <w:rsid w:val="00B55543"/>
    <w:rsid w:val="00B72F1E"/>
    <w:rsid w:val="00B90C66"/>
    <w:rsid w:val="00B93515"/>
    <w:rsid w:val="00B9574E"/>
    <w:rsid w:val="00BA4BDB"/>
    <w:rsid w:val="00BC5338"/>
    <w:rsid w:val="00BC68FE"/>
    <w:rsid w:val="00BD0BFC"/>
    <w:rsid w:val="00BD171F"/>
    <w:rsid w:val="00BD3A5E"/>
    <w:rsid w:val="00BE1BDC"/>
    <w:rsid w:val="00BE316D"/>
    <w:rsid w:val="00BE359C"/>
    <w:rsid w:val="00BF52EC"/>
    <w:rsid w:val="00C1227B"/>
    <w:rsid w:val="00C200F7"/>
    <w:rsid w:val="00C21B66"/>
    <w:rsid w:val="00C24B76"/>
    <w:rsid w:val="00C3101F"/>
    <w:rsid w:val="00C31789"/>
    <w:rsid w:val="00C5032E"/>
    <w:rsid w:val="00C5152A"/>
    <w:rsid w:val="00C51DDB"/>
    <w:rsid w:val="00C5607E"/>
    <w:rsid w:val="00C61E09"/>
    <w:rsid w:val="00C62975"/>
    <w:rsid w:val="00C7284E"/>
    <w:rsid w:val="00C753B7"/>
    <w:rsid w:val="00C8489D"/>
    <w:rsid w:val="00C853B4"/>
    <w:rsid w:val="00C90C3F"/>
    <w:rsid w:val="00C95770"/>
    <w:rsid w:val="00C9594A"/>
    <w:rsid w:val="00C9628E"/>
    <w:rsid w:val="00C96C32"/>
    <w:rsid w:val="00C9729D"/>
    <w:rsid w:val="00CA55C2"/>
    <w:rsid w:val="00CA6B40"/>
    <w:rsid w:val="00CA7822"/>
    <w:rsid w:val="00CB14D0"/>
    <w:rsid w:val="00CB1DF0"/>
    <w:rsid w:val="00CB39A7"/>
    <w:rsid w:val="00CB6902"/>
    <w:rsid w:val="00CC2262"/>
    <w:rsid w:val="00CD0E96"/>
    <w:rsid w:val="00CE7465"/>
    <w:rsid w:val="00CF369D"/>
    <w:rsid w:val="00D01553"/>
    <w:rsid w:val="00D05469"/>
    <w:rsid w:val="00D11FE2"/>
    <w:rsid w:val="00D15C81"/>
    <w:rsid w:val="00D17DB7"/>
    <w:rsid w:val="00D21597"/>
    <w:rsid w:val="00D267E2"/>
    <w:rsid w:val="00D33A78"/>
    <w:rsid w:val="00D36444"/>
    <w:rsid w:val="00D42BFC"/>
    <w:rsid w:val="00D432FD"/>
    <w:rsid w:val="00D444EC"/>
    <w:rsid w:val="00D449BE"/>
    <w:rsid w:val="00D50F46"/>
    <w:rsid w:val="00D842B2"/>
    <w:rsid w:val="00D84811"/>
    <w:rsid w:val="00D8722F"/>
    <w:rsid w:val="00D93E6F"/>
    <w:rsid w:val="00D9531B"/>
    <w:rsid w:val="00DA1D8A"/>
    <w:rsid w:val="00DA413F"/>
    <w:rsid w:val="00DA719D"/>
    <w:rsid w:val="00DA769C"/>
    <w:rsid w:val="00DA781F"/>
    <w:rsid w:val="00DB2E40"/>
    <w:rsid w:val="00DB6FA9"/>
    <w:rsid w:val="00DB7A38"/>
    <w:rsid w:val="00DC3D7F"/>
    <w:rsid w:val="00DD0665"/>
    <w:rsid w:val="00DD436C"/>
    <w:rsid w:val="00DE218C"/>
    <w:rsid w:val="00DE3733"/>
    <w:rsid w:val="00DF00CF"/>
    <w:rsid w:val="00DF79A0"/>
    <w:rsid w:val="00E05762"/>
    <w:rsid w:val="00E2027A"/>
    <w:rsid w:val="00E2558C"/>
    <w:rsid w:val="00E334FC"/>
    <w:rsid w:val="00E41603"/>
    <w:rsid w:val="00E41FD9"/>
    <w:rsid w:val="00E44599"/>
    <w:rsid w:val="00E6179A"/>
    <w:rsid w:val="00E62DDA"/>
    <w:rsid w:val="00E726CA"/>
    <w:rsid w:val="00E7279E"/>
    <w:rsid w:val="00E77EAA"/>
    <w:rsid w:val="00E85EF0"/>
    <w:rsid w:val="00E87C09"/>
    <w:rsid w:val="00E91CD3"/>
    <w:rsid w:val="00E956E7"/>
    <w:rsid w:val="00E96567"/>
    <w:rsid w:val="00EA200A"/>
    <w:rsid w:val="00EA236F"/>
    <w:rsid w:val="00EB5154"/>
    <w:rsid w:val="00EB7C6B"/>
    <w:rsid w:val="00ED2F88"/>
    <w:rsid w:val="00EE4D3E"/>
    <w:rsid w:val="00EF1843"/>
    <w:rsid w:val="00EF2567"/>
    <w:rsid w:val="00F10781"/>
    <w:rsid w:val="00F16A6A"/>
    <w:rsid w:val="00F33ECC"/>
    <w:rsid w:val="00F340B2"/>
    <w:rsid w:val="00F35379"/>
    <w:rsid w:val="00F45B9E"/>
    <w:rsid w:val="00F50223"/>
    <w:rsid w:val="00F54FFC"/>
    <w:rsid w:val="00F57D6E"/>
    <w:rsid w:val="00F60486"/>
    <w:rsid w:val="00F60751"/>
    <w:rsid w:val="00F77151"/>
    <w:rsid w:val="00F81BEF"/>
    <w:rsid w:val="00F93F8D"/>
    <w:rsid w:val="00FA20CF"/>
    <w:rsid w:val="00FA358A"/>
    <w:rsid w:val="00FA62B9"/>
    <w:rsid w:val="00FC05B8"/>
    <w:rsid w:val="00FC0CE8"/>
    <w:rsid w:val="00FC3DC2"/>
    <w:rsid w:val="00FD03A7"/>
    <w:rsid w:val="00FD0567"/>
    <w:rsid w:val="00FF5C31"/>
    <w:rsid w:val="00FF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6EE458"/>
  <w15:docId w15:val="{E1804210-A0B0-4384-BCEA-D1C10E27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table" w:styleId="Tabela-Siatka">
    <w:name w:val="Table Grid"/>
    <w:basedOn w:val="Standardowy"/>
    <w:uiPriority w:val="39"/>
    <w:rsid w:val="001E69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0B515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B5157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B5157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B515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B5157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B5157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B51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0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tiff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7F534-2BEB-48A9-A7D9-6D2D513AD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</TotalTime>
  <Pages>1</Pages>
  <Words>64779</Words>
  <Characters>388679</Characters>
  <Application>Microsoft Office Word</Application>
  <DocSecurity>0</DocSecurity>
  <Lines>3238</Lines>
  <Paragraphs>905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Reviewer</cp:lastModifiedBy>
  <cp:revision>462</cp:revision>
  <dcterms:created xsi:type="dcterms:W3CDTF">2025-11-11T18:14:00Z</dcterms:created>
  <dcterms:modified xsi:type="dcterms:W3CDTF">2025-11-14T08:22:00Z</dcterms:modified>
</cp:coreProperties>
</file>